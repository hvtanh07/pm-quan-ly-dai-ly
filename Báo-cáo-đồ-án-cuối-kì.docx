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customXmlInsRangeStart w:id="0" w:author="Phạm Quang Thịnh" w:date="2019-07-04T20:29:00Z"/>
    <w:sdt>
      <w:sdtPr>
        <w:id w:val="-497339046"/>
        <w:docPartObj>
          <w:docPartGallery w:val="Cover Pages"/>
          <w:docPartUnique/>
        </w:docPartObj>
      </w:sdtPr>
      <w:sdtEndPr>
        <w:rPr>
          <w:sz w:val="40"/>
        </w:rPr>
      </w:sdtEndPr>
      <w:sdtContent>
        <w:customXmlInsRangeEnd w:id="0"/>
        <w:p w14:paraId="1382605F" w14:textId="3D1E7EFA" w:rsidR="00120C5A" w:rsidRDefault="00120C5A">
          <w:pPr>
            <w:rPr>
              <w:ins w:id="1" w:author="Phạm Quang Thịnh" w:date="2019-07-04T20:29:00Z"/>
            </w:rPr>
          </w:pPr>
          <w:ins w:id="2" w:author="Phạm Quang Thịnh" w:date="2019-07-04T20:29:00Z">
            <w:r>
              <w:rPr>
                <w:noProof/>
              </w:rPr>
              <mc:AlternateContent>
                <mc:Choice Requires="wpg">
                  <w:drawing>
                    <wp:anchor distT="0" distB="0" distL="114300" distR="114300" simplePos="0" relativeHeight="251669504" behindDoc="0" locked="0" layoutInCell="1" allowOverlap="1" wp14:anchorId="0BB7D875" wp14:editId="1BA896E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9D9D16"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098C612B" wp14:editId="69785A7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customXmlDelRangeStart w:id="3" w:author="Phạm Quang Thịnh" w:date="2019-07-04T20:31:00Z"/>
                                <w:sdt>
                                  <w:sdtPr>
                                    <w:rPr>
                                      <w:color w:val="595959" w:themeColor="text1" w:themeTint="A6"/>
                                      <w:sz w:val="28"/>
                                      <w:szCs w:val="28"/>
                                    </w:rPr>
                                    <w:alias w:val="Author"/>
                                    <w:tag w:val=""/>
                                    <w:id w:val="-1773937424"/>
                                    <w:dataBinding w:prefixMappings="xmlns:ns0='http://purl.org/dc/elements/1.1/' xmlns:ns1='http://schemas.openxmlformats.org/package/2006/metadata/core-properties' " w:xpath="/ns1:coreProperties[1]/ns0:creator[1]" w:storeItemID="{6C3C8BC8-F283-45AE-878A-BAB7291924A1}"/>
                                    <w:text/>
                                  </w:sdtPr>
                                  <w:sdtEndPr/>
                                  <w:sdtContent>
                                    <w:customXmlDelRangeEnd w:id="3"/>
                                    <w:p w14:paraId="74E780BD" w14:textId="385FF973" w:rsidR="00801807" w:rsidDel="00120C5A" w:rsidRDefault="00BE7985">
                                      <w:pPr>
                                        <w:pStyle w:val="KhngDncch"/>
                                        <w:jc w:val="right"/>
                                        <w:rPr>
                                          <w:del w:id="4" w:author="Phạm Quang Thịnh" w:date="2019-07-04T20:31:00Z"/>
                                          <w:color w:val="595959" w:themeColor="text1" w:themeTint="A6"/>
                                          <w:sz w:val="28"/>
                                          <w:szCs w:val="28"/>
                                        </w:rPr>
                                      </w:pPr>
                                    </w:p>
                                    <w:customXmlDelRangeStart w:id="5" w:author="Phạm Quang Thịnh" w:date="2019-07-04T20:31:00Z"/>
                                  </w:sdtContent>
                                </w:sdt>
                                <w:customXmlDelRangeEnd w:id="5"/>
                                <w:p w14:paraId="7042C945" w14:textId="228B013D" w:rsidR="00801807" w:rsidRDefault="00BE7985">
                                  <w:pPr>
                                    <w:pStyle w:val="KhngDncch"/>
                                    <w:jc w:val="right"/>
                                    <w:rPr>
                                      <w:ins w:id="6" w:author="Phạm Quang Thịnh" w:date="2019-07-04T20:31:00Z"/>
                                      <w:color w:val="595959" w:themeColor="text1" w:themeTint="A6"/>
                                      <w:sz w:val="28"/>
                                      <w:szCs w:val="28"/>
                                    </w:rPr>
                                  </w:pPr>
                                  <w:customXmlDelRangeStart w:id="7" w:author="Phạm Quang Thịnh" w:date="2019-07-04T20:31:00Z"/>
                                  <w:sdt>
                                    <w:sdtPr>
                                      <w:rPr>
                                        <w:color w:val="595959" w:themeColor="text1" w:themeTint="A6"/>
                                        <w:sz w:val="18"/>
                                        <w:szCs w:val="18"/>
                                      </w:rPr>
                                      <w:alias w:val="Email"/>
                                      <w:tag w:val="Email"/>
                                      <w:id w:val="1122114450"/>
                                      <w:dataBinding w:prefixMappings="xmlns:ns0='http://schemas.microsoft.com/office/2006/coverPageProps' " w:xpath="/ns0:CoverPageProperties[1]/ns0:CompanyEmail[1]" w:storeItemID="{55AF091B-3C7A-41E3-B477-F2FDAA23CFDA}"/>
                                      <w:text/>
                                    </w:sdtPr>
                                    <w:sdtEndPr/>
                                    <w:sdtContent>
                                      <w:customXmlDelRangeEnd w:id="7"/>
                                      <w:customXmlDelRangeStart w:id="8" w:author="Phạm Quang Thịnh" w:date="2019-07-04T20:31:00Z"/>
                                    </w:sdtContent>
                                  </w:sdt>
                                  <w:customXmlDelRangeEnd w:id="8"/>
                                  <w:ins w:id="9" w:author="Phạm Quang Thịnh" w:date="2019-07-04T20:31:00Z">
                                    <w:r w:rsidR="00801807">
                                      <w:rPr>
                                        <w:color w:val="595959" w:themeColor="text1" w:themeTint="A6"/>
                                        <w:sz w:val="28"/>
                                        <w:szCs w:val="28"/>
                                      </w:rPr>
                                      <w:t>Trường Đại học Công nghệ Thông tin</w:t>
                                    </w:r>
                                  </w:ins>
                                </w:p>
                                <w:p w14:paraId="49BB5741" w14:textId="13F43707" w:rsidR="00801807" w:rsidRDefault="00801807">
                                  <w:pPr>
                                    <w:pStyle w:val="KhngDncch"/>
                                    <w:jc w:val="right"/>
                                    <w:rPr>
                                      <w:color w:val="595959" w:themeColor="text1" w:themeTint="A6"/>
                                      <w:sz w:val="18"/>
                                      <w:szCs w:val="18"/>
                                    </w:rPr>
                                  </w:pPr>
                                  <w:ins w:id="10" w:author="Phạm Quang Thịnh" w:date="2019-07-04T20:32:00Z">
                                    <w:r>
                                      <w:rPr>
                                        <w:color w:val="595959" w:themeColor="text1" w:themeTint="A6"/>
                                        <w:sz w:val="28"/>
                                        <w:szCs w:val="28"/>
                                      </w:rPr>
                                      <w:t>SE104.J22.PMCL</w:t>
                                    </w:r>
                                  </w:ins>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98C612B" id="_x0000_t202" coordsize="21600,21600" o:spt="202" path="m,l,21600r21600,l21600,xe">
                      <v:stroke joinstyle="miter"/>
                      <v:path gradientshapeok="t" o:connecttype="rect"/>
                    </v:shapetype>
                    <v:shape id="Text Box 152" o:spid="_x0000_s1026" type="#_x0000_t202" style="position:absolute;margin-left:0;margin-top:0;width:8in;height:1in;z-index:25166745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customXmlDelRangeStart w:id="11" w:author="Phạm Quang Thịnh" w:date="2019-07-04T20:31:00Z"/>
                          <w:sdt>
                            <w:sdtPr>
                              <w:rPr>
                                <w:color w:val="595959" w:themeColor="text1" w:themeTint="A6"/>
                                <w:sz w:val="28"/>
                                <w:szCs w:val="28"/>
                              </w:rPr>
                              <w:alias w:val="Author"/>
                              <w:tag w:val=""/>
                              <w:id w:val="-1773937424"/>
                              <w:dataBinding w:prefixMappings="xmlns:ns0='http://purl.org/dc/elements/1.1/' xmlns:ns1='http://schemas.openxmlformats.org/package/2006/metadata/core-properties' " w:xpath="/ns1:coreProperties[1]/ns0:creator[1]" w:storeItemID="{6C3C8BC8-F283-45AE-878A-BAB7291924A1}"/>
                              <w:text/>
                            </w:sdtPr>
                            <w:sdtEndPr/>
                            <w:sdtContent>
                              <w:customXmlDelRangeEnd w:id="11"/>
                              <w:p w14:paraId="74E780BD" w14:textId="385FF973" w:rsidR="00801807" w:rsidDel="00120C5A" w:rsidRDefault="00BE7985">
                                <w:pPr>
                                  <w:pStyle w:val="KhngDncch"/>
                                  <w:jc w:val="right"/>
                                  <w:rPr>
                                    <w:del w:id="12" w:author="Phạm Quang Thịnh" w:date="2019-07-04T20:31:00Z"/>
                                    <w:color w:val="595959" w:themeColor="text1" w:themeTint="A6"/>
                                    <w:sz w:val="28"/>
                                    <w:szCs w:val="28"/>
                                  </w:rPr>
                                </w:pPr>
                              </w:p>
                              <w:customXmlDelRangeStart w:id="13" w:author="Phạm Quang Thịnh" w:date="2019-07-04T20:31:00Z"/>
                            </w:sdtContent>
                          </w:sdt>
                          <w:customXmlDelRangeEnd w:id="13"/>
                          <w:p w14:paraId="7042C945" w14:textId="228B013D" w:rsidR="00801807" w:rsidRDefault="00BE7985">
                            <w:pPr>
                              <w:pStyle w:val="KhngDncch"/>
                              <w:jc w:val="right"/>
                              <w:rPr>
                                <w:ins w:id="14" w:author="Phạm Quang Thịnh" w:date="2019-07-04T20:31:00Z"/>
                                <w:color w:val="595959" w:themeColor="text1" w:themeTint="A6"/>
                                <w:sz w:val="28"/>
                                <w:szCs w:val="28"/>
                              </w:rPr>
                            </w:pPr>
                            <w:customXmlDelRangeStart w:id="15" w:author="Phạm Quang Thịnh" w:date="2019-07-04T20:31:00Z"/>
                            <w:sdt>
                              <w:sdtPr>
                                <w:rPr>
                                  <w:color w:val="595959" w:themeColor="text1" w:themeTint="A6"/>
                                  <w:sz w:val="18"/>
                                  <w:szCs w:val="18"/>
                                </w:rPr>
                                <w:alias w:val="Email"/>
                                <w:tag w:val="Email"/>
                                <w:id w:val="1122114450"/>
                                <w:dataBinding w:prefixMappings="xmlns:ns0='http://schemas.microsoft.com/office/2006/coverPageProps' " w:xpath="/ns0:CoverPageProperties[1]/ns0:CompanyEmail[1]" w:storeItemID="{55AF091B-3C7A-41E3-B477-F2FDAA23CFDA}"/>
                                <w:text/>
                              </w:sdtPr>
                              <w:sdtEndPr/>
                              <w:sdtContent>
                                <w:customXmlDelRangeEnd w:id="15"/>
                                <w:customXmlDelRangeStart w:id="16" w:author="Phạm Quang Thịnh" w:date="2019-07-04T20:31:00Z"/>
                              </w:sdtContent>
                            </w:sdt>
                            <w:customXmlDelRangeEnd w:id="16"/>
                            <w:ins w:id="17" w:author="Phạm Quang Thịnh" w:date="2019-07-04T20:31:00Z">
                              <w:r w:rsidR="00801807">
                                <w:rPr>
                                  <w:color w:val="595959" w:themeColor="text1" w:themeTint="A6"/>
                                  <w:sz w:val="28"/>
                                  <w:szCs w:val="28"/>
                                </w:rPr>
                                <w:t>Trường Đại học Công nghệ Thông tin</w:t>
                              </w:r>
                            </w:ins>
                          </w:p>
                          <w:p w14:paraId="49BB5741" w14:textId="13F43707" w:rsidR="00801807" w:rsidRDefault="00801807">
                            <w:pPr>
                              <w:pStyle w:val="KhngDncch"/>
                              <w:jc w:val="right"/>
                              <w:rPr>
                                <w:color w:val="595959" w:themeColor="text1" w:themeTint="A6"/>
                                <w:sz w:val="18"/>
                                <w:szCs w:val="18"/>
                              </w:rPr>
                            </w:pPr>
                            <w:ins w:id="18" w:author="Phạm Quang Thịnh" w:date="2019-07-04T20:32:00Z">
                              <w:r>
                                <w:rPr>
                                  <w:color w:val="595959" w:themeColor="text1" w:themeTint="A6"/>
                                  <w:sz w:val="28"/>
                                  <w:szCs w:val="28"/>
                                </w:rPr>
                                <w:t>SE104.J22.PMCL</w:t>
                              </w:r>
                            </w:ins>
                          </w:p>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4932F7F2" wp14:editId="435ED6A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A3355" w14:textId="041CEAD1" w:rsidR="00801807" w:rsidRPr="00A35E6C" w:rsidRDefault="00801807">
                                  <w:pPr>
                                    <w:pStyle w:val="KhngDncch"/>
                                    <w:jc w:val="right"/>
                                    <w:rPr>
                                      <w:color w:val="5B9BD5" w:themeColor="accent1"/>
                                      <w:sz w:val="36"/>
                                      <w:szCs w:val="36"/>
                                    </w:rPr>
                                  </w:pPr>
                                  <w:del w:id="19" w:author="Phạm Quang Thịnh" w:date="2019-07-04T20:30:00Z">
                                    <w:r w:rsidRPr="00A35E6C" w:rsidDel="00120C5A">
                                      <w:rPr>
                                        <w:color w:val="5B9BD5" w:themeColor="accent1"/>
                                        <w:sz w:val="36"/>
                                        <w:szCs w:val="36"/>
                                      </w:rPr>
                                      <w:delText>Abstract</w:delText>
                                    </w:r>
                                  </w:del>
                                  <w:ins w:id="20" w:author="Phạm Quang Thịnh" w:date="2019-07-04T20:30:00Z">
                                    <w:r w:rsidRPr="00A35E6C">
                                      <w:rPr>
                                        <w:color w:val="5B9BD5" w:themeColor="accent1"/>
                                        <w:sz w:val="36"/>
                                        <w:szCs w:val="36"/>
                                      </w:rPr>
                                      <w:t>Nhóm FA</w:t>
                                    </w:r>
                                  </w:ins>
                                </w:p>
                                <w:sdt>
                                  <w:sdtPr>
                                    <w:rPr>
                                      <w:color w:val="595959" w:themeColor="text1" w:themeTint="A6"/>
                                      <w:sz w:val="28"/>
                                      <w:szCs w:val="28"/>
                                    </w:rPr>
                                    <w:alias w:val="Abstract"/>
                                    <w:tag w:val=""/>
                                    <w:id w:val="194426545"/>
                                    <w:dataBinding w:prefixMappings="xmlns:ns0='http://schemas.microsoft.com/office/2006/coverPageProps' " w:xpath="/ns0:CoverPageProperties[1]/ns0:Abstract[1]" w:storeItemID="{55AF091B-3C7A-41E3-B477-F2FDAA23CFDA}"/>
                                    <w:text w:multiLine="1"/>
                                  </w:sdtPr>
                                  <w:sdtEndPr/>
                                  <w:sdtContent>
                                    <w:p w14:paraId="2C8031BA" w14:textId="34839F81" w:rsidR="00801807" w:rsidRPr="00A35E6C" w:rsidRDefault="00801807">
                                      <w:pPr>
                                        <w:pStyle w:val="KhngDncch"/>
                                        <w:jc w:val="right"/>
                                        <w:rPr>
                                          <w:color w:val="595959" w:themeColor="text1" w:themeTint="A6"/>
                                          <w:sz w:val="28"/>
                                          <w:szCs w:val="28"/>
                                        </w:rPr>
                                      </w:pPr>
                                      <w:r w:rsidRPr="00A35E6C">
                                        <w:rPr>
                                          <w:color w:val="595959" w:themeColor="text1" w:themeTint="A6"/>
                                          <w:sz w:val="28"/>
                                          <w:szCs w:val="28"/>
                                        </w:rPr>
                                        <w:t>Hứa Văn Tuấn Anh</w:t>
                                      </w:r>
                                      <w:r w:rsidRPr="00A35E6C">
                                        <w:rPr>
                                          <w:color w:val="595959" w:themeColor="text1" w:themeTint="A6"/>
                                          <w:sz w:val="28"/>
                                          <w:szCs w:val="28"/>
                                        </w:rPr>
                                        <w:br/>
                                        <w:t>Phạm Quang Thịnh</w:t>
                                      </w:r>
                                      <w:r w:rsidRPr="00A35E6C">
                                        <w:rPr>
                                          <w:color w:val="595959" w:themeColor="text1" w:themeTint="A6"/>
                                          <w:sz w:val="28"/>
                                          <w:szCs w:val="28"/>
                                        </w:rPr>
                                        <w:br/>
                                        <w:t>Nguyễn Việt Mỹ</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932F7F2" id="Text Box 153" o:spid="_x0000_s1027" type="#_x0000_t202" style="position:absolute;margin-left:0;margin-top:0;width:8in;height:79.5pt;z-index:25166848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0AA3355" w14:textId="041CEAD1" w:rsidR="00801807" w:rsidRPr="00A35E6C" w:rsidRDefault="00801807">
                            <w:pPr>
                              <w:pStyle w:val="KhngDncch"/>
                              <w:jc w:val="right"/>
                              <w:rPr>
                                <w:color w:val="5B9BD5" w:themeColor="accent1"/>
                                <w:sz w:val="36"/>
                                <w:szCs w:val="36"/>
                              </w:rPr>
                            </w:pPr>
                            <w:del w:id="21" w:author="Phạm Quang Thịnh" w:date="2019-07-04T20:30:00Z">
                              <w:r w:rsidRPr="00A35E6C" w:rsidDel="00120C5A">
                                <w:rPr>
                                  <w:color w:val="5B9BD5" w:themeColor="accent1"/>
                                  <w:sz w:val="36"/>
                                  <w:szCs w:val="36"/>
                                </w:rPr>
                                <w:delText>Abstract</w:delText>
                              </w:r>
                            </w:del>
                            <w:ins w:id="22" w:author="Phạm Quang Thịnh" w:date="2019-07-04T20:30:00Z">
                              <w:r w:rsidRPr="00A35E6C">
                                <w:rPr>
                                  <w:color w:val="5B9BD5" w:themeColor="accent1"/>
                                  <w:sz w:val="36"/>
                                  <w:szCs w:val="36"/>
                                </w:rPr>
                                <w:t>Nhóm FA</w:t>
                              </w:r>
                            </w:ins>
                          </w:p>
                          <w:sdt>
                            <w:sdtPr>
                              <w:rPr>
                                <w:color w:val="595959" w:themeColor="text1" w:themeTint="A6"/>
                                <w:sz w:val="28"/>
                                <w:szCs w:val="28"/>
                              </w:rPr>
                              <w:alias w:val="Abstract"/>
                              <w:tag w:val=""/>
                              <w:id w:val="194426545"/>
                              <w:dataBinding w:prefixMappings="xmlns:ns0='http://schemas.microsoft.com/office/2006/coverPageProps' " w:xpath="/ns0:CoverPageProperties[1]/ns0:Abstract[1]" w:storeItemID="{55AF091B-3C7A-41E3-B477-F2FDAA23CFDA}"/>
                              <w:text w:multiLine="1"/>
                            </w:sdtPr>
                            <w:sdtEndPr/>
                            <w:sdtContent>
                              <w:p w14:paraId="2C8031BA" w14:textId="34839F81" w:rsidR="00801807" w:rsidRPr="00A35E6C" w:rsidRDefault="00801807">
                                <w:pPr>
                                  <w:pStyle w:val="KhngDncch"/>
                                  <w:jc w:val="right"/>
                                  <w:rPr>
                                    <w:color w:val="595959" w:themeColor="text1" w:themeTint="A6"/>
                                    <w:sz w:val="28"/>
                                    <w:szCs w:val="28"/>
                                  </w:rPr>
                                </w:pPr>
                                <w:r w:rsidRPr="00A35E6C">
                                  <w:rPr>
                                    <w:color w:val="595959" w:themeColor="text1" w:themeTint="A6"/>
                                    <w:sz w:val="28"/>
                                    <w:szCs w:val="28"/>
                                  </w:rPr>
                                  <w:t>Hứa Văn Tuấn Anh</w:t>
                                </w:r>
                                <w:r w:rsidRPr="00A35E6C">
                                  <w:rPr>
                                    <w:color w:val="595959" w:themeColor="text1" w:themeTint="A6"/>
                                    <w:sz w:val="28"/>
                                    <w:szCs w:val="28"/>
                                  </w:rPr>
                                  <w:br/>
                                  <w:t>Phạm Quang Thịnh</w:t>
                                </w:r>
                                <w:r w:rsidRPr="00A35E6C">
                                  <w:rPr>
                                    <w:color w:val="595959" w:themeColor="text1" w:themeTint="A6"/>
                                    <w:sz w:val="28"/>
                                    <w:szCs w:val="28"/>
                                  </w:rPr>
                                  <w:br/>
                                  <w:t>Nguyễn Việt Mỹ</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285DB968" wp14:editId="2E9EA47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52B27" w14:textId="42AE2C78" w:rsidR="00801807" w:rsidRDefault="00BE7985">
                                  <w:pPr>
                                    <w:jc w:val="right"/>
                                    <w:rPr>
                                      <w:color w:val="5B9BD5" w:themeColor="accent1"/>
                                      <w:sz w:val="64"/>
                                      <w:szCs w:val="64"/>
                                    </w:rPr>
                                  </w:pPr>
                                  <w:sdt>
                                    <w:sdtPr>
                                      <w:rPr>
                                        <w:caps/>
                                        <w:color w:val="5B9BD5" w:themeColor="accent1"/>
                                        <w:sz w:val="64"/>
                                        <w:szCs w:val="64"/>
                                      </w:rPr>
                                      <w:alias w:val="Title"/>
                                      <w:tag w:val=""/>
                                      <w:id w:val="-13834291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ins w:id="23" w:author="Phạm Quang Thịnh" w:date="2019-07-04T20:30:00Z">
                                        <w:r w:rsidR="00801807">
                                          <w:rPr>
                                            <w:caps/>
                                            <w:color w:val="5B9BD5" w:themeColor="accent1"/>
                                            <w:sz w:val="64"/>
                                            <w:szCs w:val="64"/>
                                          </w:rPr>
                                          <w:t>Quản lý đại lý</w:t>
                                        </w:r>
                                      </w:ins>
                                    </w:sdtContent>
                                  </w:sdt>
                                </w:p>
                                <w:sdt>
                                  <w:sdtPr>
                                    <w:rPr>
                                      <w:color w:val="404040" w:themeColor="text1" w:themeTint="BF"/>
                                      <w:sz w:val="36"/>
                                      <w:szCs w:val="36"/>
                                    </w:rPr>
                                    <w:alias w:val="Subtitle"/>
                                    <w:tag w:val=""/>
                                    <w:id w:val="409357838"/>
                                    <w:dataBinding w:prefixMappings="xmlns:ns0='http://purl.org/dc/elements/1.1/' xmlns:ns1='http://schemas.openxmlformats.org/package/2006/metadata/core-properties' " w:xpath="/ns1:coreProperties[1]/ns0:subject[1]" w:storeItemID="{6C3C8BC8-F283-45AE-878A-BAB7291924A1}"/>
                                    <w:text/>
                                  </w:sdtPr>
                                  <w:sdtEndPr/>
                                  <w:sdtContent>
                                    <w:p w14:paraId="5B253655" w14:textId="2350E1E0" w:rsidR="00801807" w:rsidRDefault="00801807">
                                      <w:pPr>
                                        <w:jc w:val="right"/>
                                        <w:rPr>
                                          <w:smallCaps/>
                                          <w:color w:val="404040" w:themeColor="text1" w:themeTint="BF"/>
                                          <w:sz w:val="36"/>
                                          <w:szCs w:val="36"/>
                                        </w:rPr>
                                      </w:pPr>
                                      <w:ins w:id="24" w:author="Phạm Quang Thịnh" w:date="2019-07-04T20:30:00Z">
                                        <w:r>
                                          <w:rPr>
                                            <w:color w:val="404040" w:themeColor="text1" w:themeTint="BF"/>
                                            <w:sz w:val="36"/>
                                            <w:szCs w:val="36"/>
                                          </w:rPr>
                                          <w:t>Báo cáo đồ án cuối kì</w:t>
                                        </w:r>
                                      </w:ins>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85DB968" id="Text Box 154" o:spid="_x0000_s1028" type="#_x0000_t202" style="position:absolute;margin-left:0;margin-top:0;width:8in;height:286.5pt;z-index:2516664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4152B27" w14:textId="42AE2C78" w:rsidR="00801807" w:rsidRDefault="00BE7985">
                            <w:pPr>
                              <w:jc w:val="right"/>
                              <w:rPr>
                                <w:color w:val="5B9BD5" w:themeColor="accent1"/>
                                <w:sz w:val="64"/>
                                <w:szCs w:val="64"/>
                              </w:rPr>
                            </w:pPr>
                            <w:sdt>
                              <w:sdtPr>
                                <w:rPr>
                                  <w:caps/>
                                  <w:color w:val="5B9BD5" w:themeColor="accent1"/>
                                  <w:sz w:val="64"/>
                                  <w:szCs w:val="64"/>
                                </w:rPr>
                                <w:alias w:val="Title"/>
                                <w:tag w:val=""/>
                                <w:id w:val="-13834291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ins w:id="25" w:author="Phạm Quang Thịnh" w:date="2019-07-04T20:30:00Z">
                                  <w:r w:rsidR="00801807">
                                    <w:rPr>
                                      <w:caps/>
                                      <w:color w:val="5B9BD5" w:themeColor="accent1"/>
                                      <w:sz w:val="64"/>
                                      <w:szCs w:val="64"/>
                                    </w:rPr>
                                    <w:t>Quản lý đại lý</w:t>
                                  </w:r>
                                </w:ins>
                              </w:sdtContent>
                            </w:sdt>
                          </w:p>
                          <w:sdt>
                            <w:sdtPr>
                              <w:rPr>
                                <w:color w:val="404040" w:themeColor="text1" w:themeTint="BF"/>
                                <w:sz w:val="36"/>
                                <w:szCs w:val="36"/>
                              </w:rPr>
                              <w:alias w:val="Subtitle"/>
                              <w:tag w:val=""/>
                              <w:id w:val="409357838"/>
                              <w:dataBinding w:prefixMappings="xmlns:ns0='http://purl.org/dc/elements/1.1/' xmlns:ns1='http://schemas.openxmlformats.org/package/2006/metadata/core-properties' " w:xpath="/ns1:coreProperties[1]/ns0:subject[1]" w:storeItemID="{6C3C8BC8-F283-45AE-878A-BAB7291924A1}"/>
                              <w:text/>
                            </w:sdtPr>
                            <w:sdtEndPr/>
                            <w:sdtContent>
                              <w:p w14:paraId="5B253655" w14:textId="2350E1E0" w:rsidR="00801807" w:rsidRDefault="00801807">
                                <w:pPr>
                                  <w:jc w:val="right"/>
                                  <w:rPr>
                                    <w:smallCaps/>
                                    <w:color w:val="404040" w:themeColor="text1" w:themeTint="BF"/>
                                    <w:sz w:val="36"/>
                                    <w:szCs w:val="36"/>
                                  </w:rPr>
                                </w:pPr>
                                <w:ins w:id="26" w:author="Phạm Quang Thịnh" w:date="2019-07-04T20:30:00Z">
                                  <w:r>
                                    <w:rPr>
                                      <w:color w:val="404040" w:themeColor="text1" w:themeTint="BF"/>
                                      <w:sz w:val="36"/>
                                      <w:szCs w:val="36"/>
                                    </w:rPr>
                                    <w:t>Báo cáo đồ án cuối kì</w:t>
                                  </w:r>
                                </w:ins>
                              </w:p>
                            </w:sdtContent>
                          </w:sdt>
                        </w:txbxContent>
                      </v:textbox>
                      <w10:wrap type="square" anchorx="page" anchory="page"/>
                    </v:shape>
                  </w:pict>
                </mc:Fallback>
              </mc:AlternateContent>
            </w:r>
          </w:ins>
        </w:p>
        <w:p w14:paraId="515C4BCA" w14:textId="3D1E7EFA" w:rsidR="00411DBF" w:rsidDel="00411DBF" w:rsidRDefault="00E004AF" w:rsidP="00411DBF">
          <w:pPr>
            <w:rPr>
              <w:del w:id="27" w:author="Phạm Quang Thịnh" w:date="2019-07-04T20:34:00Z"/>
              <w:sz w:val="40"/>
            </w:rPr>
          </w:pPr>
          <w:bookmarkStart w:id="28" w:name="_Toc13165815"/>
          <w:bookmarkStart w:id="29" w:name="_Toc13165955"/>
          <w:ins w:id="30" w:author="Phạm Quang Thịnh" w:date="2019-07-04T20:33:00Z">
            <w:r>
              <w:rPr>
                <w:noProof/>
              </w:rPr>
              <w:drawing>
                <wp:anchor distT="0" distB="0" distL="114300" distR="114300" simplePos="0" relativeHeight="251670528" behindDoc="0" locked="0" layoutInCell="1" allowOverlap="1" wp14:anchorId="597EEC47" wp14:editId="6070EF89">
                  <wp:simplePos x="0" y="0"/>
                  <wp:positionH relativeFrom="margin">
                    <wp:posOffset>1552575</wp:posOffset>
                  </wp:positionH>
                  <wp:positionV relativeFrom="paragraph">
                    <wp:posOffset>638175</wp:posOffset>
                  </wp:positionV>
                  <wp:extent cx="2884763" cy="3447539"/>
                  <wp:effectExtent l="0" t="0" r="0" b="635"/>
                  <wp:wrapNone/>
                  <wp:docPr id="11" name="Picture 11" descr="https://www.uit.edu.vn/sites/vi/files/images/Logos/Logo_UIT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uit.edu.vn/sites/vi/files/images/Logos/Logo_UIT_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4763" cy="3447539"/>
                          </a:xfrm>
                          <a:prstGeom prst="rect">
                            <a:avLst/>
                          </a:prstGeom>
                          <a:noFill/>
                          <a:ln>
                            <a:noFill/>
                          </a:ln>
                        </pic:spPr>
                      </pic:pic>
                    </a:graphicData>
                  </a:graphic>
                  <wp14:sizeRelH relativeFrom="page">
                    <wp14:pctWidth>0</wp14:pctWidth>
                  </wp14:sizeRelH>
                  <wp14:sizeRelV relativeFrom="page">
                    <wp14:pctHeight>0</wp14:pctHeight>
                  </wp14:sizeRelV>
                </wp:anchor>
              </w:drawing>
            </w:r>
          </w:ins>
          <w:ins w:id="31" w:author="Phạm Quang Thịnh" w:date="2019-07-04T20:29:00Z">
            <w:r w:rsidR="00120C5A">
              <w:rPr>
                <w:sz w:val="40"/>
              </w:rPr>
              <w:br w:type="page"/>
            </w:r>
          </w:ins>
        </w:p>
        <w:customXmlInsRangeStart w:id="32" w:author="Phạm Quang Thịnh" w:date="2019-07-04T20:29:00Z"/>
      </w:sdtContent>
    </w:sdt>
    <w:customXmlInsRangeEnd w:id="32"/>
    <w:bookmarkEnd w:id="29" w:displacedByCustomXml="prev"/>
    <w:bookmarkEnd w:id="28" w:displacedByCustomXml="prev"/>
    <w:p w14:paraId="3E9EC05B" w14:textId="5CD46903" w:rsidR="00C65BB0" w:rsidRPr="006B0157" w:rsidDel="00411DBF" w:rsidRDefault="007E56BA" w:rsidP="00A35E6C">
      <w:pPr>
        <w:rPr>
          <w:del w:id="33" w:author="Phạm Quang Thịnh" w:date="2019-07-04T20:34:00Z"/>
          <w:sz w:val="40"/>
        </w:rPr>
      </w:pPr>
      <w:del w:id="34" w:author="Phạm Quang Thịnh" w:date="2019-07-04T20:34:00Z">
        <w:r w:rsidRPr="006B0157" w:rsidDel="00411DBF">
          <w:rPr>
            <w:sz w:val="40"/>
          </w:rPr>
          <w:delText>Đồ án cuối kỳ</w:delText>
        </w:r>
      </w:del>
    </w:p>
    <w:p w14:paraId="21B65BD1" w14:textId="639B5576" w:rsidR="00120C5A" w:rsidRPr="006B0157" w:rsidDel="00411DBF" w:rsidRDefault="007E56BA" w:rsidP="00A35E6C">
      <w:pPr>
        <w:rPr>
          <w:del w:id="35" w:author="Phạm Quang Thịnh" w:date="2019-07-04T20:34:00Z"/>
          <w:sz w:val="40"/>
        </w:rPr>
      </w:pPr>
      <w:del w:id="36" w:author="Phạm Quang Thịnh" w:date="2019-06-04T13:12:00Z">
        <w:r w:rsidRPr="006B0157" w:rsidDel="00251B50">
          <w:rPr>
            <w:sz w:val="40"/>
          </w:rPr>
          <w:delText>[Tên Đồ án]</w:delText>
        </w:r>
      </w:del>
    </w:p>
    <w:p w14:paraId="08ED6E8A" w14:textId="115D7064" w:rsidR="005F3BAC" w:rsidRPr="006B0157" w:rsidRDefault="008854BF" w:rsidP="00411DBF">
      <w:pPr>
        <w:pStyle w:val="u1"/>
        <w:rPr>
          <w:ins w:id="37" w:author="Hoan Ng" w:date="2017-03-20T22:18:00Z"/>
          <w:b/>
        </w:rPr>
      </w:pPr>
      <w:bookmarkStart w:id="38" w:name="_Toc13165956"/>
      <w:ins w:id="39" w:author="Hoan Ng" w:date="2017-03-20T21:30:00Z">
        <w:r w:rsidRPr="006B0157">
          <w:rPr>
            <w:b/>
          </w:rPr>
          <w:t>Phân công công việc &amp; tiến độ</w:t>
        </w:r>
      </w:ins>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0" w:author="Phạm Quang Thịnh" w:date="2019-07-05T19:51:00Z">
          <w:tblPr>
            <w:tblW w:w="0" w:type="auto"/>
            <w:tblLook w:val="04A0" w:firstRow="1" w:lastRow="0" w:firstColumn="1" w:lastColumn="0" w:noHBand="0" w:noVBand="1"/>
          </w:tblPr>
        </w:tblPrChange>
      </w:tblPr>
      <w:tblGrid>
        <w:gridCol w:w="985"/>
        <w:gridCol w:w="4702"/>
        <w:gridCol w:w="1027"/>
        <w:gridCol w:w="868"/>
        <w:gridCol w:w="978"/>
        <w:gridCol w:w="790"/>
        <w:tblGridChange w:id="41">
          <w:tblGrid>
            <w:gridCol w:w="5"/>
            <w:gridCol w:w="980"/>
            <w:gridCol w:w="5"/>
            <w:gridCol w:w="4697"/>
            <w:gridCol w:w="5"/>
            <w:gridCol w:w="1022"/>
            <w:gridCol w:w="5"/>
            <w:gridCol w:w="863"/>
            <w:gridCol w:w="5"/>
            <w:gridCol w:w="973"/>
            <w:gridCol w:w="5"/>
            <w:gridCol w:w="785"/>
            <w:gridCol w:w="5"/>
          </w:tblGrid>
        </w:tblGridChange>
      </w:tblGrid>
      <w:tr w:rsidR="005F3BAC" w:rsidRPr="006B0157" w14:paraId="33F95CA8" w14:textId="77777777" w:rsidTr="00123FAF">
        <w:trPr>
          <w:trHeight w:val="647"/>
          <w:ins w:id="42" w:author="Hoan Ng" w:date="2017-03-20T22:18:00Z"/>
          <w:trPrChange w:id="43" w:author="Phạm Quang Thịnh" w:date="2019-07-05T19:51:00Z">
            <w:trPr>
              <w:gridAfter w:val="0"/>
              <w:trHeight w:val="647"/>
            </w:trPr>
          </w:trPrChange>
        </w:trPr>
        <w:tc>
          <w:tcPr>
            <w:tcW w:w="985" w:type="dxa"/>
            <w:hideMark/>
            <w:tcPrChange w:id="44" w:author="Phạm Quang Thịnh" w:date="2019-07-05T19:51:00Z">
              <w:tcPr>
                <w:tcW w:w="985" w:type="dxa"/>
                <w:gridSpan w:val="2"/>
                <w:hideMark/>
              </w:tcPr>
            </w:tcPrChange>
          </w:tcPr>
          <w:p w14:paraId="17B66A32" w14:textId="77777777" w:rsidR="005F3BAC" w:rsidRPr="006B0157" w:rsidRDefault="005F3BAC" w:rsidP="005F3BAC">
            <w:pPr>
              <w:rPr>
                <w:ins w:id="45" w:author="Hoan Ng" w:date="2017-03-20T22:18:00Z"/>
                <w:b/>
              </w:rPr>
            </w:pPr>
            <w:ins w:id="46" w:author="Hoan Ng" w:date="2017-03-20T22:18:00Z">
              <w:r w:rsidRPr="006B0157">
                <w:rPr>
                  <w:b/>
                </w:rPr>
                <w:t>No.</w:t>
              </w:r>
            </w:ins>
          </w:p>
        </w:tc>
        <w:tc>
          <w:tcPr>
            <w:tcW w:w="4702" w:type="dxa"/>
            <w:hideMark/>
            <w:tcPrChange w:id="47" w:author="Phạm Quang Thịnh" w:date="2019-07-05T19:51:00Z">
              <w:tcPr>
                <w:tcW w:w="4702" w:type="dxa"/>
                <w:gridSpan w:val="2"/>
                <w:hideMark/>
              </w:tcPr>
            </w:tcPrChange>
          </w:tcPr>
          <w:p w14:paraId="4C14AD45" w14:textId="77777777" w:rsidR="005F3BAC" w:rsidRPr="006B0157" w:rsidRDefault="005F3BAC" w:rsidP="005F3BAC">
            <w:pPr>
              <w:rPr>
                <w:ins w:id="48" w:author="Hoan Ng" w:date="2017-03-20T22:18:00Z"/>
                <w:b/>
              </w:rPr>
            </w:pPr>
            <w:ins w:id="49" w:author="Hoan Ng" w:date="2017-03-20T22:18:00Z">
              <w:r w:rsidRPr="006B0157">
                <w:rPr>
                  <w:b/>
                </w:rPr>
                <w:t>Công việc</w:t>
              </w:r>
            </w:ins>
          </w:p>
        </w:tc>
        <w:tc>
          <w:tcPr>
            <w:tcW w:w="1027" w:type="dxa"/>
            <w:hideMark/>
            <w:tcPrChange w:id="50" w:author="Phạm Quang Thịnh" w:date="2019-07-05T19:51:00Z">
              <w:tcPr>
                <w:tcW w:w="1027" w:type="dxa"/>
                <w:gridSpan w:val="2"/>
                <w:hideMark/>
              </w:tcPr>
            </w:tcPrChange>
          </w:tcPr>
          <w:p w14:paraId="5048173E" w14:textId="77777777" w:rsidR="005F3BAC" w:rsidRPr="006B0157" w:rsidRDefault="005F3BAC" w:rsidP="005F3BAC">
            <w:pPr>
              <w:rPr>
                <w:ins w:id="51" w:author="Hoan Ng" w:date="2017-03-20T22:18:00Z"/>
                <w:b/>
              </w:rPr>
            </w:pPr>
            <w:ins w:id="52" w:author="Hoan Ng" w:date="2017-03-20T22:18:00Z">
              <w:del w:id="53" w:author="Phạm Quang Thịnh" w:date="2019-07-04T20:29:00Z">
                <w:r w:rsidRPr="006B0157" w:rsidDel="00120C5A">
                  <w:rPr>
                    <w:b/>
                  </w:rPr>
                  <w:delText xml:space="preserve"> </w:delText>
                </w:r>
              </w:del>
              <w:r w:rsidRPr="006B0157">
                <w:rPr>
                  <w:b/>
                </w:rPr>
                <w:t>Duration (days)</w:t>
              </w:r>
            </w:ins>
          </w:p>
        </w:tc>
        <w:tc>
          <w:tcPr>
            <w:tcW w:w="868" w:type="dxa"/>
            <w:hideMark/>
            <w:tcPrChange w:id="54" w:author="Phạm Quang Thịnh" w:date="2019-07-05T19:51:00Z">
              <w:tcPr>
                <w:tcW w:w="868" w:type="dxa"/>
                <w:gridSpan w:val="2"/>
                <w:hideMark/>
              </w:tcPr>
            </w:tcPrChange>
          </w:tcPr>
          <w:p w14:paraId="78B083EE" w14:textId="77777777" w:rsidR="005F3BAC" w:rsidRPr="006B0157" w:rsidRDefault="005F3BAC" w:rsidP="005F3BAC">
            <w:pPr>
              <w:rPr>
                <w:ins w:id="55" w:author="Hoan Ng" w:date="2017-03-20T22:18:00Z"/>
                <w:b/>
              </w:rPr>
            </w:pPr>
            <w:ins w:id="56" w:author="Hoan Ng" w:date="2017-03-20T22:18:00Z">
              <w:r w:rsidRPr="006B0157">
                <w:rPr>
                  <w:b/>
                </w:rPr>
                <w:t>Assign To</w:t>
              </w:r>
            </w:ins>
          </w:p>
        </w:tc>
        <w:tc>
          <w:tcPr>
            <w:tcW w:w="978" w:type="dxa"/>
            <w:hideMark/>
            <w:tcPrChange w:id="57" w:author="Phạm Quang Thịnh" w:date="2019-07-05T19:51:00Z">
              <w:tcPr>
                <w:tcW w:w="978" w:type="dxa"/>
                <w:gridSpan w:val="2"/>
                <w:hideMark/>
              </w:tcPr>
            </w:tcPrChange>
          </w:tcPr>
          <w:p w14:paraId="26C23C92" w14:textId="77777777" w:rsidR="005F3BAC" w:rsidRPr="006B0157" w:rsidRDefault="005F3BAC" w:rsidP="005F3BAC">
            <w:pPr>
              <w:rPr>
                <w:ins w:id="58" w:author="Hoan Ng" w:date="2017-03-20T22:18:00Z"/>
                <w:b/>
              </w:rPr>
            </w:pPr>
            <w:ins w:id="59" w:author="Hoan Ng" w:date="2017-03-20T22:18:00Z">
              <w:r w:rsidRPr="006B0157">
                <w:rPr>
                  <w:b/>
                </w:rPr>
                <w:t>% Finished</w:t>
              </w:r>
            </w:ins>
          </w:p>
        </w:tc>
        <w:tc>
          <w:tcPr>
            <w:tcW w:w="790" w:type="dxa"/>
            <w:hideMark/>
            <w:tcPrChange w:id="60" w:author="Phạm Quang Thịnh" w:date="2019-07-05T19:51:00Z">
              <w:tcPr>
                <w:tcW w:w="790" w:type="dxa"/>
                <w:gridSpan w:val="2"/>
                <w:hideMark/>
              </w:tcPr>
            </w:tcPrChange>
          </w:tcPr>
          <w:p w14:paraId="049A714D" w14:textId="77777777" w:rsidR="005F3BAC" w:rsidRPr="006B0157" w:rsidRDefault="005F3BAC" w:rsidP="005F3BAC">
            <w:pPr>
              <w:rPr>
                <w:ins w:id="61" w:author="Hoan Ng" w:date="2017-03-20T22:18:00Z"/>
                <w:b/>
              </w:rPr>
            </w:pPr>
            <w:ins w:id="62" w:author="Hoan Ng" w:date="2017-03-20T22:18:00Z">
              <w:r w:rsidRPr="006B0157">
                <w:rPr>
                  <w:b/>
                </w:rPr>
                <w:t>Note</w:t>
              </w:r>
            </w:ins>
          </w:p>
        </w:tc>
      </w:tr>
      <w:tr w:rsidR="005F3BAC" w:rsidRPr="006B0157" w14:paraId="4589C4BD" w14:textId="77777777" w:rsidTr="00123FAF">
        <w:trPr>
          <w:trHeight w:val="300"/>
          <w:ins w:id="63" w:author="Hoan Ng" w:date="2017-03-20T22:18:00Z"/>
          <w:trPrChange w:id="64" w:author="Phạm Quang Thịnh" w:date="2019-07-05T19:51:00Z">
            <w:trPr>
              <w:gridAfter w:val="0"/>
              <w:trHeight w:val="300"/>
            </w:trPr>
          </w:trPrChange>
        </w:trPr>
        <w:tc>
          <w:tcPr>
            <w:tcW w:w="985" w:type="dxa"/>
            <w:hideMark/>
            <w:tcPrChange w:id="65" w:author="Phạm Quang Thịnh" w:date="2019-07-05T19:51:00Z">
              <w:tcPr>
                <w:tcW w:w="985" w:type="dxa"/>
                <w:gridSpan w:val="2"/>
                <w:hideMark/>
              </w:tcPr>
            </w:tcPrChange>
          </w:tcPr>
          <w:p w14:paraId="00647007" w14:textId="711BE37B" w:rsidR="005F3BAC" w:rsidRPr="006B0157" w:rsidRDefault="005F3BAC">
            <w:pPr>
              <w:rPr>
                <w:ins w:id="66" w:author="Hoan Ng" w:date="2017-03-20T22:18:00Z"/>
                <w:b/>
              </w:rPr>
            </w:pPr>
            <w:ins w:id="67" w:author="Hoan Ng" w:date="2017-03-20T22:18:00Z">
              <w:r w:rsidRPr="006B0157">
                <w:rPr>
                  <w:b/>
                </w:rPr>
                <w:t> </w:t>
              </w:r>
            </w:ins>
            <w:ins w:id="68" w:author="Hứa Văn Tuấn Anh" w:date="2019-07-05T23:04:00Z">
              <w:r w:rsidR="00795B2D">
                <w:rPr>
                  <w:b/>
                </w:rPr>
                <w:t>1</w:t>
              </w:r>
            </w:ins>
          </w:p>
        </w:tc>
        <w:tc>
          <w:tcPr>
            <w:tcW w:w="4702" w:type="dxa"/>
            <w:hideMark/>
            <w:tcPrChange w:id="69" w:author="Phạm Quang Thịnh" w:date="2019-07-05T19:51:00Z">
              <w:tcPr>
                <w:tcW w:w="4702" w:type="dxa"/>
                <w:gridSpan w:val="2"/>
                <w:hideMark/>
              </w:tcPr>
            </w:tcPrChange>
          </w:tcPr>
          <w:p w14:paraId="282A6B9A" w14:textId="77777777" w:rsidR="005F3BAC" w:rsidRPr="006B0157" w:rsidRDefault="005F3BAC">
            <w:pPr>
              <w:rPr>
                <w:ins w:id="70" w:author="Hoan Ng" w:date="2017-03-20T22:18:00Z"/>
                <w:b/>
              </w:rPr>
            </w:pPr>
            <w:ins w:id="71" w:author="Hoan Ng" w:date="2017-03-20T22:18:00Z">
              <w:r w:rsidRPr="006B0157">
                <w:rPr>
                  <w:b/>
                </w:rPr>
                <w:t>Tìm hiểu sở bộ &amp; đăng ký đồ án</w:t>
              </w:r>
            </w:ins>
          </w:p>
        </w:tc>
        <w:tc>
          <w:tcPr>
            <w:tcW w:w="1027" w:type="dxa"/>
            <w:hideMark/>
            <w:tcPrChange w:id="72" w:author="Phạm Quang Thịnh" w:date="2019-07-05T19:51:00Z">
              <w:tcPr>
                <w:tcW w:w="1027" w:type="dxa"/>
                <w:gridSpan w:val="2"/>
                <w:hideMark/>
              </w:tcPr>
            </w:tcPrChange>
          </w:tcPr>
          <w:p w14:paraId="7E6EA91E" w14:textId="45C1D2F8" w:rsidR="005F3BAC" w:rsidRPr="006B0157" w:rsidRDefault="005F3BAC">
            <w:pPr>
              <w:rPr>
                <w:ins w:id="73" w:author="Hoan Ng" w:date="2017-03-20T22:18:00Z"/>
                <w:b/>
              </w:rPr>
            </w:pPr>
            <w:ins w:id="74" w:author="Hoan Ng" w:date="2017-03-20T22:18:00Z">
              <w:r w:rsidRPr="006B0157">
                <w:rPr>
                  <w:b/>
                </w:rPr>
                <w:t> </w:t>
              </w:r>
            </w:ins>
            <w:ins w:id="75" w:author="Hứa Văn Tuấn Anh" w:date="2019-07-05T22:49:00Z">
              <w:r w:rsidR="0015558D">
                <w:rPr>
                  <w:b/>
                </w:rPr>
                <w:t>1</w:t>
              </w:r>
            </w:ins>
          </w:p>
        </w:tc>
        <w:tc>
          <w:tcPr>
            <w:tcW w:w="868" w:type="dxa"/>
            <w:hideMark/>
            <w:tcPrChange w:id="76" w:author="Phạm Quang Thịnh" w:date="2019-07-05T19:51:00Z">
              <w:tcPr>
                <w:tcW w:w="868" w:type="dxa"/>
                <w:gridSpan w:val="2"/>
                <w:hideMark/>
              </w:tcPr>
            </w:tcPrChange>
          </w:tcPr>
          <w:p w14:paraId="765AD8A2" w14:textId="225EAF19" w:rsidR="005F3BAC" w:rsidRPr="006B0157" w:rsidRDefault="005F3BAC">
            <w:pPr>
              <w:rPr>
                <w:ins w:id="77" w:author="Hoan Ng" w:date="2017-03-20T22:18:00Z"/>
                <w:b/>
              </w:rPr>
            </w:pPr>
            <w:ins w:id="78" w:author="Hoan Ng" w:date="2017-03-20T22:18:00Z">
              <w:r w:rsidRPr="006B0157">
                <w:rPr>
                  <w:b/>
                </w:rPr>
                <w:t> </w:t>
              </w:r>
            </w:ins>
            <w:ins w:id="79" w:author="Hứa Văn Tuấn Anh" w:date="2019-07-05T22:49:00Z">
              <w:r w:rsidR="0015558D">
                <w:rPr>
                  <w:b/>
                </w:rPr>
                <w:t>Team</w:t>
              </w:r>
            </w:ins>
          </w:p>
        </w:tc>
        <w:tc>
          <w:tcPr>
            <w:tcW w:w="978" w:type="dxa"/>
            <w:hideMark/>
            <w:tcPrChange w:id="80" w:author="Phạm Quang Thịnh" w:date="2019-07-05T19:51:00Z">
              <w:tcPr>
                <w:tcW w:w="978" w:type="dxa"/>
                <w:gridSpan w:val="2"/>
                <w:hideMark/>
              </w:tcPr>
            </w:tcPrChange>
          </w:tcPr>
          <w:p w14:paraId="1635BF0F" w14:textId="034D849B" w:rsidR="005F3BAC" w:rsidRPr="006B0157" w:rsidRDefault="005F3BAC">
            <w:pPr>
              <w:rPr>
                <w:ins w:id="81" w:author="Hoan Ng" w:date="2017-03-20T22:18:00Z"/>
                <w:b/>
              </w:rPr>
            </w:pPr>
            <w:ins w:id="82" w:author="Hoan Ng" w:date="2017-03-20T22:18:00Z">
              <w:r w:rsidRPr="006B0157">
                <w:rPr>
                  <w:b/>
                </w:rPr>
                <w:t> </w:t>
              </w:r>
            </w:ins>
            <w:ins w:id="83" w:author="Hứa Văn Tuấn Anh" w:date="2019-07-05T22:49:00Z">
              <w:r w:rsidR="0015558D">
                <w:rPr>
                  <w:b/>
                </w:rPr>
                <w:t>100</w:t>
              </w:r>
            </w:ins>
          </w:p>
        </w:tc>
        <w:tc>
          <w:tcPr>
            <w:tcW w:w="790" w:type="dxa"/>
            <w:hideMark/>
            <w:tcPrChange w:id="84" w:author="Phạm Quang Thịnh" w:date="2019-07-05T19:51:00Z">
              <w:tcPr>
                <w:tcW w:w="790" w:type="dxa"/>
                <w:gridSpan w:val="2"/>
                <w:hideMark/>
              </w:tcPr>
            </w:tcPrChange>
          </w:tcPr>
          <w:p w14:paraId="26EF4DD6" w14:textId="77777777" w:rsidR="005F3BAC" w:rsidRPr="006B0157" w:rsidRDefault="005F3BAC">
            <w:pPr>
              <w:rPr>
                <w:ins w:id="85" w:author="Hoan Ng" w:date="2017-03-20T22:18:00Z"/>
                <w:b/>
              </w:rPr>
            </w:pPr>
            <w:ins w:id="86" w:author="Hoan Ng" w:date="2017-03-20T22:18:00Z">
              <w:r w:rsidRPr="006B0157">
                <w:rPr>
                  <w:b/>
                </w:rPr>
                <w:t> </w:t>
              </w:r>
            </w:ins>
          </w:p>
        </w:tc>
      </w:tr>
      <w:tr w:rsidR="005F3BAC" w:rsidRPr="006B0157" w14:paraId="2643D450" w14:textId="77777777" w:rsidTr="00123FAF">
        <w:trPr>
          <w:trHeight w:val="300"/>
          <w:ins w:id="87" w:author="Hoan Ng" w:date="2017-03-20T22:18:00Z"/>
          <w:trPrChange w:id="88" w:author="Phạm Quang Thịnh" w:date="2019-07-05T19:51:00Z">
            <w:trPr>
              <w:gridAfter w:val="0"/>
              <w:trHeight w:val="300"/>
            </w:trPr>
          </w:trPrChange>
        </w:trPr>
        <w:tc>
          <w:tcPr>
            <w:tcW w:w="985" w:type="dxa"/>
            <w:hideMark/>
            <w:tcPrChange w:id="89" w:author="Phạm Quang Thịnh" w:date="2019-07-05T19:51:00Z">
              <w:tcPr>
                <w:tcW w:w="985" w:type="dxa"/>
                <w:gridSpan w:val="2"/>
                <w:hideMark/>
              </w:tcPr>
            </w:tcPrChange>
          </w:tcPr>
          <w:p w14:paraId="514D50C3" w14:textId="5277D92E" w:rsidR="005F3BAC" w:rsidRPr="006B0157" w:rsidRDefault="005F3BAC">
            <w:pPr>
              <w:rPr>
                <w:ins w:id="90" w:author="Hoan Ng" w:date="2017-03-20T22:18:00Z"/>
                <w:b/>
              </w:rPr>
            </w:pPr>
            <w:ins w:id="91" w:author="Hoan Ng" w:date="2017-03-20T22:18:00Z">
              <w:r w:rsidRPr="006B0157">
                <w:rPr>
                  <w:b/>
                </w:rPr>
                <w:t> </w:t>
              </w:r>
            </w:ins>
            <w:ins w:id="92" w:author="Hứa Văn Tuấn Anh" w:date="2019-07-05T23:04:00Z">
              <w:r w:rsidR="00795B2D">
                <w:rPr>
                  <w:b/>
                </w:rPr>
                <w:t>2</w:t>
              </w:r>
            </w:ins>
          </w:p>
        </w:tc>
        <w:tc>
          <w:tcPr>
            <w:tcW w:w="4702" w:type="dxa"/>
            <w:hideMark/>
            <w:tcPrChange w:id="93" w:author="Phạm Quang Thịnh" w:date="2019-07-05T19:51:00Z">
              <w:tcPr>
                <w:tcW w:w="4702" w:type="dxa"/>
                <w:gridSpan w:val="2"/>
                <w:hideMark/>
              </w:tcPr>
            </w:tcPrChange>
          </w:tcPr>
          <w:p w14:paraId="1E203B55" w14:textId="77777777" w:rsidR="005F3BAC" w:rsidRPr="006B0157" w:rsidRDefault="005F3BAC">
            <w:pPr>
              <w:rPr>
                <w:ins w:id="94" w:author="Hoan Ng" w:date="2017-03-20T22:18:00Z"/>
                <w:b/>
              </w:rPr>
            </w:pPr>
            <w:ins w:id="95" w:author="Hoan Ng" w:date="2017-03-20T22:18:00Z">
              <w:r w:rsidRPr="006B0157">
                <w:rPr>
                  <w:b/>
                </w:rPr>
                <w:t>Tìm hiểu công nghệ liên quan</w:t>
              </w:r>
            </w:ins>
          </w:p>
        </w:tc>
        <w:tc>
          <w:tcPr>
            <w:tcW w:w="1027" w:type="dxa"/>
            <w:hideMark/>
            <w:tcPrChange w:id="96" w:author="Phạm Quang Thịnh" w:date="2019-07-05T19:51:00Z">
              <w:tcPr>
                <w:tcW w:w="1027" w:type="dxa"/>
                <w:gridSpan w:val="2"/>
                <w:hideMark/>
              </w:tcPr>
            </w:tcPrChange>
          </w:tcPr>
          <w:p w14:paraId="5590F455" w14:textId="57CA0E90" w:rsidR="005F3BAC" w:rsidRPr="006B0157" w:rsidRDefault="005F3BAC">
            <w:pPr>
              <w:rPr>
                <w:ins w:id="97" w:author="Hoan Ng" w:date="2017-03-20T22:18:00Z"/>
                <w:b/>
              </w:rPr>
            </w:pPr>
            <w:ins w:id="98" w:author="Hoan Ng" w:date="2017-03-20T22:18:00Z">
              <w:r w:rsidRPr="006B0157">
                <w:rPr>
                  <w:b/>
                </w:rPr>
                <w:t> </w:t>
              </w:r>
            </w:ins>
            <w:ins w:id="99" w:author="Hứa Văn Tuấn Anh" w:date="2019-07-05T22:49:00Z">
              <w:r w:rsidR="0015558D">
                <w:rPr>
                  <w:b/>
                </w:rPr>
                <w:t>1</w:t>
              </w:r>
            </w:ins>
          </w:p>
        </w:tc>
        <w:tc>
          <w:tcPr>
            <w:tcW w:w="868" w:type="dxa"/>
            <w:hideMark/>
            <w:tcPrChange w:id="100" w:author="Phạm Quang Thịnh" w:date="2019-07-05T19:51:00Z">
              <w:tcPr>
                <w:tcW w:w="868" w:type="dxa"/>
                <w:gridSpan w:val="2"/>
                <w:hideMark/>
              </w:tcPr>
            </w:tcPrChange>
          </w:tcPr>
          <w:p w14:paraId="34FA5385" w14:textId="60940D9B" w:rsidR="005F3BAC" w:rsidRPr="006B0157" w:rsidRDefault="005F3BAC">
            <w:pPr>
              <w:rPr>
                <w:ins w:id="101" w:author="Hoan Ng" w:date="2017-03-20T22:18:00Z"/>
                <w:b/>
              </w:rPr>
            </w:pPr>
            <w:ins w:id="102" w:author="Hoan Ng" w:date="2017-03-20T22:18:00Z">
              <w:r w:rsidRPr="006B0157">
                <w:rPr>
                  <w:b/>
                </w:rPr>
                <w:t> </w:t>
              </w:r>
            </w:ins>
            <w:ins w:id="103" w:author="Hứa Văn Tuấn Anh" w:date="2019-07-05T22:49:00Z">
              <w:r w:rsidR="0015558D">
                <w:rPr>
                  <w:b/>
                </w:rPr>
                <w:t>Team</w:t>
              </w:r>
            </w:ins>
          </w:p>
        </w:tc>
        <w:tc>
          <w:tcPr>
            <w:tcW w:w="978" w:type="dxa"/>
            <w:hideMark/>
            <w:tcPrChange w:id="104" w:author="Phạm Quang Thịnh" w:date="2019-07-05T19:51:00Z">
              <w:tcPr>
                <w:tcW w:w="978" w:type="dxa"/>
                <w:gridSpan w:val="2"/>
                <w:hideMark/>
              </w:tcPr>
            </w:tcPrChange>
          </w:tcPr>
          <w:p w14:paraId="0262EBB6" w14:textId="22F69793" w:rsidR="005F3BAC" w:rsidRPr="006B0157" w:rsidRDefault="005F3BAC">
            <w:pPr>
              <w:rPr>
                <w:ins w:id="105" w:author="Hoan Ng" w:date="2017-03-20T22:18:00Z"/>
                <w:b/>
              </w:rPr>
            </w:pPr>
            <w:ins w:id="106" w:author="Hoan Ng" w:date="2017-03-20T22:18:00Z">
              <w:r w:rsidRPr="006B0157">
                <w:rPr>
                  <w:b/>
                </w:rPr>
                <w:t> </w:t>
              </w:r>
            </w:ins>
            <w:ins w:id="107" w:author="Hứa Văn Tuấn Anh" w:date="2019-07-05T22:49:00Z">
              <w:r w:rsidR="0015558D">
                <w:rPr>
                  <w:b/>
                </w:rPr>
                <w:t>0</w:t>
              </w:r>
            </w:ins>
          </w:p>
        </w:tc>
        <w:tc>
          <w:tcPr>
            <w:tcW w:w="790" w:type="dxa"/>
            <w:hideMark/>
            <w:tcPrChange w:id="108" w:author="Phạm Quang Thịnh" w:date="2019-07-05T19:51:00Z">
              <w:tcPr>
                <w:tcW w:w="790" w:type="dxa"/>
                <w:gridSpan w:val="2"/>
                <w:hideMark/>
              </w:tcPr>
            </w:tcPrChange>
          </w:tcPr>
          <w:p w14:paraId="27F96927" w14:textId="77777777" w:rsidR="005F3BAC" w:rsidRPr="006B0157" w:rsidRDefault="005F3BAC">
            <w:pPr>
              <w:rPr>
                <w:ins w:id="109" w:author="Hoan Ng" w:date="2017-03-20T22:18:00Z"/>
                <w:b/>
              </w:rPr>
            </w:pPr>
            <w:ins w:id="110" w:author="Hoan Ng" w:date="2017-03-20T22:18:00Z">
              <w:r w:rsidRPr="006B0157">
                <w:rPr>
                  <w:b/>
                </w:rPr>
                <w:t> </w:t>
              </w:r>
            </w:ins>
          </w:p>
        </w:tc>
      </w:tr>
      <w:tr w:rsidR="005F3BAC" w:rsidRPr="006B0157" w14:paraId="6CDE6BAD" w14:textId="77777777" w:rsidTr="00123FAF">
        <w:trPr>
          <w:trHeight w:val="300"/>
          <w:ins w:id="111" w:author="Hoan Ng" w:date="2017-03-20T22:18:00Z"/>
          <w:trPrChange w:id="112" w:author="Phạm Quang Thịnh" w:date="2019-07-05T19:51:00Z">
            <w:trPr>
              <w:gridAfter w:val="0"/>
              <w:trHeight w:val="300"/>
            </w:trPr>
          </w:trPrChange>
        </w:trPr>
        <w:tc>
          <w:tcPr>
            <w:tcW w:w="9350" w:type="dxa"/>
            <w:gridSpan w:val="6"/>
            <w:hideMark/>
            <w:tcPrChange w:id="113" w:author="Phạm Quang Thịnh" w:date="2019-07-05T19:51:00Z">
              <w:tcPr>
                <w:tcW w:w="9350" w:type="dxa"/>
                <w:gridSpan w:val="12"/>
                <w:hideMark/>
              </w:tcPr>
            </w:tcPrChange>
          </w:tcPr>
          <w:p w14:paraId="1334D50F" w14:textId="77777777" w:rsidR="005F3BAC" w:rsidRPr="006B0157" w:rsidRDefault="005F3BAC">
            <w:pPr>
              <w:rPr>
                <w:ins w:id="114" w:author="Hoan Ng" w:date="2017-03-20T22:18:00Z"/>
                <w:b/>
                <w:bCs/>
              </w:rPr>
            </w:pPr>
            <w:ins w:id="115" w:author="Hoan Ng" w:date="2017-03-20T22:18:00Z">
              <w:r w:rsidRPr="006B0157">
                <w:rPr>
                  <w:b/>
                  <w:bCs/>
                </w:rPr>
                <w:t>I. VIẾT BÁO CÁO</w:t>
              </w:r>
            </w:ins>
          </w:p>
        </w:tc>
      </w:tr>
      <w:tr w:rsidR="005F3BAC" w:rsidRPr="006B0157" w14:paraId="0A629662" w14:textId="77777777" w:rsidTr="00123FAF">
        <w:trPr>
          <w:trHeight w:val="300"/>
          <w:ins w:id="116" w:author="Hoan Ng" w:date="2017-03-20T22:18:00Z"/>
          <w:trPrChange w:id="117" w:author="Phạm Quang Thịnh" w:date="2019-07-05T19:51:00Z">
            <w:trPr>
              <w:gridAfter w:val="0"/>
              <w:trHeight w:val="300"/>
            </w:trPr>
          </w:trPrChange>
        </w:trPr>
        <w:tc>
          <w:tcPr>
            <w:tcW w:w="985" w:type="dxa"/>
            <w:hideMark/>
            <w:tcPrChange w:id="118" w:author="Phạm Quang Thịnh" w:date="2019-07-05T19:51:00Z">
              <w:tcPr>
                <w:tcW w:w="985" w:type="dxa"/>
                <w:gridSpan w:val="2"/>
                <w:hideMark/>
              </w:tcPr>
            </w:tcPrChange>
          </w:tcPr>
          <w:p w14:paraId="2BD5B3C6" w14:textId="00C7E5CC" w:rsidR="005F3BAC" w:rsidRPr="006B0157" w:rsidRDefault="005F3BAC">
            <w:pPr>
              <w:rPr>
                <w:ins w:id="119" w:author="Hoan Ng" w:date="2017-03-20T22:18:00Z"/>
                <w:b/>
                <w:bCs/>
              </w:rPr>
            </w:pPr>
            <w:ins w:id="120" w:author="Hoan Ng" w:date="2017-03-20T22:18:00Z">
              <w:r w:rsidRPr="006B0157">
                <w:rPr>
                  <w:b/>
                  <w:bCs/>
                </w:rPr>
                <w:t> </w:t>
              </w:r>
            </w:ins>
          </w:p>
        </w:tc>
        <w:tc>
          <w:tcPr>
            <w:tcW w:w="4702" w:type="dxa"/>
            <w:hideMark/>
            <w:tcPrChange w:id="121" w:author="Phạm Quang Thịnh" w:date="2019-07-05T19:51:00Z">
              <w:tcPr>
                <w:tcW w:w="4702" w:type="dxa"/>
                <w:gridSpan w:val="2"/>
                <w:hideMark/>
              </w:tcPr>
            </w:tcPrChange>
          </w:tcPr>
          <w:p w14:paraId="405E8A5F" w14:textId="77777777" w:rsidR="005F3BAC" w:rsidRPr="006B0157" w:rsidRDefault="005F3BAC">
            <w:pPr>
              <w:rPr>
                <w:ins w:id="122" w:author="Hoan Ng" w:date="2017-03-20T22:18:00Z"/>
                <w:b/>
                <w:bCs/>
              </w:rPr>
            </w:pPr>
            <w:ins w:id="123" w:author="Hoan Ng" w:date="2017-03-20T22:18:00Z">
              <w:r w:rsidRPr="006B0157">
                <w:rPr>
                  <w:b/>
                  <w:bCs/>
                </w:rPr>
                <w:t>Chướng 1 – Hiện trạng</w:t>
              </w:r>
            </w:ins>
          </w:p>
        </w:tc>
        <w:tc>
          <w:tcPr>
            <w:tcW w:w="1027" w:type="dxa"/>
            <w:hideMark/>
            <w:tcPrChange w:id="124" w:author="Phạm Quang Thịnh" w:date="2019-07-05T19:51:00Z">
              <w:tcPr>
                <w:tcW w:w="1027" w:type="dxa"/>
                <w:gridSpan w:val="2"/>
                <w:hideMark/>
              </w:tcPr>
            </w:tcPrChange>
          </w:tcPr>
          <w:p w14:paraId="05EF3761" w14:textId="18F0192F" w:rsidR="005F3BAC" w:rsidRPr="006B0157" w:rsidRDefault="005F3BAC">
            <w:pPr>
              <w:rPr>
                <w:ins w:id="125" w:author="Hoan Ng" w:date="2017-03-20T22:18:00Z"/>
                <w:b/>
                <w:bCs/>
              </w:rPr>
            </w:pPr>
            <w:ins w:id="126" w:author="Hoan Ng" w:date="2017-03-20T22:18:00Z">
              <w:r w:rsidRPr="006B0157">
                <w:rPr>
                  <w:b/>
                  <w:bCs/>
                </w:rPr>
                <w:t> </w:t>
              </w:r>
            </w:ins>
          </w:p>
        </w:tc>
        <w:tc>
          <w:tcPr>
            <w:tcW w:w="868" w:type="dxa"/>
            <w:hideMark/>
            <w:tcPrChange w:id="127" w:author="Phạm Quang Thịnh" w:date="2019-07-05T19:51:00Z">
              <w:tcPr>
                <w:tcW w:w="868" w:type="dxa"/>
                <w:gridSpan w:val="2"/>
                <w:hideMark/>
              </w:tcPr>
            </w:tcPrChange>
          </w:tcPr>
          <w:p w14:paraId="452C480C" w14:textId="77777777" w:rsidR="005F3BAC" w:rsidRPr="006B0157" w:rsidRDefault="005F3BAC">
            <w:pPr>
              <w:rPr>
                <w:ins w:id="128" w:author="Hoan Ng" w:date="2017-03-20T22:18:00Z"/>
                <w:b/>
                <w:bCs/>
              </w:rPr>
            </w:pPr>
            <w:ins w:id="129" w:author="Hoan Ng" w:date="2017-03-20T22:18:00Z">
              <w:r w:rsidRPr="006B0157">
                <w:rPr>
                  <w:b/>
                  <w:bCs/>
                </w:rPr>
                <w:t> </w:t>
              </w:r>
            </w:ins>
          </w:p>
        </w:tc>
        <w:tc>
          <w:tcPr>
            <w:tcW w:w="978" w:type="dxa"/>
            <w:hideMark/>
            <w:tcPrChange w:id="130" w:author="Phạm Quang Thịnh" w:date="2019-07-05T19:51:00Z">
              <w:tcPr>
                <w:tcW w:w="978" w:type="dxa"/>
                <w:gridSpan w:val="2"/>
                <w:hideMark/>
              </w:tcPr>
            </w:tcPrChange>
          </w:tcPr>
          <w:p w14:paraId="4ED4DCF5" w14:textId="77777777" w:rsidR="005F3BAC" w:rsidRPr="006B0157" w:rsidRDefault="005F3BAC">
            <w:pPr>
              <w:rPr>
                <w:ins w:id="131" w:author="Hoan Ng" w:date="2017-03-20T22:18:00Z"/>
                <w:b/>
                <w:bCs/>
              </w:rPr>
            </w:pPr>
            <w:ins w:id="132" w:author="Hoan Ng" w:date="2017-03-20T22:18:00Z">
              <w:r w:rsidRPr="006B0157">
                <w:rPr>
                  <w:b/>
                  <w:bCs/>
                </w:rPr>
                <w:t> </w:t>
              </w:r>
            </w:ins>
          </w:p>
        </w:tc>
        <w:tc>
          <w:tcPr>
            <w:tcW w:w="790" w:type="dxa"/>
            <w:hideMark/>
            <w:tcPrChange w:id="133" w:author="Phạm Quang Thịnh" w:date="2019-07-05T19:51:00Z">
              <w:tcPr>
                <w:tcW w:w="790" w:type="dxa"/>
                <w:gridSpan w:val="2"/>
                <w:hideMark/>
              </w:tcPr>
            </w:tcPrChange>
          </w:tcPr>
          <w:p w14:paraId="572D92B9" w14:textId="77777777" w:rsidR="005F3BAC" w:rsidRPr="006B0157" w:rsidRDefault="005F3BAC">
            <w:pPr>
              <w:rPr>
                <w:ins w:id="134" w:author="Hoan Ng" w:date="2017-03-20T22:18:00Z"/>
                <w:b/>
                <w:bCs/>
              </w:rPr>
            </w:pPr>
            <w:ins w:id="135" w:author="Hoan Ng" w:date="2017-03-20T22:18:00Z">
              <w:r w:rsidRPr="006B0157">
                <w:rPr>
                  <w:b/>
                  <w:bCs/>
                </w:rPr>
                <w:t> </w:t>
              </w:r>
            </w:ins>
          </w:p>
        </w:tc>
      </w:tr>
      <w:tr w:rsidR="005F3BAC" w:rsidRPr="006B0157" w14:paraId="5ED53D5F" w14:textId="77777777" w:rsidTr="00123FAF">
        <w:trPr>
          <w:trHeight w:val="300"/>
          <w:ins w:id="136" w:author="Hoan Ng" w:date="2017-03-20T22:18:00Z"/>
          <w:trPrChange w:id="137" w:author="Phạm Quang Thịnh" w:date="2019-07-05T19:51:00Z">
            <w:trPr>
              <w:gridAfter w:val="0"/>
              <w:trHeight w:val="300"/>
            </w:trPr>
          </w:trPrChange>
        </w:trPr>
        <w:tc>
          <w:tcPr>
            <w:tcW w:w="985" w:type="dxa"/>
            <w:hideMark/>
            <w:tcPrChange w:id="138" w:author="Phạm Quang Thịnh" w:date="2019-07-05T19:51:00Z">
              <w:tcPr>
                <w:tcW w:w="985" w:type="dxa"/>
                <w:gridSpan w:val="2"/>
                <w:hideMark/>
              </w:tcPr>
            </w:tcPrChange>
          </w:tcPr>
          <w:p w14:paraId="032FD28C" w14:textId="75C0255D" w:rsidR="005F3BAC" w:rsidRPr="006B0157" w:rsidRDefault="005F3BAC">
            <w:pPr>
              <w:rPr>
                <w:ins w:id="139" w:author="Hoan Ng" w:date="2017-03-20T22:18:00Z"/>
                <w:b/>
                <w:bCs/>
              </w:rPr>
            </w:pPr>
            <w:ins w:id="140" w:author="Hoan Ng" w:date="2017-03-20T22:18:00Z">
              <w:r w:rsidRPr="006B0157">
                <w:rPr>
                  <w:b/>
                  <w:bCs/>
                </w:rPr>
                <w:t> </w:t>
              </w:r>
            </w:ins>
            <w:ins w:id="141" w:author="Hứa Văn Tuấn Anh" w:date="2019-07-05T23:04:00Z">
              <w:r w:rsidR="00795B2D">
                <w:rPr>
                  <w:b/>
                  <w:bCs/>
                </w:rPr>
                <w:t>1</w:t>
              </w:r>
            </w:ins>
          </w:p>
        </w:tc>
        <w:tc>
          <w:tcPr>
            <w:tcW w:w="4702" w:type="dxa"/>
            <w:hideMark/>
            <w:tcPrChange w:id="142" w:author="Phạm Quang Thịnh" w:date="2019-07-05T19:51:00Z">
              <w:tcPr>
                <w:tcW w:w="4702" w:type="dxa"/>
                <w:gridSpan w:val="2"/>
                <w:hideMark/>
              </w:tcPr>
            </w:tcPrChange>
          </w:tcPr>
          <w:p w14:paraId="5CACE706" w14:textId="77777777" w:rsidR="005F3BAC" w:rsidRPr="006B0157" w:rsidRDefault="005F3BAC" w:rsidP="005F3BAC">
            <w:pPr>
              <w:rPr>
                <w:ins w:id="143" w:author="Hoan Ng" w:date="2017-03-20T22:18:00Z"/>
                <w:b/>
                <w:bCs/>
              </w:rPr>
            </w:pPr>
            <w:ins w:id="144" w:author="Hoan Ng" w:date="2017-03-20T22:18:00Z">
              <w:r w:rsidRPr="006B0157">
                <w:rPr>
                  <w:b/>
                  <w:bCs/>
                </w:rPr>
                <w:t>1.1. Hiện trạng tổ chức</w:t>
              </w:r>
            </w:ins>
          </w:p>
        </w:tc>
        <w:tc>
          <w:tcPr>
            <w:tcW w:w="1027" w:type="dxa"/>
            <w:hideMark/>
            <w:tcPrChange w:id="145" w:author="Phạm Quang Thịnh" w:date="2019-07-05T19:51:00Z">
              <w:tcPr>
                <w:tcW w:w="1027" w:type="dxa"/>
                <w:gridSpan w:val="2"/>
                <w:hideMark/>
              </w:tcPr>
            </w:tcPrChange>
          </w:tcPr>
          <w:p w14:paraId="7027CACA" w14:textId="74CDB9C7" w:rsidR="005F3BAC" w:rsidRPr="006B0157" w:rsidRDefault="005F3BAC">
            <w:pPr>
              <w:rPr>
                <w:ins w:id="146" w:author="Hoan Ng" w:date="2017-03-20T22:18:00Z"/>
                <w:b/>
                <w:bCs/>
              </w:rPr>
            </w:pPr>
            <w:ins w:id="147" w:author="Hoan Ng" w:date="2017-03-20T22:18:00Z">
              <w:r w:rsidRPr="006B0157">
                <w:rPr>
                  <w:b/>
                  <w:bCs/>
                </w:rPr>
                <w:t> </w:t>
              </w:r>
            </w:ins>
            <w:ins w:id="148" w:author="Hứa Văn Tuấn Anh" w:date="2019-07-05T22:49:00Z">
              <w:r w:rsidR="0015558D">
                <w:rPr>
                  <w:b/>
                  <w:bCs/>
                </w:rPr>
                <w:t>1</w:t>
              </w:r>
            </w:ins>
          </w:p>
        </w:tc>
        <w:tc>
          <w:tcPr>
            <w:tcW w:w="868" w:type="dxa"/>
            <w:hideMark/>
            <w:tcPrChange w:id="149" w:author="Phạm Quang Thịnh" w:date="2019-07-05T19:51:00Z">
              <w:tcPr>
                <w:tcW w:w="868" w:type="dxa"/>
                <w:gridSpan w:val="2"/>
                <w:hideMark/>
              </w:tcPr>
            </w:tcPrChange>
          </w:tcPr>
          <w:p w14:paraId="419B90A8" w14:textId="51E75C95" w:rsidR="005F3BAC" w:rsidRPr="0015558D" w:rsidRDefault="005F3BAC">
            <w:pPr>
              <w:rPr>
                <w:ins w:id="150" w:author="Hoan Ng" w:date="2017-03-20T22:18:00Z"/>
                <w:b/>
                <w:bCs/>
                <w:lang w:val="vi-VN"/>
                <w:rPrChange w:id="151" w:author="Hứa Văn Tuấn Anh" w:date="2019-07-05T22:49:00Z">
                  <w:rPr>
                    <w:ins w:id="152" w:author="Hoan Ng" w:date="2017-03-20T22:18:00Z"/>
                    <w:b/>
                    <w:bCs/>
                  </w:rPr>
                </w:rPrChange>
              </w:rPr>
            </w:pPr>
            <w:ins w:id="153" w:author="Hoan Ng" w:date="2017-03-20T22:18:00Z">
              <w:r w:rsidRPr="006B0157">
                <w:rPr>
                  <w:b/>
                  <w:bCs/>
                </w:rPr>
                <w:t> </w:t>
              </w:r>
            </w:ins>
            <w:ins w:id="154" w:author="Hứa Văn Tuấn Anh" w:date="2019-07-05T22:49:00Z">
              <w:r w:rsidR="0015558D">
                <w:rPr>
                  <w:b/>
                  <w:bCs/>
                </w:rPr>
                <w:t>Tuan</w:t>
              </w:r>
              <w:r w:rsidR="0015558D">
                <w:rPr>
                  <w:b/>
                  <w:bCs/>
                  <w:lang w:val="vi-VN"/>
                </w:rPr>
                <w:t xml:space="preserve"> </w:t>
              </w:r>
            </w:ins>
            <w:ins w:id="155" w:author="Hứa Văn Tuấn Anh" w:date="2019-07-05T22:50:00Z">
              <w:r w:rsidR="0015558D">
                <w:rPr>
                  <w:b/>
                  <w:bCs/>
                  <w:lang w:val="vi-VN"/>
                </w:rPr>
                <w:t>Anh</w:t>
              </w:r>
            </w:ins>
            <w:ins w:id="156" w:author="Hứa Văn Tuấn Anh" w:date="2019-07-05T22:52:00Z">
              <w:r w:rsidR="0015558D">
                <w:rPr>
                  <w:b/>
                  <w:bCs/>
                  <w:lang w:val="vi-VN"/>
                </w:rPr>
                <w:t xml:space="preserve"> + Thịnh</w:t>
              </w:r>
            </w:ins>
          </w:p>
        </w:tc>
        <w:tc>
          <w:tcPr>
            <w:tcW w:w="978" w:type="dxa"/>
            <w:hideMark/>
            <w:tcPrChange w:id="157" w:author="Phạm Quang Thịnh" w:date="2019-07-05T19:51:00Z">
              <w:tcPr>
                <w:tcW w:w="978" w:type="dxa"/>
                <w:gridSpan w:val="2"/>
                <w:hideMark/>
              </w:tcPr>
            </w:tcPrChange>
          </w:tcPr>
          <w:p w14:paraId="08095ED1" w14:textId="5C086701" w:rsidR="005F3BAC" w:rsidRPr="006B0157" w:rsidRDefault="005F3BAC">
            <w:pPr>
              <w:rPr>
                <w:ins w:id="158" w:author="Hoan Ng" w:date="2017-03-20T22:18:00Z"/>
                <w:b/>
                <w:bCs/>
              </w:rPr>
            </w:pPr>
            <w:ins w:id="159" w:author="Hoan Ng" w:date="2017-03-20T22:18:00Z">
              <w:r w:rsidRPr="006B0157">
                <w:rPr>
                  <w:b/>
                  <w:bCs/>
                </w:rPr>
                <w:t> </w:t>
              </w:r>
            </w:ins>
            <w:ins w:id="160" w:author="Hứa Văn Tuấn Anh" w:date="2019-07-05T22:52:00Z">
              <w:r w:rsidR="0015558D">
                <w:rPr>
                  <w:b/>
                  <w:bCs/>
                </w:rPr>
                <w:t>100</w:t>
              </w:r>
            </w:ins>
          </w:p>
        </w:tc>
        <w:tc>
          <w:tcPr>
            <w:tcW w:w="790" w:type="dxa"/>
            <w:hideMark/>
            <w:tcPrChange w:id="161" w:author="Phạm Quang Thịnh" w:date="2019-07-05T19:51:00Z">
              <w:tcPr>
                <w:tcW w:w="790" w:type="dxa"/>
                <w:gridSpan w:val="2"/>
                <w:hideMark/>
              </w:tcPr>
            </w:tcPrChange>
          </w:tcPr>
          <w:p w14:paraId="6A872CF9" w14:textId="77777777" w:rsidR="005F3BAC" w:rsidRPr="006B0157" w:rsidRDefault="005F3BAC">
            <w:pPr>
              <w:rPr>
                <w:ins w:id="162" w:author="Hoan Ng" w:date="2017-03-20T22:18:00Z"/>
                <w:b/>
                <w:bCs/>
              </w:rPr>
            </w:pPr>
            <w:ins w:id="163" w:author="Hoan Ng" w:date="2017-03-20T22:18:00Z">
              <w:r w:rsidRPr="006B0157">
                <w:rPr>
                  <w:b/>
                  <w:bCs/>
                </w:rPr>
                <w:t> </w:t>
              </w:r>
            </w:ins>
          </w:p>
        </w:tc>
      </w:tr>
      <w:tr w:rsidR="005F3BAC" w:rsidRPr="006B0157" w14:paraId="0919D1F6" w14:textId="77777777" w:rsidTr="00123FAF">
        <w:trPr>
          <w:trHeight w:val="300"/>
          <w:ins w:id="164" w:author="Hoan Ng" w:date="2017-03-20T22:18:00Z"/>
          <w:trPrChange w:id="165" w:author="Phạm Quang Thịnh" w:date="2019-07-05T19:51:00Z">
            <w:trPr>
              <w:gridAfter w:val="0"/>
              <w:trHeight w:val="300"/>
            </w:trPr>
          </w:trPrChange>
        </w:trPr>
        <w:tc>
          <w:tcPr>
            <w:tcW w:w="985" w:type="dxa"/>
            <w:hideMark/>
            <w:tcPrChange w:id="166" w:author="Phạm Quang Thịnh" w:date="2019-07-05T19:51:00Z">
              <w:tcPr>
                <w:tcW w:w="985" w:type="dxa"/>
                <w:gridSpan w:val="2"/>
                <w:hideMark/>
              </w:tcPr>
            </w:tcPrChange>
          </w:tcPr>
          <w:p w14:paraId="35A05B73" w14:textId="59603BE0" w:rsidR="005F3BAC" w:rsidRPr="006B0157" w:rsidRDefault="005F3BAC">
            <w:pPr>
              <w:rPr>
                <w:ins w:id="167" w:author="Hoan Ng" w:date="2017-03-20T22:18:00Z"/>
                <w:b/>
                <w:bCs/>
              </w:rPr>
            </w:pPr>
            <w:ins w:id="168" w:author="Hoan Ng" w:date="2017-03-20T22:18:00Z">
              <w:r w:rsidRPr="006B0157">
                <w:rPr>
                  <w:b/>
                  <w:bCs/>
                </w:rPr>
                <w:t> </w:t>
              </w:r>
            </w:ins>
            <w:ins w:id="169" w:author="Hứa Văn Tuấn Anh" w:date="2019-07-05T23:04:00Z">
              <w:r w:rsidR="00795B2D">
                <w:rPr>
                  <w:b/>
                  <w:bCs/>
                </w:rPr>
                <w:t>2</w:t>
              </w:r>
            </w:ins>
          </w:p>
        </w:tc>
        <w:tc>
          <w:tcPr>
            <w:tcW w:w="4702" w:type="dxa"/>
            <w:hideMark/>
            <w:tcPrChange w:id="170" w:author="Phạm Quang Thịnh" w:date="2019-07-05T19:51:00Z">
              <w:tcPr>
                <w:tcW w:w="4702" w:type="dxa"/>
                <w:gridSpan w:val="2"/>
                <w:hideMark/>
              </w:tcPr>
            </w:tcPrChange>
          </w:tcPr>
          <w:p w14:paraId="63E120DE" w14:textId="7FF5DF93" w:rsidR="005F3BAC" w:rsidRPr="0015558D" w:rsidRDefault="005F3BAC" w:rsidP="005F3BAC">
            <w:pPr>
              <w:rPr>
                <w:ins w:id="171" w:author="Hoan Ng" w:date="2017-03-20T22:18:00Z"/>
                <w:b/>
                <w:bCs/>
                <w:lang w:val="vi-VN"/>
                <w:rPrChange w:id="172" w:author="Hứa Văn Tuấn Anh" w:date="2019-07-05T22:51:00Z">
                  <w:rPr>
                    <w:ins w:id="173" w:author="Hoan Ng" w:date="2017-03-20T22:18:00Z"/>
                    <w:b/>
                    <w:bCs/>
                  </w:rPr>
                </w:rPrChange>
              </w:rPr>
            </w:pPr>
            <w:ins w:id="174" w:author="Hoan Ng" w:date="2017-03-20T22:18:00Z">
              <w:r w:rsidRPr="006B0157">
                <w:rPr>
                  <w:b/>
                  <w:bCs/>
                </w:rPr>
                <w:t>1.2.  </w:t>
              </w:r>
            </w:ins>
            <w:ins w:id="175" w:author="Hứa Văn Tuấn Anh" w:date="2019-07-05T22:51:00Z">
              <w:r w:rsidR="0015558D">
                <w:rPr>
                  <w:b/>
                  <w:bCs/>
                </w:rPr>
                <w:t>Hiện</w:t>
              </w:r>
              <w:r w:rsidR="0015558D">
                <w:rPr>
                  <w:b/>
                  <w:bCs/>
                  <w:lang w:val="vi-VN"/>
                </w:rPr>
                <w:t xml:space="preserve"> trạng nghiệp vụ</w:t>
              </w:r>
            </w:ins>
          </w:p>
        </w:tc>
        <w:tc>
          <w:tcPr>
            <w:tcW w:w="1027" w:type="dxa"/>
            <w:hideMark/>
            <w:tcPrChange w:id="176" w:author="Phạm Quang Thịnh" w:date="2019-07-05T19:51:00Z">
              <w:tcPr>
                <w:tcW w:w="1027" w:type="dxa"/>
                <w:gridSpan w:val="2"/>
                <w:hideMark/>
              </w:tcPr>
            </w:tcPrChange>
          </w:tcPr>
          <w:p w14:paraId="4EB6D989" w14:textId="6ADFDBF1" w:rsidR="005F3BAC" w:rsidRPr="006B0157" w:rsidRDefault="005F3BAC">
            <w:pPr>
              <w:rPr>
                <w:ins w:id="177" w:author="Hoan Ng" w:date="2017-03-20T22:18:00Z"/>
                <w:b/>
                <w:bCs/>
              </w:rPr>
            </w:pPr>
            <w:ins w:id="178" w:author="Hoan Ng" w:date="2017-03-20T22:18:00Z">
              <w:r w:rsidRPr="006B0157">
                <w:rPr>
                  <w:b/>
                  <w:bCs/>
                </w:rPr>
                <w:t> </w:t>
              </w:r>
            </w:ins>
            <w:ins w:id="179" w:author="Hứa Văn Tuấn Anh" w:date="2019-07-05T22:51:00Z">
              <w:r w:rsidR="0015558D">
                <w:rPr>
                  <w:b/>
                  <w:bCs/>
                </w:rPr>
                <w:t>1</w:t>
              </w:r>
            </w:ins>
          </w:p>
        </w:tc>
        <w:tc>
          <w:tcPr>
            <w:tcW w:w="868" w:type="dxa"/>
            <w:hideMark/>
            <w:tcPrChange w:id="180" w:author="Phạm Quang Thịnh" w:date="2019-07-05T19:51:00Z">
              <w:tcPr>
                <w:tcW w:w="868" w:type="dxa"/>
                <w:gridSpan w:val="2"/>
                <w:hideMark/>
              </w:tcPr>
            </w:tcPrChange>
          </w:tcPr>
          <w:p w14:paraId="57C44465" w14:textId="321A3FAB" w:rsidR="005F3BAC" w:rsidRPr="006B0157" w:rsidRDefault="005F3BAC">
            <w:pPr>
              <w:rPr>
                <w:ins w:id="181" w:author="Hoan Ng" w:date="2017-03-20T22:18:00Z"/>
                <w:b/>
                <w:bCs/>
              </w:rPr>
            </w:pPr>
            <w:ins w:id="182" w:author="Hoan Ng" w:date="2017-03-20T22:18:00Z">
              <w:r w:rsidRPr="006B0157">
                <w:rPr>
                  <w:b/>
                  <w:bCs/>
                </w:rPr>
                <w:t> </w:t>
              </w:r>
            </w:ins>
            <w:ins w:id="183" w:author="Hứa Văn Tuấn Anh" w:date="2019-07-05T22:52:00Z">
              <w:r w:rsidR="0015558D">
                <w:rPr>
                  <w:b/>
                  <w:bCs/>
                </w:rPr>
                <w:t>Tuan</w:t>
              </w:r>
              <w:r w:rsidR="0015558D">
                <w:rPr>
                  <w:b/>
                  <w:bCs/>
                  <w:lang w:val="vi-VN"/>
                </w:rPr>
                <w:t xml:space="preserve"> Anh</w:t>
              </w:r>
            </w:ins>
          </w:p>
        </w:tc>
        <w:tc>
          <w:tcPr>
            <w:tcW w:w="978" w:type="dxa"/>
            <w:hideMark/>
            <w:tcPrChange w:id="184" w:author="Phạm Quang Thịnh" w:date="2019-07-05T19:51:00Z">
              <w:tcPr>
                <w:tcW w:w="978" w:type="dxa"/>
                <w:gridSpan w:val="2"/>
                <w:hideMark/>
              </w:tcPr>
            </w:tcPrChange>
          </w:tcPr>
          <w:p w14:paraId="1F80B88D" w14:textId="2DCC6102" w:rsidR="005F3BAC" w:rsidRPr="006B0157" w:rsidRDefault="005F3BAC">
            <w:pPr>
              <w:rPr>
                <w:ins w:id="185" w:author="Hoan Ng" w:date="2017-03-20T22:18:00Z"/>
                <w:b/>
                <w:bCs/>
              </w:rPr>
            </w:pPr>
            <w:ins w:id="186" w:author="Hoan Ng" w:date="2017-03-20T22:18:00Z">
              <w:r w:rsidRPr="006B0157">
                <w:rPr>
                  <w:b/>
                  <w:bCs/>
                </w:rPr>
                <w:t> </w:t>
              </w:r>
            </w:ins>
            <w:ins w:id="187" w:author="Hứa Văn Tuấn Anh" w:date="2019-07-05T22:52:00Z">
              <w:r w:rsidR="0015558D">
                <w:rPr>
                  <w:b/>
                  <w:bCs/>
                </w:rPr>
                <w:t>100</w:t>
              </w:r>
            </w:ins>
          </w:p>
        </w:tc>
        <w:tc>
          <w:tcPr>
            <w:tcW w:w="790" w:type="dxa"/>
            <w:hideMark/>
            <w:tcPrChange w:id="188" w:author="Phạm Quang Thịnh" w:date="2019-07-05T19:51:00Z">
              <w:tcPr>
                <w:tcW w:w="790" w:type="dxa"/>
                <w:gridSpan w:val="2"/>
                <w:hideMark/>
              </w:tcPr>
            </w:tcPrChange>
          </w:tcPr>
          <w:p w14:paraId="2834B53E" w14:textId="77777777" w:rsidR="005F3BAC" w:rsidRPr="006B0157" w:rsidRDefault="005F3BAC">
            <w:pPr>
              <w:rPr>
                <w:ins w:id="189" w:author="Hoan Ng" w:date="2017-03-20T22:18:00Z"/>
                <w:b/>
                <w:bCs/>
              </w:rPr>
            </w:pPr>
            <w:ins w:id="190" w:author="Hoan Ng" w:date="2017-03-20T22:18:00Z">
              <w:r w:rsidRPr="006B0157">
                <w:rPr>
                  <w:b/>
                  <w:bCs/>
                </w:rPr>
                <w:t> </w:t>
              </w:r>
            </w:ins>
          </w:p>
        </w:tc>
      </w:tr>
      <w:tr w:rsidR="005F3BAC" w:rsidRPr="006B0157" w14:paraId="3CC80E27" w14:textId="77777777" w:rsidTr="00123FAF">
        <w:trPr>
          <w:trHeight w:val="300"/>
          <w:ins w:id="191" w:author="Hoan Ng" w:date="2017-03-20T22:18:00Z"/>
          <w:trPrChange w:id="192" w:author="Phạm Quang Thịnh" w:date="2019-07-05T19:51:00Z">
            <w:trPr>
              <w:gridAfter w:val="0"/>
              <w:trHeight w:val="300"/>
            </w:trPr>
          </w:trPrChange>
        </w:trPr>
        <w:tc>
          <w:tcPr>
            <w:tcW w:w="985" w:type="dxa"/>
            <w:hideMark/>
            <w:tcPrChange w:id="193" w:author="Phạm Quang Thịnh" w:date="2019-07-05T19:51:00Z">
              <w:tcPr>
                <w:tcW w:w="985" w:type="dxa"/>
                <w:gridSpan w:val="2"/>
                <w:hideMark/>
              </w:tcPr>
            </w:tcPrChange>
          </w:tcPr>
          <w:p w14:paraId="3E9873F4" w14:textId="02E91D8C" w:rsidR="005F3BAC" w:rsidRPr="006B0157" w:rsidRDefault="005F3BAC">
            <w:pPr>
              <w:rPr>
                <w:ins w:id="194" w:author="Hoan Ng" w:date="2017-03-20T22:18:00Z"/>
                <w:b/>
                <w:bCs/>
              </w:rPr>
            </w:pPr>
            <w:ins w:id="195" w:author="Hoan Ng" w:date="2017-03-20T22:18:00Z">
              <w:r w:rsidRPr="006B0157">
                <w:rPr>
                  <w:b/>
                  <w:bCs/>
                </w:rPr>
                <w:t> </w:t>
              </w:r>
            </w:ins>
            <w:ins w:id="196" w:author="Hứa Văn Tuấn Anh" w:date="2019-07-05T23:04:00Z">
              <w:r w:rsidR="00795B2D">
                <w:rPr>
                  <w:b/>
                  <w:bCs/>
                </w:rPr>
                <w:t>3</w:t>
              </w:r>
            </w:ins>
          </w:p>
        </w:tc>
        <w:tc>
          <w:tcPr>
            <w:tcW w:w="4702" w:type="dxa"/>
            <w:hideMark/>
            <w:tcPrChange w:id="197" w:author="Phạm Quang Thịnh" w:date="2019-07-05T19:51:00Z">
              <w:tcPr>
                <w:tcW w:w="4702" w:type="dxa"/>
                <w:gridSpan w:val="2"/>
                <w:hideMark/>
              </w:tcPr>
            </w:tcPrChange>
          </w:tcPr>
          <w:p w14:paraId="79A52A35" w14:textId="3794E5A8" w:rsidR="005F3BAC" w:rsidRPr="0015558D" w:rsidRDefault="005F3BAC" w:rsidP="005F3BAC">
            <w:pPr>
              <w:rPr>
                <w:ins w:id="198" w:author="Hoan Ng" w:date="2017-03-20T22:18:00Z"/>
                <w:b/>
                <w:bCs/>
                <w:lang w:val="vi-VN"/>
                <w:rPrChange w:id="199" w:author="Hứa Văn Tuấn Anh" w:date="2019-07-05T22:50:00Z">
                  <w:rPr>
                    <w:ins w:id="200" w:author="Hoan Ng" w:date="2017-03-20T22:18:00Z"/>
                    <w:b/>
                    <w:bCs/>
                  </w:rPr>
                </w:rPrChange>
              </w:rPr>
            </w:pPr>
            <w:ins w:id="201" w:author="Hoan Ng" w:date="2017-03-20T22:18:00Z">
              <w:r w:rsidRPr="006B0157">
                <w:rPr>
                  <w:b/>
                  <w:bCs/>
                </w:rPr>
                <w:t>1.3.  </w:t>
              </w:r>
            </w:ins>
            <w:ins w:id="202" w:author="Hứa Văn Tuấn Anh" w:date="2019-07-05T22:51:00Z">
              <w:r w:rsidR="0015558D">
                <w:rPr>
                  <w:b/>
                  <w:bCs/>
                </w:rPr>
                <w:t>Hiện</w:t>
              </w:r>
              <w:r w:rsidR="0015558D">
                <w:rPr>
                  <w:b/>
                  <w:bCs/>
                  <w:lang w:val="vi-VN"/>
                </w:rPr>
                <w:t xml:space="preserve"> trạng tin học</w:t>
              </w:r>
            </w:ins>
          </w:p>
        </w:tc>
        <w:tc>
          <w:tcPr>
            <w:tcW w:w="1027" w:type="dxa"/>
            <w:hideMark/>
            <w:tcPrChange w:id="203" w:author="Phạm Quang Thịnh" w:date="2019-07-05T19:51:00Z">
              <w:tcPr>
                <w:tcW w:w="1027" w:type="dxa"/>
                <w:gridSpan w:val="2"/>
                <w:hideMark/>
              </w:tcPr>
            </w:tcPrChange>
          </w:tcPr>
          <w:p w14:paraId="505139E6" w14:textId="72A23E27" w:rsidR="005F3BAC" w:rsidRPr="006B0157" w:rsidRDefault="005F3BAC">
            <w:pPr>
              <w:rPr>
                <w:ins w:id="204" w:author="Hoan Ng" w:date="2017-03-20T22:18:00Z"/>
                <w:b/>
                <w:bCs/>
              </w:rPr>
            </w:pPr>
            <w:ins w:id="205" w:author="Hoan Ng" w:date="2017-03-20T22:18:00Z">
              <w:r w:rsidRPr="006B0157">
                <w:rPr>
                  <w:b/>
                  <w:bCs/>
                </w:rPr>
                <w:t> </w:t>
              </w:r>
            </w:ins>
            <w:ins w:id="206" w:author="Hứa Văn Tuấn Anh" w:date="2019-07-05T22:52:00Z">
              <w:r w:rsidR="0015558D">
                <w:rPr>
                  <w:b/>
                  <w:bCs/>
                </w:rPr>
                <w:t>1</w:t>
              </w:r>
            </w:ins>
          </w:p>
        </w:tc>
        <w:tc>
          <w:tcPr>
            <w:tcW w:w="868" w:type="dxa"/>
            <w:hideMark/>
            <w:tcPrChange w:id="207" w:author="Phạm Quang Thịnh" w:date="2019-07-05T19:51:00Z">
              <w:tcPr>
                <w:tcW w:w="868" w:type="dxa"/>
                <w:gridSpan w:val="2"/>
                <w:hideMark/>
              </w:tcPr>
            </w:tcPrChange>
          </w:tcPr>
          <w:p w14:paraId="57271621" w14:textId="014197B8" w:rsidR="005F3BAC" w:rsidRPr="006B0157" w:rsidRDefault="005F3BAC">
            <w:pPr>
              <w:rPr>
                <w:ins w:id="208" w:author="Hoan Ng" w:date="2017-03-20T22:18:00Z"/>
                <w:b/>
                <w:bCs/>
              </w:rPr>
            </w:pPr>
            <w:ins w:id="209" w:author="Hoan Ng" w:date="2017-03-20T22:18:00Z">
              <w:r w:rsidRPr="006B0157">
                <w:rPr>
                  <w:b/>
                  <w:bCs/>
                </w:rPr>
                <w:t> </w:t>
              </w:r>
            </w:ins>
            <w:ins w:id="210" w:author="Hứa Văn Tuấn Anh" w:date="2019-07-05T22:52:00Z">
              <w:r w:rsidR="0015558D">
                <w:rPr>
                  <w:b/>
                  <w:bCs/>
                </w:rPr>
                <w:t>Tuan</w:t>
              </w:r>
              <w:r w:rsidR="0015558D">
                <w:rPr>
                  <w:b/>
                  <w:bCs/>
                  <w:lang w:val="vi-VN"/>
                </w:rPr>
                <w:t xml:space="preserve"> Anh</w:t>
              </w:r>
            </w:ins>
          </w:p>
        </w:tc>
        <w:tc>
          <w:tcPr>
            <w:tcW w:w="978" w:type="dxa"/>
            <w:hideMark/>
            <w:tcPrChange w:id="211" w:author="Phạm Quang Thịnh" w:date="2019-07-05T19:51:00Z">
              <w:tcPr>
                <w:tcW w:w="978" w:type="dxa"/>
                <w:gridSpan w:val="2"/>
                <w:hideMark/>
              </w:tcPr>
            </w:tcPrChange>
          </w:tcPr>
          <w:p w14:paraId="1188C735" w14:textId="0520F05B" w:rsidR="005F3BAC" w:rsidRPr="006B0157" w:rsidRDefault="005F3BAC">
            <w:pPr>
              <w:rPr>
                <w:ins w:id="212" w:author="Hoan Ng" w:date="2017-03-20T22:18:00Z"/>
                <w:b/>
                <w:bCs/>
              </w:rPr>
            </w:pPr>
            <w:ins w:id="213" w:author="Hoan Ng" w:date="2017-03-20T22:18:00Z">
              <w:r w:rsidRPr="006B0157">
                <w:rPr>
                  <w:b/>
                  <w:bCs/>
                </w:rPr>
                <w:t> </w:t>
              </w:r>
            </w:ins>
            <w:ins w:id="214" w:author="Hứa Văn Tuấn Anh" w:date="2019-07-05T22:52:00Z">
              <w:r w:rsidR="0015558D">
                <w:rPr>
                  <w:b/>
                  <w:bCs/>
                </w:rPr>
                <w:t>100</w:t>
              </w:r>
            </w:ins>
          </w:p>
        </w:tc>
        <w:tc>
          <w:tcPr>
            <w:tcW w:w="790" w:type="dxa"/>
            <w:hideMark/>
            <w:tcPrChange w:id="215" w:author="Phạm Quang Thịnh" w:date="2019-07-05T19:51:00Z">
              <w:tcPr>
                <w:tcW w:w="790" w:type="dxa"/>
                <w:gridSpan w:val="2"/>
                <w:hideMark/>
              </w:tcPr>
            </w:tcPrChange>
          </w:tcPr>
          <w:p w14:paraId="474F0037" w14:textId="77777777" w:rsidR="005F3BAC" w:rsidRPr="006B0157" w:rsidRDefault="005F3BAC">
            <w:pPr>
              <w:rPr>
                <w:ins w:id="216" w:author="Hoan Ng" w:date="2017-03-20T22:18:00Z"/>
                <w:b/>
                <w:bCs/>
              </w:rPr>
            </w:pPr>
            <w:ins w:id="217" w:author="Hoan Ng" w:date="2017-03-20T22:18:00Z">
              <w:r w:rsidRPr="006B0157">
                <w:rPr>
                  <w:b/>
                  <w:bCs/>
                </w:rPr>
                <w:t> </w:t>
              </w:r>
            </w:ins>
          </w:p>
        </w:tc>
      </w:tr>
      <w:tr w:rsidR="005F3BAC" w:rsidRPr="006B0157" w14:paraId="4DD0AC6C" w14:textId="77777777" w:rsidTr="00123FAF">
        <w:trPr>
          <w:trHeight w:val="300"/>
          <w:ins w:id="218" w:author="Hoan Ng" w:date="2017-03-20T22:18:00Z"/>
          <w:trPrChange w:id="219" w:author="Phạm Quang Thịnh" w:date="2019-07-05T19:51:00Z">
            <w:trPr>
              <w:gridAfter w:val="0"/>
              <w:trHeight w:val="300"/>
            </w:trPr>
          </w:trPrChange>
        </w:trPr>
        <w:tc>
          <w:tcPr>
            <w:tcW w:w="985" w:type="dxa"/>
            <w:hideMark/>
            <w:tcPrChange w:id="220" w:author="Phạm Quang Thịnh" w:date="2019-07-05T19:51:00Z">
              <w:tcPr>
                <w:tcW w:w="985" w:type="dxa"/>
                <w:gridSpan w:val="2"/>
                <w:hideMark/>
              </w:tcPr>
            </w:tcPrChange>
          </w:tcPr>
          <w:p w14:paraId="61D3D5A4" w14:textId="77777777" w:rsidR="005F3BAC" w:rsidRPr="006B0157" w:rsidRDefault="005F3BAC">
            <w:pPr>
              <w:rPr>
                <w:ins w:id="221" w:author="Hoan Ng" w:date="2017-03-20T22:18:00Z"/>
                <w:b/>
                <w:bCs/>
              </w:rPr>
            </w:pPr>
            <w:ins w:id="222" w:author="Hoan Ng" w:date="2017-03-20T22:18:00Z">
              <w:r w:rsidRPr="006B0157">
                <w:rPr>
                  <w:b/>
                  <w:bCs/>
                </w:rPr>
                <w:t> </w:t>
              </w:r>
            </w:ins>
          </w:p>
        </w:tc>
        <w:tc>
          <w:tcPr>
            <w:tcW w:w="4702" w:type="dxa"/>
            <w:hideMark/>
            <w:tcPrChange w:id="223" w:author="Phạm Quang Thịnh" w:date="2019-07-05T19:51:00Z">
              <w:tcPr>
                <w:tcW w:w="4702" w:type="dxa"/>
                <w:gridSpan w:val="2"/>
                <w:hideMark/>
              </w:tcPr>
            </w:tcPrChange>
          </w:tcPr>
          <w:p w14:paraId="16B7EEDD" w14:textId="77777777" w:rsidR="005F3BAC" w:rsidRPr="006B0157" w:rsidRDefault="005F3BAC">
            <w:pPr>
              <w:rPr>
                <w:ins w:id="224" w:author="Hoan Ng" w:date="2017-03-20T22:18:00Z"/>
                <w:b/>
                <w:bCs/>
              </w:rPr>
            </w:pPr>
            <w:ins w:id="225" w:author="Hoan Ng" w:date="2017-03-20T22:18:00Z">
              <w:r w:rsidRPr="006B0157">
                <w:rPr>
                  <w:b/>
                  <w:bCs/>
                </w:rPr>
                <w:t>Chương 2: Phân tích</w:t>
              </w:r>
            </w:ins>
          </w:p>
        </w:tc>
        <w:tc>
          <w:tcPr>
            <w:tcW w:w="1027" w:type="dxa"/>
            <w:hideMark/>
            <w:tcPrChange w:id="226" w:author="Phạm Quang Thịnh" w:date="2019-07-05T19:51:00Z">
              <w:tcPr>
                <w:tcW w:w="1027" w:type="dxa"/>
                <w:gridSpan w:val="2"/>
                <w:hideMark/>
              </w:tcPr>
            </w:tcPrChange>
          </w:tcPr>
          <w:p w14:paraId="2953588C" w14:textId="19695E27" w:rsidR="005F3BAC" w:rsidRPr="006B0157" w:rsidRDefault="005F3BAC">
            <w:pPr>
              <w:rPr>
                <w:ins w:id="227" w:author="Hoan Ng" w:date="2017-03-20T22:18:00Z"/>
                <w:b/>
                <w:bCs/>
              </w:rPr>
            </w:pPr>
            <w:ins w:id="228" w:author="Hoan Ng" w:date="2017-03-20T22:18:00Z">
              <w:r w:rsidRPr="006B0157">
                <w:rPr>
                  <w:b/>
                  <w:bCs/>
                </w:rPr>
                <w:t> </w:t>
              </w:r>
            </w:ins>
          </w:p>
        </w:tc>
        <w:tc>
          <w:tcPr>
            <w:tcW w:w="868" w:type="dxa"/>
            <w:hideMark/>
            <w:tcPrChange w:id="229" w:author="Phạm Quang Thịnh" w:date="2019-07-05T19:51:00Z">
              <w:tcPr>
                <w:tcW w:w="868" w:type="dxa"/>
                <w:gridSpan w:val="2"/>
                <w:hideMark/>
              </w:tcPr>
            </w:tcPrChange>
          </w:tcPr>
          <w:p w14:paraId="7D78B88A" w14:textId="77777777" w:rsidR="005F3BAC" w:rsidRPr="006B0157" w:rsidRDefault="005F3BAC">
            <w:pPr>
              <w:rPr>
                <w:ins w:id="230" w:author="Hoan Ng" w:date="2017-03-20T22:18:00Z"/>
                <w:b/>
                <w:bCs/>
              </w:rPr>
            </w:pPr>
            <w:ins w:id="231" w:author="Hoan Ng" w:date="2017-03-20T22:18:00Z">
              <w:r w:rsidRPr="006B0157">
                <w:rPr>
                  <w:b/>
                  <w:bCs/>
                </w:rPr>
                <w:t> </w:t>
              </w:r>
            </w:ins>
          </w:p>
        </w:tc>
        <w:tc>
          <w:tcPr>
            <w:tcW w:w="978" w:type="dxa"/>
            <w:hideMark/>
            <w:tcPrChange w:id="232" w:author="Phạm Quang Thịnh" w:date="2019-07-05T19:51:00Z">
              <w:tcPr>
                <w:tcW w:w="978" w:type="dxa"/>
                <w:gridSpan w:val="2"/>
                <w:hideMark/>
              </w:tcPr>
            </w:tcPrChange>
          </w:tcPr>
          <w:p w14:paraId="1B4C837E" w14:textId="77777777" w:rsidR="005F3BAC" w:rsidRPr="006B0157" w:rsidRDefault="005F3BAC">
            <w:pPr>
              <w:rPr>
                <w:ins w:id="233" w:author="Hoan Ng" w:date="2017-03-20T22:18:00Z"/>
                <w:b/>
                <w:bCs/>
              </w:rPr>
            </w:pPr>
            <w:ins w:id="234" w:author="Hoan Ng" w:date="2017-03-20T22:18:00Z">
              <w:r w:rsidRPr="006B0157">
                <w:rPr>
                  <w:b/>
                  <w:bCs/>
                </w:rPr>
                <w:t> </w:t>
              </w:r>
            </w:ins>
          </w:p>
        </w:tc>
        <w:tc>
          <w:tcPr>
            <w:tcW w:w="790" w:type="dxa"/>
            <w:hideMark/>
            <w:tcPrChange w:id="235" w:author="Phạm Quang Thịnh" w:date="2019-07-05T19:51:00Z">
              <w:tcPr>
                <w:tcW w:w="790" w:type="dxa"/>
                <w:gridSpan w:val="2"/>
                <w:hideMark/>
              </w:tcPr>
            </w:tcPrChange>
          </w:tcPr>
          <w:p w14:paraId="615D27E7" w14:textId="77777777" w:rsidR="005F3BAC" w:rsidRPr="006B0157" w:rsidRDefault="005F3BAC">
            <w:pPr>
              <w:rPr>
                <w:ins w:id="236" w:author="Hoan Ng" w:date="2017-03-20T22:18:00Z"/>
                <w:b/>
                <w:bCs/>
              </w:rPr>
            </w:pPr>
            <w:ins w:id="237" w:author="Hoan Ng" w:date="2017-03-20T22:18:00Z">
              <w:r w:rsidRPr="006B0157">
                <w:rPr>
                  <w:b/>
                  <w:bCs/>
                </w:rPr>
                <w:t> </w:t>
              </w:r>
            </w:ins>
          </w:p>
        </w:tc>
      </w:tr>
      <w:tr w:rsidR="005F3BAC" w:rsidRPr="006B0157" w14:paraId="642D888C" w14:textId="77777777" w:rsidTr="00123FAF">
        <w:trPr>
          <w:trHeight w:val="300"/>
          <w:ins w:id="238" w:author="Hoan Ng" w:date="2017-03-20T22:18:00Z"/>
          <w:trPrChange w:id="239" w:author="Phạm Quang Thịnh" w:date="2019-07-05T19:51:00Z">
            <w:trPr>
              <w:gridAfter w:val="0"/>
              <w:trHeight w:val="300"/>
            </w:trPr>
          </w:trPrChange>
        </w:trPr>
        <w:tc>
          <w:tcPr>
            <w:tcW w:w="985" w:type="dxa"/>
            <w:hideMark/>
            <w:tcPrChange w:id="240" w:author="Phạm Quang Thịnh" w:date="2019-07-05T19:51:00Z">
              <w:tcPr>
                <w:tcW w:w="985" w:type="dxa"/>
                <w:gridSpan w:val="2"/>
                <w:hideMark/>
              </w:tcPr>
            </w:tcPrChange>
          </w:tcPr>
          <w:p w14:paraId="59738D77" w14:textId="14C579B1" w:rsidR="005F3BAC" w:rsidRPr="006B0157" w:rsidRDefault="005F3BAC">
            <w:pPr>
              <w:rPr>
                <w:ins w:id="241" w:author="Hoan Ng" w:date="2017-03-20T22:18:00Z"/>
                <w:b/>
                <w:bCs/>
              </w:rPr>
            </w:pPr>
            <w:ins w:id="242" w:author="Hoan Ng" w:date="2017-03-20T22:18:00Z">
              <w:r w:rsidRPr="006B0157">
                <w:rPr>
                  <w:b/>
                  <w:bCs/>
                </w:rPr>
                <w:t> </w:t>
              </w:r>
            </w:ins>
            <w:ins w:id="243" w:author="Hứa Văn Tuấn Anh" w:date="2019-07-05T23:04:00Z">
              <w:r w:rsidR="00795B2D">
                <w:rPr>
                  <w:b/>
                  <w:bCs/>
                </w:rPr>
                <w:t>1</w:t>
              </w:r>
            </w:ins>
          </w:p>
        </w:tc>
        <w:tc>
          <w:tcPr>
            <w:tcW w:w="4702" w:type="dxa"/>
            <w:hideMark/>
            <w:tcPrChange w:id="244" w:author="Phạm Quang Thịnh" w:date="2019-07-05T19:51:00Z">
              <w:tcPr>
                <w:tcW w:w="4702" w:type="dxa"/>
                <w:gridSpan w:val="2"/>
                <w:hideMark/>
              </w:tcPr>
            </w:tcPrChange>
          </w:tcPr>
          <w:p w14:paraId="4106ED17" w14:textId="7A7F9687" w:rsidR="005F3BAC" w:rsidRPr="0015558D" w:rsidRDefault="005F3BAC" w:rsidP="005F3BAC">
            <w:pPr>
              <w:rPr>
                <w:ins w:id="245" w:author="Hoan Ng" w:date="2017-03-20T22:18:00Z"/>
                <w:b/>
                <w:bCs/>
                <w:lang w:val="vi-VN"/>
                <w:rPrChange w:id="246" w:author="Hứa Văn Tuấn Anh" w:date="2019-07-05T22:52:00Z">
                  <w:rPr>
                    <w:ins w:id="247" w:author="Hoan Ng" w:date="2017-03-20T22:18:00Z"/>
                    <w:b/>
                    <w:bCs/>
                  </w:rPr>
                </w:rPrChange>
              </w:rPr>
            </w:pPr>
            <w:ins w:id="248" w:author="Hoan Ng" w:date="2017-03-20T22:18:00Z">
              <w:r w:rsidRPr="006B0157">
                <w:rPr>
                  <w:b/>
                  <w:bCs/>
                </w:rPr>
                <w:t>2.1.</w:t>
              </w:r>
            </w:ins>
            <w:ins w:id="249" w:author="Hứa Văn Tuấn Anh" w:date="2019-07-05T22:52:00Z">
              <w:r w:rsidR="0015558D">
                <w:rPr>
                  <w:b/>
                  <w:bCs/>
                  <w:lang w:val="vi-VN"/>
                </w:rPr>
                <w:t xml:space="preserve"> Lược đồ phân rã chức năng</w:t>
              </w:r>
            </w:ins>
          </w:p>
        </w:tc>
        <w:tc>
          <w:tcPr>
            <w:tcW w:w="1027" w:type="dxa"/>
            <w:hideMark/>
            <w:tcPrChange w:id="250" w:author="Phạm Quang Thịnh" w:date="2019-07-05T19:51:00Z">
              <w:tcPr>
                <w:tcW w:w="1027" w:type="dxa"/>
                <w:gridSpan w:val="2"/>
                <w:hideMark/>
              </w:tcPr>
            </w:tcPrChange>
          </w:tcPr>
          <w:p w14:paraId="41C2638C" w14:textId="1E8B22A7" w:rsidR="005F3BAC" w:rsidRPr="006B0157" w:rsidRDefault="005F3BAC">
            <w:pPr>
              <w:rPr>
                <w:ins w:id="251" w:author="Hoan Ng" w:date="2017-03-20T22:18:00Z"/>
                <w:b/>
                <w:bCs/>
              </w:rPr>
            </w:pPr>
            <w:ins w:id="252" w:author="Hoan Ng" w:date="2017-03-20T22:18:00Z">
              <w:r w:rsidRPr="006B0157">
                <w:rPr>
                  <w:b/>
                  <w:bCs/>
                </w:rPr>
                <w:t> </w:t>
              </w:r>
            </w:ins>
            <w:ins w:id="253" w:author="Hứa Văn Tuấn Anh" w:date="2019-07-05T22:53:00Z">
              <w:r w:rsidR="00086A32">
                <w:rPr>
                  <w:b/>
                  <w:bCs/>
                </w:rPr>
                <w:t>1</w:t>
              </w:r>
            </w:ins>
          </w:p>
        </w:tc>
        <w:tc>
          <w:tcPr>
            <w:tcW w:w="868" w:type="dxa"/>
            <w:hideMark/>
            <w:tcPrChange w:id="254" w:author="Phạm Quang Thịnh" w:date="2019-07-05T19:51:00Z">
              <w:tcPr>
                <w:tcW w:w="868" w:type="dxa"/>
                <w:gridSpan w:val="2"/>
                <w:hideMark/>
              </w:tcPr>
            </w:tcPrChange>
          </w:tcPr>
          <w:p w14:paraId="5971C3AE" w14:textId="1422126F" w:rsidR="005F3BAC" w:rsidRPr="006B0157" w:rsidRDefault="005F3BAC">
            <w:pPr>
              <w:rPr>
                <w:ins w:id="255" w:author="Hoan Ng" w:date="2017-03-20T22:18:00Z"/>
                <w:b/>
                <w:bCs/>
              </w:rPr>
            </w:pPr>
            <w:ins w:id="256" w:author="Hoan Ng" w:date="2017-03-20T22:18:00Z">
              <w:r w:rsidRPr="006B0157">
                <w:rPr>
                  <w:b/>
                  <w:bCs/>
                </w:rPr>
                <w:t> </w:t>
              </w:r>
            </w:ins>
            <w:ins w:id="257" w:author="Hứa Văn Tuấn Anh" w:date="2019-07-05T22:50:00Z">
              <w:r w:rsidR="0015558D">
                <w:rPr>
                  <w:b/>
                  <w:bCs/>
                </w:rPr>
                <w:t>Thịnh</w:t>
              </w:r>
            </w:ins>
          </w:p>
        </w:tc>
        <w:tc>
          <w:tcPr>
            <w:tcW w:w="978" w:type="dxa"/>
            <w:hideMark/>
            <w:tcPrChange w:id="258" w:author="Phạm Quang Thịnh" w:date="2019-07-05T19:51:00Z">
              <w:tcPr>
                <w:tcW w:w="978" w:type="dxa"/>
                <w:gridSpan w:val="2"/>
                <w:hideMark/>
              </w:tcPr>
            </w:tcPrChange>
          </w:tcPr>
          <w:p w14:paraId="7C6CD189" w14:textId="090C9558" w:rsidR="005F3BAC" w:rsidRPr="006B0157" w:rsidRDefault="005F3BAC">
            <w:pPr>
              <w:rPr>
                <w:ins w:id="259" w:author="Hoan Ng" w:date="2017-03-20T22:18:00Z"/>
                <w:b/>
                <w:bCs/>
              </w:rPr>
            </w:pPr>
            <w:ins w:id="260" w:author="Hoan Ng" w:date="2017-03-20T22:18:00Z">
              <w:r w:rsidRPr="006B0157">
                <w:rPr>
                  <w:b/>
                  <w:bCs/>
                </w:rPr>
                <w:t> </w:t>
              </w:r>
            </w:ins>
            <w:ins w:id="261" w:author="Hứa Văn Tuấn Anh" w:date="2019-07-05T22:59:00Z">
              <w:r w:rsidR="00086A32">
                <w:rPr>
                  <w:b/>
                  <w:bCs/>
                </w:rPr>
                <w:t>100</w:t>
              </w:r>
            </w:ins>
          </w:p>
        </w:tc>
        <w:tc>
          <w:tcPr>
            <w:tcW w:w="790" w:type="dxa"/>
            <w:hideMark/>
            <w:tcPrChange w:id="262" w:author="Phạm Quang Thịnh" w:date="2019-07-05T19:51:00Z">
              <w:tcPr>
                <w:tcW w:w="790" w:type="dxa"/>
                <w:gridSpan w:val="2"/>
                <w:hideMark/>
              </w:tcPr>
            </w:tcPrChange>
          </w:tcPr>
          <w:p w14:paraId="75AF611D" w14:textId="77777777" w:rsidR="005F3BAC" w:rsidRPr="006B0157" w:rsidRDefault="005F3BAC">
            <w:pPr>
              <w:rPr>
                <w:ins w:id="263" w:author="Hoan Ng" w:date="2017-03-20T22:18:00Z"/>
                <w:b/>
                <w:bCs/>
              </w:rPr>
            </w:pPr>
            <w:ins w:id="264" w:author="Hoan Ng" w:date="2017-03-20T22:18:00Z">
              <w:r w:rsidRPr="006B0157">
                <w:rPr>
                  <w:b/>
                  <w:bCs/>
                </w:rPr>
                <w:t> </w:t>
              </w:r>
            </w:ins>
          </w:p>
        </w:tc>
      </w:tr>
      <w:tr w:rsidR="005F3BAC" w:rsidRPr="006B0157" w14:paraId="26B0A69A" w14:textId="77777777" w:rsidTr="00123FAF">
        <w:trPr>
          <w:trHeight w:val="300"/>
          <w:ins w:id="265" w:author="Hoan Ng" w:date="2017-03-20T22:18:00Z"/>
          <w:trPrChange w:id="266" w:author="Phạm Quang Thịnh" w:date="2019-07-05T19:51:00Z">
            <w:trPr>
              <w:gridAfter w:val="0"/>
              <w:trHeight w:val="300"/>
            </w:trPr>
          </w:trPrChange>
        </w:trPr>
        <w:tc>
          <w:tcPr>
            <w:tcW w:w="985" w:type="dxa"/>
            <w:hideMark/>
            <w:tcPrChange w:id="267" w:author="Phạm Quang Thịnh" w:date="2019-07-05T19:51:00Z">
              <w:tcPr>
                <w:tcW w:w="985" w:type="dxa"/>
                <w:gridSpan w:val="2"/>
                <w:hideMark/>
              </w:tcPr>
            </w:tcPrChange>
          </w:tcPr>
          <w:p w14:paraId="41DC5C2B" w14:textId="730E44D6" w:rsidR="005F3BAC" w:rsidRPr="006B0157" w:rsidRDefault="005F3BAC">
            <w:pPr>
              <w:rPr>
                <w:ins w:id="268" w:author="Hoan Ng" w:date="2017-03-20T22:18:00Z"/>
                <w:b/>
                <w:bCs/>
              </w:rPr>
            </w:pPr>
            <w:ins w:id="269" w:author="Hoan Ng" w:date="2017-03-20T22:18:00Z">
              <w:r w:rsidRPr="006B0157">
                <w:rPr>
                  <w:b/>
                  <w:bCs/>
                </w:rPr>
                <w:t> </w:t>
              </w:r>
            </w:ins>
            <w:ins w:id="270" w:author="Hứa Văn Tuấn Anh" w:date="2019-07-05T23:04:00Z">
              <w:r w:rsidR="00795B2D">
                <w:rPr>
                  <w:b/>
                  <w:bCs/>
                </w:rPr>
                <w:t>2</w:t>
              </w:r>
            </w:ins>
          </w:p>
        </w:tc>
        <w:tc>
          <w:tcPr>
            <w:tcW w:w="4702" w:type="dxa"/>
            <w:hideMark/>
            <w:tcPrChange w:id="271" w:author="Phạm Quang Thịnh" w:date="2019-07-05T19:51:00Z">
              <w:tcPr>
                <w:tcW w:w="4702" w:type="dxa"/>
                <w:gridSpan w:val="2"/>
                <w:hideMark/>
              </w:tcPr>
            </w:tcPrChange>
          </w:tcPr>
          <w:p w14:paraId="3DC8BA62" w14:textId="11471223" w:rsidR="005F3BAC" w:rsidRPr="00086A32" w:rsidRDefault="005F3BAC" w:rsidP="005F3BAC">
            <w:pPr>
              <w:rPr>
                <w:ins w:id="272" w:author="Hoan Ng" w:date="2017-03-20T22:18:00Z"/>
                <w:b/>
                <w:bCs/>
                <w:lang w:val="vi-VN"/>
                <w:rPrChange w:id="273" w:author="Hứa Văn Tuấn Anh" w:date="2019-07-05T22:53:00Z">
                  <w:rPr>
                    <w:ins w:id="274" w:author="Hoan Ng" w:date="2017-03-20T22:18:00Z"/>
                    <w:b/>
                    <w:bCs/>
                  </w:rPr>
                </w:rPrChange>
              </w:rPr>
            </w:pPr>
            <w:ins w:id="275" w:author="Hoan Ng" w:date="2017-03-20T22:18:00Z">
              <w:r w:rsidRPr="006B0157">
                <w:rPr>
                  <w:b/>
                  <w:bCs/>
                </w:rPr>
                <w:t xml:space="preserve">2.2. </w:t>
              </w:r>
            </w:ins>
            <w:ins w:id="276" w:author="Hứa Văn Tuấn Anh" w:date="2019-07-05T22:53:00Z">
              <w:r w:rsidR="00086A32">
                <w:rPr>
                  <w:b/>
                  <w:bCs/>
                </w:rPr>
                <w:t>Đặc</w:t>
              </w:r>
              <w:r w:rsidR="00086A32">
                <w:rPr>
                  <w:b/>
                  <w:bCs/>
                  <w:lang w:val="vi-VN"/>
                </w:rPr>
                <w:t xml:space="preserve"> tả và mô hình hóa nghiệp vụ</w:t>
              </w:r>
            </w:ins>
          </w:p>
        </w:tc>
        <w:tc>
          <w:tcPr>
            <w:tcW w:w="1027" w:type="dxa"/>
            <w:hideMark/>
            <w:tcPrChange w:id="277" w:author="Phạm Quang Thịnh" w:date="2019-07-05T19:51:00Z">
              <w:tcPr>
                <w:tcW w:w="1027" w:type="dxa"/>
                <w:gridSpan w:val="2"/>
                <w:hideMark/>
              </w:tcPr>
            </w:tcPrChange>
          </w:tcPr>
          <w:p w14:paraId="58A3167E" w14:textId="5A0D9749" w:rsidR="005F3BAC" w:rsidRPr="006B0157" w:rsidRDefault="005F3BAC">
            <w:pPr>
              <w:rPr>
                <w:ins w:id="278" w:author="Hoan Ng" w:date="2017-03-20T22:18:00Z"/>
                <w:b/>
                <w:bCs/>
              </w:rPr>
            </w:pPr>
            <w:ins w:id="279" w:author="Hoan Ng" w:date="2017-03-20T22:18:00Z">
              <w:r w:rsidRPr="006B0157">
                <w:rPr>
                  <w:b/>
                  <w:bCs/>
                </w:rPr>
                <w:t> </w:t>
              </w:r>
            </w:ins>
            <w:ins w:id="280" w:author="Hứa Văn Tuấn Anh" w:date="2019-07-05T22:54:00Z">
              <w:r w:rsidR="00086A32">
                <w:rPr>
                  <w:b/>
                  <w:bCs/>
                </w:rPr>
                <w:t>1</w:t>
              </w:r>
            </w:ins>
          </w:p>
        </w:tc>
        <w:tc>
          <w:tcPr>
            <w:tcW w:w="868" w:type="dxa"/>
            <w:hideMark/>
            <w:tcPrChange w:id="281" w:author="Phạm Quang Thịnh" w:date="2019-07-05T19:51:00Z">
              <w:tcPr>
                <w:tcW w:w="868" w:type="dxa"/>
                <w:gridSpan w:val="2"/>
                <w:hideMark/>
              </w:tcPr>
            </w:tcPrChange>
          </w:tcPr>
          <w:p w14:paraId="03A2D843" w14:textId="2A672567" w:rsidR="005F3BAC" w:rsidRPr="006B0157" w:rsidRDefault="005F3BAC">
            <w:pPr>
              <w:rPr>
                <w:ins w:id="282" w:author="Hoan Ng" w:date="2017-03-20T22:18:00Z"/>
                <w:b/>
                <w:bCs/>
              </w:rPr>
            </w:pPr>
            <w:ins w:id="283" w:author="Hoan Ng" w:date="2017-03-20T22:18:00Z">
              <w:r w:rsidRPr="006B0157">
                <w:rPr>
                  <w:b/>
                  <w:bCs/>
                </w:rPr>
                <w:t> </w:t>
              </w:r>
            </w:ins>
            <w:ins w:id="284" w:author="Hứa Văn Tuấn Anh" w:date="2019-07-05T22:54:00Z">
              <w:r w:rsidR="00086A32">
                <w:rPr>
                  <w:b/>
                  <w:bCs/>
                </w:rPr>
                <w:t>Thịnh</w:t>
              </w:r>
            </w:ins>
          </w:p>
        </w:tc>
        <w:tc>
          <w:tcPr>
            <w:tcW w:w="978" w:type="dxa"/>
            <w:hideMark/>
            <w:tcPrChange w:id="285" w:author="Phạm Quang Thịnh" w:date="2019-07-05T19:51:00Z">
              <w:tcPr>
                <w:tcW w:w="978" w:type="dxa"/>
                <w:gridSpan w:val="2"/>
                <w:hideMark/>
              </w:tcPr>
            </w:tcPrChange>
          </w:tcPr>
          <w:p w14:paraId="194F38D1" w14:textId="2E8C39FA" w:rsidR="005F3BAC" w:rsidRPr="006B0157" w:rsidRDefault="005F3BAC">
            <w:pPr>
              <w:rPr>
                <w:ins w:id="286" w:author="Hoan Ng" w:date="2017-03-20T22:18:00Z"/>
                <w:b/>
                <w:bCs/>
              </w:rPr>
            </w:pPr>
            <w:ins w:id="287" w:author="Hoan Ng" w:date="2017-03-20T22:18:00Z">
              <w:r w:rsidRPr="006B0157">
                <w:rPr>
                  <w:b/>
                  <w:bCs/>
                </w:rPr>
                <w:t> </w:t>
              </w:r>
            </w:ins>
            <w:ins w:id="288" w:author="Hứa Văn Tuấn Anh" w:date="2019-07-05T22:59:00Z">
              <w:r w:rsidR="00086A32">
                <w:rPr>
                  <w:b/>
                  <w:bCs/>
                </w:rPr>
                <w:t>100</w:t>
              </w:r>
            </w:ins>
          </w:p>
        </w:tc>
        <w:tc>
          <w:tcPr>
            <w:tcW w:w="790" w:type="dxa"/>
            <w:hideMark/>
            <w:tcPrChange w:id="289" w:author="Phạm Quang Thịnh" w:date="2019-07-05T19:51:00Z">
              <w:tcPr>
                <w:tcW w:w="790" w:type="dxa"/>
                <w:gridSpan w:val="2"/>
                <w:hideMark/>
              </w:tcPr>
            </w:tcPrChange>
          </w:tcPr>
          <w:p w14:paraId="0F435F6E" w14:textId="77777777" w:rsidR="005F3BAC" w:rsidRPr="006B0157" w:rsidRDefault="005F3BAC">
            <w:pPr>
              <w:rPr>
                <w:ins w:id="290" w:author="Hoan Ng" w:date="2017-03-20T22:18:00Z"/>
                <w:b/>
                <w:bCs/>
              </w:rPr>
            </w:pPr>
            <w:ins w:id="291" w:author="Hoan Ng" w:date="2017-03-20T22:18:00Z">
              <w:r w:rsidRPr="006B0157">
                <w:rPr>
                  <w:b/>
                  <w:bCs/>
                </w:rPr>
                <w:t> </w:t>
              </w:r>
            </w:ins>
          </w:p>
        </w:tc>
      </w:tr>
      <w:tr w:rsidR="005F3BAC" w:rsidRPr="006B0157" w14:paraId="56B1B130" w14:textId="77777777" w:rsidTr="00123FAF">
        <w:trPr>
          <w:trHeight w:val="300"/>
          <w:ins w:id="292" w:author="Hoan Ng" w:date="2017-03-20T22:18:00Z"/>
          <w:trPrChange w:id="293" w:author="Phạm Quang Thịnh" w:date="2019-07-05T19:51:00Z">
            <w:trPr>
              <w:gridAfter w:val="0"/>
              <w:trHeight w:val="300"/>
            </w:trPr>
          </w:trPrChange>
        </w:trPr>
        <w:tc>
          <w:tcPr>
            <w:tcW w:w="985" w:type="dxa"/>
            <w:hideMark/>
            <w:tcPrChange w:id="294" w:author="Phạm Quang Thịnh" w:date="2019-07-05T19:51:00Z">
              <w:tcPr>
                <w:tcW w:w="985" w:type="dxa"/>
                <w:gridSpan w:val="2"/>
                <w:hideMark/>
              </w:tcPr>
            </w:tcPrChange>
          </w:tcPr>
          <w:p w14:paraId="61F418CB" w14:textId="66DF010B" w:rsidR="005F3BAC" w:rsidRPr="006B0157" w:rsidRDefault="005F3BAC">
            <w:pPr>
              <w:rPr>
                <w:ins w:id="295" w:author="Hoan Ng" w:date="2017-03-20T22:18:00Z"/>
                <w:b/>
                <w:bCs/>
              </w:rPr>
            </w:pPr>
            <w:ins w:id="296" w:author="Hoan Ng" w:date="2017-03-20T22:18:00Z">
              <w:r w:rsidRPr="006B0157">
                <w:rPr>
                  <w:b/>
                  <w:bCs/>
                </w:rPr>
                <w:t> </w:t>
              </w:r>
            </w:ins>
            <w:ins w:id="297" w:author="Hứa Văn Tuấn Anh" w:date="2019-07-05T23:04:00Z">
              <w:r w:rsidR="00795B2D">
                <w:rPr>
                  <w:b/>
                  <w:bCs/>
                </w:rPr>
                <w:t>3</w:t>
              </w:r>
            </w:ins>
          </w:p>
        </w:tc>
        <w:tc>
          <w:tcPr>
            <w:tcW w:w="4702" w:type="dxa"/>
            <w:hideMark/>
            <w:tcPrChange w:id="298" w:author="Phạm Quang Thịnh" w:date="2019-07-05T19:51:00Z">
              <w:tcPr>
                <w:tcW w:w="4702" w:type="dxa"/>
                <w:gridSpan w:val="2"/>
                <w:hideMark/>
              </w:tcPr>
            </w:tcPrChange>
          </w:tcPr>
          <w:p w14:paraId="6C67FC16" w14:textId="26DAAAF0" w:rsidR="005F3BAC" w:rsidRPr="00086A32" w:rsidRDefault="005F3BAC" w:rsidP="005F3BAC">
            <w:pPr>
              <w:rPr>
                <w:ins w:id="299" w:author="Hoan Ng" w:date="2017-03-20T22:18:00Z"/>
                <w:b/>
                <w:bCs/>
                <w:lang w:val="vi-VN"/>
                <w:rPrChange w:id="300" w:author="Hứa Văn Tuấn Anh" w:date="2019-07-05T22:53:00Z">
                  <w:rPr>
                    <w:ins w:id="301" w:author="Hoan Ng" w:date="2017-03-20T22:18:00Z"/>
                    <w:b/>
                    <w:bCs/>
                  </w:rPr>
                </w:rPrChange>
              </w:rPr>
            </w:pPr>
            <w:ins w:id="302" w:author="Hoan Ng" w:date="2017-03-20T22:18:00Z">
              <w:r w:rsidRPr="006B0157">
                <w:rPr>
                  <w:b/>
                  <w:bCs/>
                </w:rPr>
                <w:t>2.3.</w:t>
              </w:r>
            </w:ins>
            <w:ins w:id="303" w:author="Hứa Văn Tuấn Anh" w:date="2019-07-05T22:53:00Z">
              <w:r w:rsidR="00086A32">
                <w:rPr>
                  <w:b/>
                  <w:bCs/>
                </w:rPr>
                <w:t>Mô</w:t>
              </w:r>
              <w:r w:rsidR="00086A32">
                <w:rPr>
                  <w:b/>
                  <w:bCs/>
                  <w:lang w:val="vi-VN"/>
                </w:rPr>
                <w:t xml:space="preserve"> hình hóa dữ liệu</w:t>
              </w:r>
            </w:ins>
          </w:p>
        </w:tc>
        <w:tc>
          <w:tcPr>
            <w:tcW w:w="1027" w:type="dxa"/>
            <w:hideMark/>
            <w:tcPrChange w:id="304" w:author="Phạm Quang Thịnh" w:date="2019-07-05T19:51:00Z">
              <w:tcPr>
                <w:tcW w:w="1027" w:type="dxa"/>
                <w:gridSpan w:val="2"/>
                <w:hideMark/>
              </w:tcPr>
            </w:tcPrChange>
          </w:tcPr>
          <w:p w14:paraId="6C3EB7C0" w14:textId="5484AAF3" w:rsidR="005F3BAC" w:rsidRPr="006B0157" w:rsidRDefault="005F3BAC">
            <w:pPr>
              <w:rPr>
                <w:ins w:id="305" w:author="Hoan Ng" w:date="2017-03-20T22:18:00Z"/>
                <w:b/>
                <w:bCs/>
              </w:rPr>
            </w:pPr>
            <w:ins w:id="306" w:author="Hoan Ng" w:date="2017-03-20T22:18:00Z">
              <w:r w:rsidRPr="006B0157">
                <w:rPr>
                  <w:b/>
                  <w:bCs/>
                </w:rPr>
                <w:t> </w:t>
              </w:r>
            </w:ins>
            <w:ins w:id="307" w:author="Hứa Văn Tuấn Anh" w:date="2019-07-05T22:59:00Z">
              <w:r w:rsidR="00086A32">
                <w:rPr>
                  <w:b/>
                  <w:bCs/>
                </w:rPr>
                <w:t>14</w:t>
              </w:r>
            </w:ins>
          </w:p>
        </w:tc>
        <w:tc>
          <w:tcPr>
            <w:tcW w:w="868" w:type="dxa"/>
            <w:hideMark/>
            <w:tcPrChange w:id="308" w:author="Phạm Quang Thịnh" w:date="2019-07-05T19:51:00Z">
              <w:tcPr>
                <w:tcW w:w="868" w:type="dxa"/>
                <w:gridSpan w:val="2"/>
                <w:hideMark/>
              </w:tcPr>
            </w:tcPrChange>
          </w:tcPr>
          <w:p w14:paraId="3D1C1FFC" w14:textId="71640241" w:rsidR="005F3BAC" w:rsidRPr="00086A32" w:rsidRDefault="005F3BAC">
            <w:pPr>
              <w:rPr>
                <w:ins w:id="309" w:author="Hoan Ng" w:date="2017-03-20T22:18:00Z"/>
                <w:b/>
                <w:bCs/>
                <w:lang w:val="vi-VN"/>
                <w:rPrChange w:id="310" w:author="Hứa Văn Tuấn Anh" w:date="2019-07-05T22:54:00Z">
                  <w:rPr>
                    <w:ins w:id="311" w:author="Hoan Ng" w:date="2017-03-20T22:18:00Z"/>
                    <w:b/>
                    <w:bCs/>
                  </w:rPr>
                </w:rPrChange>
              </w:rPr>
            </w:pPr>
            <w:ins w:id="312" w:author="Hoan Ng" w:date="2017-03-20T22:18:00Z">
              <w:r w:rsidRPr="006B0157">
                <w:rPr>
                  <w:b/>
                  <w:bCs/>
                </w:rPr>
                <w:t> </w:t>
              </w:r>
            </w:ins>
            <w:ins w:id="313" w:author="Hứa Văn Tuấn Anh" w:date="2019-07-05T22:54:00Z">
              <w:r w:rsidR="00086A32">
                <w:rPr>
                  <w:b/>
                  <w:bCs/>
                </w:rPr>
                <w:t>Thịnh</w:t>
              </w:r>
              <w:r w:rsidR="00086A32">
                <w:rPr>
                  <w:b/>
                  <w:bCs/>
                  <w:lang w:val="vi-VN"/>
                </w:rPr>
                <w:t xml:space="preserve"> + Tuan </w:t>
              </w:r>
            </w:ins>
            <w:ins w:id="314" w:author="Hứa Văn Tuấn Anh" w:date="2019-07-05T22:55:00Z">
              <w:r w:rsidR="00086A32">
                <w:rPr>
                  <w:b/>
                  <w:bCs/>
                  <w:lang w:val="vi-VN"/>
                </w:rPr>
                <w:t>Anh</w:t>
              </w:r>
            </w:ins>
          </w:p>
        </w:tc>
        <w:tc>
          <w:tcPr>
            <w:tcW w:w="978" w:type="dxa"/>
            <w:hideMark/>
            <w:tcPrChange w:id="315" w:author="Phạm Quang Thịnh" w:date="2019-07-05T19:51:00Z">
              <w:tcPr>
                <w:tcW w:w="978" w:type="dxa"/>
                <w:gridSpan w:val="2"/>
                <w:hideMark/>
              </w:tcPr>
            </w:tcPrChange>
          </w:tcPr>
          <w:p w14:paraId="7B03DB4A" w14:textId="6531A99C" w:rsidR="005F3BAC" w:rsidRPr="006B0157" w:rsidRDefault="005F3BAC">
            <w:pPr>
              <w:rPr>
                <w:ins w:id="316" w:author="Hoan Ng" w:date="2017-03-20T22:18:00Z"/>
                <w:b/>
                <w:bCs/>
              </w:rPr>
            </w:pPr>
            <w:ins w:id="317" w:author="Hoan Ng" w:date="2017-03-20T22:18:00Z">
              <w:r w:rsidRPr="006B0157">
                <w:rPr>
                  <w:b/>
                  <w:bCs/>
                </w:rPr>
                <w:t> </w:t>
              </w:r>
            </w:ins>
            <w:ins w:id="318" w:author="Hứa Văn Tuấn Anh" w:date="2019-07-05T22:59:00Z">
              <w:r w:rsidR="00086A32">
                <w:rPr>
                  <w:b/>
                  <w:bCs/>
                </w:rPr>
                <w:t>100</w:t>
              </w:r>
            </w:ins>
          </w:p>
        </w:tc>
        <w:tc>
          <w:tcPr>
            <w:tcW w:w="790" w:type="dxa"/>
            <w:hideMark/>
            <w:tcPrChange w:id="319" w:author="Phạm Quang Thịnh" w:date="2019-07-05T19:51:00Z">
              <w:tcPr>
                <w:tcW w:w="790" w:type="dxa"/>
                <w:gridSpan w:val="2"/>
                <w:hideMark/>
              </w:tcPr>
            </w:tcPrChange>
          </w:tcPr>
          <w:p w14:paraId="5E00906E" w14:textId="77777777" w:rsidR="005F3BAC" w:rsidRPr="006B0157" w:rsidRDefault="005F3BAC">
            <w:pPr>
              <w:rPr>
                <w:ins w:id="320" w:author="Hoan Ng" w:date="2017-03-20T22:18:00Z"/>
                <w:b/>
                <w:bCs/>
              </w:rPr>
            </w:pPr>
            <w:ins w:id="321" w:author="Hoan Ng" w:date="2017-03-20T22:18:00Z">
              <w:r w:rsidRPr="006B0157">
                <w:rPr>
                  <w:b/>
                  <w:bCs/>
                </w:rPr>
                <w:t> </w:t>
              </w:r>
            </w:ins>
          </w:p>
        </w:tc>
      </w:tr>
      <w:tr w:rsidR="00086A32" w:rsidRPr="006B0157" w14:paraId="05F54096" w14:textId="77777777" w:rsidTr="00123FAF">
        <w:trPr>
          <w:trHeight w:val="300"/>
          <w:ins w:id="322" w:author="Hứa Văn Tuấn Anh" w:date="2019-07-05T22:54:00Z"/>
        </w:trPr>
        <w:tc>
          <w:tcPr>
            <w:tcW w:w="985" w:type="dxa"/>
          </w:tcPr>
          <w:p w14:paraId="796A409A" w14:textId="4B7436FF" w:rsidR="00086A32" w:rsidRPr="006B0157" w:rsidRDefault="00795B2D">
            <w:pPr>
              <w:rPr>
                <w:ins w:id="323" w:author="Hứa Văn Tuấn Anh" w:date="2019-07-05T22:54:00Z"/>
                <w:b/>
                <w:bCs/>
              </w:rPr>
            </w:pPr>
            <w:ins w:id="324" w:author="Hứa Văn Tuấn Anh" w:date="2019-07-05T23:04:00Z">
              <w:r>
                <w:rPr>
                  <w:b/>
                  <w:bCs/>
                </w:rPr>
                <w:t>4</w:t>
              </w:r>
            </w:ins>
          </w:p>
        </w:tc>
        <w:tc>
          <w:tcPr>
            <w:tcW w:w="4702" w:type="dxa"/>
          </w:tcPr>
          <w:p w14:paraId="7C3D466F" w14:textId="096F9054" w:rsidR="00086A32" w:rsidRPr="00086A32" w:rsidRDefault="00086A32" w:rsidP="005F3BAC">
            <w:pPr>
              <w:rPr>
                <w:ins w:id="325" w:author="Hứa Văn Tuấn Anh" w:date="2019-07-05T22:54:00Z"/>
                <w:b/>
                <w:bCs/>
                <w:lang w:val="vi-VN"/>
                <w:rPrChange w:id="326" w:author="Hứa Văn Tuấn Anh" w:date="2019-07-05T22:54:00Z">
                  <w:rPr>
                    <w:ins w:id="327" w:author="Hứa Văn Tuấn Anh" w:date="2019-07-05T22:54:00Z"/>
                    <w:b/>
                    <w:bCs/>
                  </w:rPr>
                </w:rPrChange>
              </w:rPr>
            </w:pPr>
            <w:ins w:id="328" w:author="Hứa Văn Tuấn Anh" w:date="2019-07-05T22:54:00Z">
              <w:r>
                <w:rPr>
                  <w:b/>
                  <w:bCs/>
                  <w:lang w:val="vi-VN"/>
                </w:rPr>
                <w:t>2.4.Sơ đồ lớp ở mức phân tích</w:t>
              </w:r>
            </w:ins>
          </w:p>
        </w:tc>
        <w:tc>
          <w:tcPr>
            <w:tcW w:w="1027" w:type="dxa"/>
          </w:tcPr>
          <w:p w14:paraId="55C3FF24" w14:textId="77777777" w:rsidR="00086A32" w:rsidRPr="006B0157" w:rsidRDefault="00086A32">
            <w:pPr>
              <w:rPr>
                <w:ins w:id="329" w:author="Hứa Văn Tuấn Anh" w:date="2019-07-05T22:54:00Z"/>
                <w:b/>
                <w:bCs/>
              </w:rPr>
            </w:pPr>
          </w:p>
        </w:tc>
        <w:tc>
          <w:tcPr>
            <w:tcW w:w="868" w:type="dxa"/>
          </w:tcPr>
          <w:p w14:paraId="5B1FFACB" w14:textId="4C94AC47" w:rsidR="00086A32" w:rsidRPr="006B0157" w:rsidRDefault="00086A32">
            <w:pPr>
              <w:rPr>
                <w:ins w:id="330" w:author="Hứa Văn Tuấn Anh" w:date="2019-07-05T22:54:00Z"/>
                <w:b/>
                <w:bCs/>
              </w:rPr>
            </w:pPr>
            <w:ins w:id="331" w:author="Hứa Văn Tuấn Anh" w:date="2019-07-05T22:55:00Z">
              <w:r>
                <w:rPr>
                  <w:b/>
                  <w:bCs/>
                </w:rPr>
                <w:t>Thịnh</w:t>
              </w:r>
            </w:ins>
          </w:p>
        </w:tc>
        <w:tc>
          <w:tcPr>
            <w:tcW w:w="978" w:type="dxa"/>
          </w:tcPr>
          <w:p w14:paraId="74E51B1B" w14:textId="3AC97E67" w:rsidR="00086A32" w:rsidRPr="006B0157" w:rsidRDefault="00086A32">
            <w:pPr>
              <w:rPr>
                <w:ins w:id="332" w:author="Hứa Văn Tuấn Anh" w:date="2019-07-05T22:54:00Z"/>
                <w:b/>
                <w:bCs/>
              </w:rPr>
            </w:pPr>
            <w:ins w:id="333" w:author="Hứa Văn Tuấn Anh" w:date="2019-07-05T23:00:00Z">
              <w:r>
                <w:rPr>
                  <w:b/>
                  <w:bCs/>
                </w:rPr>
                <w:t>100</w:t>
              </w:r>
            </w:ins>
          </w:p>
        </w:tc>
        <w:tc>
          <w:tcPr>
            <w:tcW w:w="790" w:type="dxa"/>
          </w:tcPr>
          <w:p w14:paraId="144DC117" w14:textId="77777777" w:rsidR="00086A32" w:rsidRPr="006B0157" w:rsidRDefault="00086A32">
            <w:pPr>
              <w:rPr>
                <w:ins w:id="334" w:author="Hứa Văn Tuấn Anh" w:date="2019-07-05T22:54:00Z"/>
                <w:b/>
                <w:bCs/>
              </w:rPr>
            </w:pPr>
          </w:p>
        </w:tc>
      </w:tr>
      <w:tr w:rsidR="005F3BAC" w:rsidRPr="006B0157" w14:paraId="1C1C8DE8" w14:textId="77777777" w:rsidTr="00123FAF">
        <w:trPr>
          <w:trHeight w:val="300"/>
          <w:ins w:id="335" w:author="Hoan Ng" w:date="2017-03-20T22:18:00Z"/>
          <w:trPrChange w:id="336" w:author="Phạm Quang Thịnh" w:date="2019-07-05T19:51:00Z">
            <w:trPr>
              <w:gridAfter w:val="0"/>
              <w:trHeight w:val="300"/>
            </w:trPr>
          </w:trPrChange>
        </w:trPr>
        <w:tc>
          <w:tcPr>
            <w:tcW w:w="985" w:type="dxa"/>
            <w:hideMark/>
            <w:tcPrChange w:id="337" w:author="Phạm Quang Thịnh" w:date="2019-07-05T19:51:00Z">
              <w:tcPr>
                <w:tcW w:w="985" w:type="dxa"/>
                <w:gridSpan w:val="2"/>
                <w:hideMark/>
              </w:tcPr>
            </w:tcPrChange>
          </w:tcPr>
          <w:p w14:paraId="79E7677C" w14:textId="77777777" w:rsidR="005F3BAC" w:rsidRPr="006B0157" w:rsidRDefault="005F3BAC">
            <w:pPr>
              <w:rPr>
                <w:ins w:id="338" w:author="Hoan Ng" w:date="2017-03-20T22:18:00Z"/>
                <w:b/>
                <w:bCs/>
              </w:rPr>
            </w:pPr>
            <w:ins w:id="339" w:author="Hoan Ng" w:date="2017-03-20T22:18:00Z">
              <w:r w:rsidRPr="006B0157">
                <w:rPr>
                  <w:b/>
                  <w:bCs/>
                </w:rPr>
                <w:t> </w:t>
              </w:r>
            </w:ins>
          </w:p>
        </w:tc>
        <w:tc>
          <w:tcPr>
            <w:tcW w:w="4702" w:type="dxa"/>
            <w:hideMark/>
            <w:tcPrChange w:id="340" w:author="Phạm Quang Thịnh" w:date="2019-07-05T19:51:00Z">
              <w:tcPr>
                <w:tcW w:w="4702" w:type="dxa"/>
                <w:gridSpan w:val="2"/>
                <w:hideMark/>
              </w:tcPr>
            </w:tcPrChange>
          </w:tcPr>
          <w:p w14:paraId="3D79F336" w14:textId="77777777" w:rsidR="005F3BAC" w:rsidRPr="006B0157" w:rsidRDefault="005F3BAC">
            <w:pPr>
              <w:rPr>
                <w:ins w:id="341" w:author="Hoan Ng" w:date="2017-03-20T22:18:00Z"/>
                <w:b/>
                <w:bCs/>
              </w:rPr>
            </w:pPr>
            <w:ins w:id="342" w:author="Hoan Ng" w:date="2017-03-20T22:18:00Z">
              <w:r w:rsidRPr="006B0157">
                <w:rPr>
                  <w:b/>
                  <w:bCs/>
                </w:rPr>
                <w:t>Chương 3: Thiết kế</w:t>
              </w:r>
            </w:ins>
          </w:p>
        </w:tc>
        <w:tc>
          <w:tcPr>
            <w:tcW w:w="1027" w:type="dxa"/>
            <w:hideMark/>
            <w:tcPrChange w:id="343" w:author="Phạm Quang Thịnh" w:date="2019-07-05T19:51:00Z">
              <w:tcPr>
                <w:tcW w:w="1027" w:type="dxa"/>
                <w:gridSpan w:val="2"/>
                <w:hideMark/>
              </w:tcPr>
            </w:tcPrChange>
          </w:tcPr>
          <w:p w14:paraId="0A743F81" w14:textId="15A29636" w:rsidR="005F3BAC" w:rsidRPr="006B0157" w:rsidRDefault="005F3BAC">
            <w:pPr>
              <w:rPr>
                <w:ins w:id="344" w:author="Hoan Ng" w:date="2017-03-20T22:18:00Z"/>
                <w:b/>
                <w:bCs/>
              </w:rPr>
            </w:pPr>
            <w:ins w:id="345" w:author="Hoan Ng" w:date="2017-03-20T22:18:00Z">
              <w:r w:rsidRPr="006B0157">
                <w:rPr>
                  <w:b/>
                  <w:bCs/>
                </w:rPr>
                <w:t> </w:t>
              </w:r>
            </w:ins>
          </w:p>
        </w:tc>
        <w:tc>
          <w:tcPr>
            <w:tcW w:w="868" w:type="dxa"/>
            <w:hideMark/>
            <w:tcPrChange w:id="346" w:author="Phạm Quang Thịnh" w:date="2019-07-05T19:51:00Z">
              <w:tcPr>
                <w:tcW w:w="868" w:type="dxa"/>
                <w:gridSpan w:val="2"/>
                <w:hideMark/>
              </w:tcPr>
            </w:tcPrChange>
          </w:tcPr>
          <w:p w14:paraId="28B4E605" w14:textId="77777777" w:rsidR="005F3BAC" w:rsidRPr="006B0157" w:rsidRDefault="005F3BAC">
            <w:pPr>
              <w:rPr>
                <w:ins w:id="347" w:author="Hoan Ng" w:date="2017-03-20T22:18:00Z"/>
                <w:b/>
                <w:bCs/>
              </w:rPr>
            </w:pPr>
            <w:ins w:id="348" w:author="Hoan Ng" w:date="2017-03-20T22:18:00Z">
              <w:r w:rsidRPr="006B0157">
                <w:rPr>
                  <w:b/>
                  <w:bCs/>
                </w:rPr>
                <w:t> </w:t>
              </w:r>
            </w:ins>
          </w:p>
        </w:tc>
        <w:tc>
          <w:tcPr>
            <w:tcW w:w="978" w:type="dxa"/>
            <w:hideMark/>
            <w:tcPrChange w:id="349" w:author="Phạm Quang Thịnh" w:date="2019-07-05T19:51:00Z">
              <w:tcPr>
                <w:tcW w:w="978" w:type="dxa"/>
                <w:gridSpan w:val="2"/>
                <w:hideMark/>
              </w:tcPr>
            </w:tcPrChange>
          </w:tcPr>
          <w:p w14:paraId="3EE92376" w14:textId="2F6D7808" w:rsidR="005F3BAC" w:rsidRPr="006B0157" w:rsidRDefault="005F3BAC">
            <w:pPr>
              <w:rPr>
                <w:ins w:id="350" w:author="Hoan Ng" w:date="2017-03-20T22:18:00Z"/>
                <w:b/>
                <w:bCs/>
              </w:rPr>
            </w:pPr>
            <w:ins w:id="351" w:author="Hoan Ng" w:date="2017-03-20T22:18:00Z">
              <w:r w:rsidRPr="006B0157">
                <w:rPr>
                  <w:b/>
                  <w:bCs/>
                </w:rPr>
                <w:t> </w:t>
              </w:r>
            </w:ins>
          </w:p>
        </w:tc>
        <w:tc>
          <w:tcPr>
            <w:tcW w:w="790" w:type="dxa"/>
            <w:hideMark/>
            <w:tcPrChange w:id="352" w:author="Phạm Quang Thịnh" w:date="2019-07-05T19:51:00Z">
              <w:tcPr>
                <w:tcW w:w="790" w:type="dxa"/>
                <w:gridSpan w:val="2"/>
                <w:hideMark/>
              </w:tcPr>
            </w:tcPrChange>
          </w:tcPr>
          <w:p w14:paraId="110230F3" w14:textId="77777777" w:rsidR="005F3BAC" w:rsidRPr="006B0157" w:rsidRDefault="005F3BAC">
            <w:pPr>
              <w:rPr>
                <w:ins w:id="353" w:author="Hoan Ng" w:date="2017-03-20T22:18:00Z"/>
                <w:b/>
                <w:bCs/>
              </w:rPr>
            </w:pPr>
            <w:ins w:id="354" w:author="Hoan Ng" w:date="2017-03-20T22:18:00Z">
              <w:r w:rsidRPr="006B0157">
                <w:rPr>
                  <w:b/>
                  <w:bCs/>
                </w:rPr>
                <w:t> </w:t>
              </w:r>
            </w:ins>
          </w:p>
        </w:tc>
      </w:tr>
      <w:tr w:rsidR="005F3BAC" w:rsidRPr="006B0157" w14:paraId="57A5B715" w14:textId="77777777" w:rsidTr="00123FAF">
        <w:trPr>
          <w:trHeight w:val="300"/>
          <w:ins w:id="355" w:author="Hoan Ng" w:date="2017-03-20T22:18:00Z"/>
          <w:trPrChange w:id="356" w:author="Phạm Quang Thịnh" w:date="2019-07-05T19:51:00Z">
            <w:trPr>
              <w:gridAfter w:val="0"/>
              <w:trHeight w:val="300"/>
            </w:trPr>
          </w:trPrChange>
        </w:trPr>
        <w:tc>
          <w:tcPr>
            <w:tcW w:w="985" w:type="dxa"/>
            <w:hideMark/>
            <w:tcPrChange w:id="357" w:author="Phạm Quang Thịnh" w:date="2019-07-05T19:51:00Z">
              <w:tcPr>
                <w:tcW w:w="985" w:type="dxa"/>
                <w:gridSpan w:val="2"/>
                <w:hideMark/>
              </w:tcPr>
            </w:tcPrChange>
          </w:tcPr>
          <w:p w14:paraId="0E7CB688" w14:textId="03682019" w:rsidR="005F3BAC" w:rsidRPr="006B0157" w:rsidRDefault="005F3BAC">
            <w:pPr>
              <w:rPr>
                <w:ins w:id="358" w:author="Hoan Ng" w:date="2017-03-20T22:18:00Z"/>
                <w:b/>
                <w:bCs/>
              </w:rPr>
            </w:pPr>
            <w:ins w:id="359" w:author="Hoan Ng" w:date="2017-03-20T22:18:00Z">
              <w:r w:rsidRPr="006B0157">
                <w:rPr>
                  <w:b/>
                  <w:bCs/>
                </w:rPr>
                <w:t> </w:t>
              </w:r>
            </w:ins>
            <w:ins w:id="360" w:author="Hứa Văn Tuấn Anh" w:date="2019-07-05T23:04:00Z">
              <w:r w:rsidR="00795B2D">
                <w:rPr>
                  <w:b/>
                  <w:bCs/>
                </w:rPr>
                <w:t>1</w:t>
              </w:r>
            </w:ins>
          </w:p>
        </w:tc>
        <w:tc>
          <w:tcPr>
            <w:tcW w:w="4702" w:type="dxa"/>
            <w:hideMark/>
            <w:tcPrChange w:id="361" w:author="Phạm Quang Thịnh" w:date="2019-07-05T19:51:00Z">
              <w:tcPr>
                <w:tcW w:w="4702" w:type="dxa"/>
                <w:gridSpan w:val="2"/>
                <w:hideMark/>
              </w:tcPr>
            </w:tcPrChange>
          </w:tcPr>
          <w:p w14:paraId="61732A30" w14:textId="5B2FE3C8" w:rsidR="005F3BAC" w:rsidRPr="00086A32" w:rsidRDefault="005F3BAC" w:rsidP="005F3BAC">
            <w:pPr>
              <w:rPr>
                <w:ins w:id="362" w:author="Hoan Ng" w:date="2017-03-20T22:18:00Z"/>
                <w:b/>
                <w:bCs/>
                <w:lang w:val="vi-VN"/>
                <w:rPrChange w:id="363" w:author="Hứa Văn Tuấn Anh" w:date="2019-07-05T22:55:00Z">
                  <w:rPr>
                    <w:ins w:id="364" w:author="Hoan Ng" w:date="2017-03-20T22:18:00Z"/>
                    <w:b/>
                    <w:bCs/>
                  </w:rPr>
                </w:rPrChange>
              </w:rPr>
            </w:pPr>
            <w:ins w:id="365" w:author="Hoan Ng" w:date="2017-03-20T22:18:00Z">
              <w:r w:rsidRPr="006B0157">
                <w:rPr>
                  <w:b/>
                  <w:bCs/>
                </w:rPr>
                <w:t>3.1.</w:t>
              </w:r>
            </w:ins>
            <w:ins w:id="366" w:author="Hứa Văn Tuấn Anh" w:date="2019-07-05T22:55:00Z">
              <w:r w:rsidR="00086A32">
                <w:rPr>
                  <w:b/>
                  <w:bCs/>
                </w:rPr>
                <w:t>Thiết</w:t>
              </w:r>
              <w:r w:rsidR="00086A32">
                <w:rPr>
                  <w:b/>
                  <w:bCs/>
                  <w:lang w:val="vi-VN"/>
                </w:rPr>
                <w:t xml:space="preserve"> kế kiến trúc</w:t>
              </w:r>
            </w:ins>
          </w:p>
        </w:tc>
        <w:tc>
          <w:tcPr>
            <w:tcW w:w="1027" w:type="dxa"/>
            <w:hideMark/>
            <w:tcPrChange w:id="367" w:author="Phạm Quang Thịnh" w:date="2019-07-05T19:51:00Z">
              <w:tcPr>
                <w:tcW w:w="1027" w:type="dxa"/>
                <w:gridSpan w:val="2"/>
                <w:hideMark/>
              </w:tcPr>
            </w:tcPrChange>
          </w:tcPr>
          <w:p w14:paraId="1A2668C7" w14:textId="125AB522" w:rsidR="005F3BAC" w:rsidRPr="006B0157" w:rsidRDefault="005F3BAC">
            <w:pPr>
              <w:rPr>
                <w:ins w:id="368" w:author="Hoan Ng" w:date="2017-03-20T22:18:00Z"/>
                <w:b/>
                <w:bCs/>
              </w:rPr>
            </w:pPr>
            <w:ins w:id="369" w:author="Hoan Ng" w:date="2017-03-20T22:18:00Z">
              <w:r w:rsidRPr="006B0157">
                <w:rPr>
                  <w:b/>
                  <w:bCs/>
                </w:rPr>
                <w:t> </w:t>
              </w:r>
            </w:ins>
            <w:ins w:id="370" w:author="Hứa Văn Tuấn Anh" w:date="2019-07-05T22:56:00Z">
              <w:r w:rsidR="00086A32">
                <w:rPr>
                  <w:b/>
                  <w:bCs/>
                </w:rPr>
                <w:t>1</w:t>
              </w:r>
            </w:ins>
          </w:p>
        </w:tc>
        <w:tc>
          <w:tcPr>
            <w:tcW w:w="868" w:type="dxa"/>
            <w:hideMark/>
            <w:tcPrChange w:id="371" w:author="Phạm Quang Thịnh" w:date="2019-07-05T19:51:00Z">
              <w:tcPr>
                <w:tcW w:w="868" w:type="dxa"/>
                <w:gridSpan w:val="2"/>
                <w:hideMark/>
              </w:tcPr>
            </w:tcPrChange>
          </w:tcPr>
          <w:p w14:paraId="4E8E5F00" w14:textId="1AD5E629" w:rsidR="005F3BAC" w:rsidRPr="006B0157" w:rsidRDefault="005F3BAC">
            <w:pPr>
              <w:rPr>
                <w:ins w:id="372" w:author="Hoan Ng" w:date="2017-03-20T22:18:00Z"/>
                <w:b/>
                <w:bCs/>
              </w:rPr>
            </w:pPr>
            <w:ins w:id="373" w:author="Hoan Ng" w:date="2017-03-20T22:18:00Z">
              <w:r w:rsidRPr="006B0157">
                <w:rPr>
                  <w:b/>
                  <w:bCs/>
                </w:rPr>
                <w:t> </w:t>
              </w:r>
            </w:ins>
            <w:ins w:id="374" w:author="Hứa Văn Tuấn Anh" w:date="2019-07-05T22:56:00Z">
              <w:r w:rsidR="00086A32">
                <w:rPr>
                  <w:b/>
                  <w:bCs/>
                </w:rPr>
                <w:t>Tuan</w:t>
              </w:r>
              <w:r w:rsidR="00086A32">
                <w:rPr>
                  <w:b/>
                  <w:bCs/>
                  <w:lang w:val="vi-VN"/>
                </w:rPr>
                <w:t xml:space="preserve"> Anh</w:t>
              </w:r>
            </w:ins>
          </w:p>
        </w:tc>
        <w:tc>
          <w:tcPr>
            <w:tcW w:w="978" w:type="dxa"/>
            <w:hideMark/>
            <w:tcPrChange w:id="375" w:author="Phạm Quang Thịnh" w:date="2019-07-05T19:51:00Z">
              <w:tcPr>
                <w:tcW w:w="978" w:type="dxa"/>
                <w:gridSpan w:val="2"/>
                <w:hideMark/>
              </w:tcPr>
            </w:tcPrChange>
          </w:tcPr>
          <w:p w14:paraId="46DF727E" w14:textId="429AF260" w:rsidR="005F3BAC" w:rsidRPr="006B0157" w:rsidRDefault="005F3BAC">
            <w:pPr>
              <w:rPr>
                <w:ins w:id="376" w:author="Hoan Ng" w:date="2017-03-20T22:18:00Z"/>
                <w:b/>
                <w:bCs/>
              </w:rPr>
            </w:pPr>
            <w:ins w:id="377" w:author="Hoan Ng" w:date="2017-03-20T22:18:00Z">
              <w:r w:rsidRPr="006B0157">
                <w:rPr>
                  <w:b/>
                  <w:bCs/>
                </w:rPr>
                <w:t> </w:t>
              </w:r>
            </w:ins>
            <w:ins w:id="378" w:author="Hứa Văn Tuấn Anh" w:date="2019-07-05T23:00:00Z">
              <w:r w:rsidR="00086A32">
                <w:rPr>
                  <w:b/>
                  <w:bCs/>
                </w:rPr>
                <w:t>100</w:t>
              </w:r>
            </w:ins>
          </w:p>
        </w:tc>
        <w:tc>
          <w:tcPr>
            <w:tcW w:w="790" w:type="dxa"/>
            <w:hideMark/>
            <w:tcPrChange w:id="379" w:author="Phạm Quang Thịnh" w:date="2019-07-05T19:51:00Z">
              <w:tcPr>
                <w:tcW w:w="790" w:type="dxa"/>
                <w:gridSpan w:val="2"/>
                <w:hideMark/>
              </w:tcPr>
            </w:tcPrChange>
          </w:tcPr>
          <w:p w14:paraId="05383068" w14:textId="77777777" w:rsidR="005F3BAC" w:rsidRPr="006B0157" w:rsidRDefault="005F3BAC">
            <w:pPr>
              <w:rPr>
                <w:ins w:id="380" w:author="Hoan Ng" w:date="2017-03-20T22:18:00Z"/>
                <w:b/>
                <w:bCs/>
              </w:rPr>
            </w:pPr>
            <w:ins w:id="381" w:author="Hoan Ng" w:date="2017-03-20T22:18:00Z">
              <w:r w:rsidRPr="006B0157">
                <w:rPr>
                  <w:b/>
                  <w:bCs/>
                </w:rPr>
                <w:t> </w:t>
              </w:r>
            </w:ins>
          </w:p>
        </w:tc>
      </w:tr>
      <w:tr w:rsidR="00086A32" w:rsidRPr="006B0157" w14:paraId="31EB533A" w14:textId="77777777" w:rsidTr="00123FAF">
        <w:trPr>
          <w:trHeight w:val="300"/>
          <w:ins w:id="382" w:author="Hứa Văn Tuấn Anh" w:date="2019-07-05T22:58:00Z"/>
        </w:trPr>
        <w:tc>
          <w:tcPr>
            <w:tcW w:w="985" w:type="dxa"/>
          </w:tcPr>
          <w:p w14:paraId="1719E00D" w14:textId="49F29637" w:rsidR="00086A32" w:rsidRPr="006B0157" w:rsidRDefault="00795B2D">
            <w:pPr>
              <w:rPr>
                <w:ins w:id="383" w:author="Hứa Văn Tuấn Anh" w:date="2019-07-05T22:58:00Z"/>
                <w:b/>
                <w:bCs/>
              </w:rPr>
            </w:pPr>
            <w:ins w:id="384" w:author="Hứa Văn Tuấn Anh" w:date="2019-07-05T23:04:00Z">
              <w:r>
                <w:rPr>
                  <w:b/>
                  <w:bCs/>
                </w:rPr>
                <w:t>2</w:t>
              </w:r>
            </w:ins>
          </w:p>
        </w:tc>
        <w:tc>
          <w:tcPr>
            <w:tcW w:w="4702" w:type="dxa"/>
          </w:tcPr>
          <w:p w14:paraId="56B5213F" w14:textId="130D57D4" w:rsidR="00086A32" w:rsidRPr="00086A32" w:rsidRDefault="00086A32" w:rsidP="005F3BAC">
            <w:pPr>
              <w:rPr>
                <w:ins w:id="385" w:author="Hứa Văn Tuấn Anh" w:date="2019-07-05T22:58:00Z"/>
                <w:b/>
                <w:bCs/>
                <w:lang w:val="vi-VN"/>
                <w:rPrChange w:id="386" w:author="Hứa Văn Tuấn Anh" w:date="2019-07-05T22:58:00Z">
                  <w:rPr>
                    <w:ins w:id="387" w:author="Hứa Văn Tuấn Anh" w:date="2019-07-05T22:58:00Z"/>
                    <w:b/>
                    <w:bCs/>
                  </w:rPr>
                </w:rPrChange>
              </w:rPr>
            </w:pPr>
            <w:ins w:id="388" w:author="Hứa Văn Tuấn Anh" w:date="2019-07-05T22:58:00Z">
              <w:r>
                <w:rPr>
                  <w:b/>
                  <w:bCs/>
                </w:rPr>
                <w:t>3</w:t>
              </w:r>
              <w:r>
                <w:rPr>
                  <w:b/>
                  <w:bCs/>
                  <w:lang w:val="vi-VN"/>
                </w:rPr>
                <w:t>.2.Thiết kế lớp</w:t>
              </w:r>
            </w:ins>
          </w:p>
        </w:tc>
        <w:tc>
          <w:tcPr>
            <w:tcW w:w="1027" w:type="dxa"/>
          </w:tcPr>
          <w:p w14:paraId="7DC95582" w14:textId="0CEA363F" w:rsidR="00086A32" w:rsidRPr="006B0157" w:rsidRDefault="00086A32">
            <w:pPr>
              <w:rPr>
                <w:ins w:id="389" w:author="Hứa Văn Tuấn Anh" w:date="2019-07-05T22:58:00Z"/>
                <w:b/>
                <w:bCs/>
              </w:rPr>
            </w:pPr>
            <w:ins w:id="390" w:author="Hứa Văn Tuấn Anh" w:date="2019-07-05T22:59:00Z">
              <w:r>
                <w:rPr>
                  <w:b/>
                  <w:bCs/>
                </w:rPr>
                <w:t>1</w:t>
              </w:r>
            </w:ins>
          </w:p>
        </w:tc>
        <w:tc>
          <w:tcPr>
            <w:tcW w:w="868" w:type="dxa"/>
          </w:tcPr>
          <w:p w14:paraId="2FE26473" w14:textId="38D4A2C6" w:rsidR="00086A32" w:rsidRPr="006B0157" w:rsidRDefault="00086A32">
            <w:pPr>
              <w:rPr>
                <w:ins w:id="391" w:author="Hứa Văn Tuấn Anh" w:date="2019-07-05T22:58:00Z"/>
                <w:b/>
                <w:bCs/>
              </w:rPr>
            </w:pPr>
            <w:ins w:id="392" w:author="Hứa Văn Tuấn Anh" w:date="2019-07-05T22:59:00Z">
              <w:r>
                <w:rPr>
                  <w:b/>
                  <w:bCs/>
                </w:rPr>
                <w:t>Thi</w:t>
              </w:r>
            </w:ins>
            <w:ins w:id="393" w:author="Hứa Văn Tuấn Anh" w:date="2019-07-05T22:58:00Z">
              <w:r>
                <w:rPr>
                  <w:b/>
                  <w:bCs/>
                </w:rPr>
                <w:t>nh</w:t>
              </w:r>
            </w:ins>
          </w:p>
        </w:tc>
        <w:tc>
          <w:tcPr>
            <w:tcW w:w="978" w:type="dxa"/>
          </w:tcPr>
          <w:p w14:paraId="1B344BF3" w14:textId="683285AD" w:rsidR="00086A32" w:rsidRPr="006B0157" w:rsidRDefault="00086A32">
            <w:pPr>
              <w:rPr>
                <w:ins w:id="394" w:author="Hứa Văn Tuấn Anh" w:date="2019-07-05T22:58:00Z"/>
                <w:b/>
                <w:bCs/>
              </w:rPr>
            </w:pPr>
            <w:ins w:id="395" w:author="Hứa Văn Tuấn Anh" w:date="2019-07-05T23:00:00Z">
              <w:r>
                <w:rPr>
                  <w:b/>
                  <w:bCs/>
                </w:rPr>
                <w:t>100</w:t>
              </w:r>
            </w:ins>
          </w:p>
        </w:tc>
        <w:tc>
          <w:tcPr>
            <w:tcW w:w="790" w:type="dxa"/>
          </w:tcPr>
          <w:p w14:paraId="40525749" w14:textId="77777777" w:rsidR="00086A32" w:rsidRPr="006B0157" w:rsidRDefault="00086A32">
            <w:pPr>
              <w:rPr>
                <w:ins w:id="396" w:author="Hứa Văn Tuấn Anh" w:date="2019-07-05T22:58:00Z"/>
                <w:b/>
                <w:bCs/>
              </w:rPr>
            </w:pPr>
          </w:p>
        </w:tc>
      </w:tr>
      <w:tr w:rsidR="005F3BAC" w:rsidRPr="006B0157" w14:paraId="3D79FAD5" w14:textId="77777777" w:rsidTr="00123FAF">
        <w:trPr>
          <w:trHeight w:val="300"/>
          <w:ins w:id="397" w:author="Hoan Ng" w:date="2017-03-20T22:18:00Z"/>
          <w:trPrChange w:id="398" w:author="Phạm Quang Thịnh" w:date="2019-07-05T19:51:00Z">
            <w:trPr>
              <w:gridAfter w:val="0"/>
              <w:trHeight w:val="300"/>
            </w:trPr>
          </w:trPrChange>
        </w:trPr>
        <w:tc>
          <w:tcPr>
            <w:tcW w:w="985" w:type="dxa"/>
            <w:hideMark/>
            <w:tcPrChange w:id="399" w:author="Phạm Quang Thịnh" w:date="2019-07-05T19:51:00Z">
              <w:tcPr>
                <w:tcW w:w="985" w:type="dxa"/>
                <w:gridSpan w:val="2"/>
                <w:hideMark/>
              </w:tcPr>
            </w:tcPrChange>
          </w:tcPr>
          <w:p w14:paraId="0B6D8E67" w14:textId="69759019" w:rsidR="005F3BAC" w:rsidRPr="006B0157" w:rsidRDefault="005F3BAC">
            <w:pPr>
              <w:rPr>
                <w:ins w:id="400" w:author="Hoan Ng" w:date="2017-03-20T22:18:00Z"/>
                <w:b/>
                <w:bCs/>
              </w:rPr>
            </w:pPr>
            <w:ins w:id="401" w:author="Hoan Ng" w:date="2017-03-20T22:18:00Z">
              <w:r w:rsidRPr="006B0157">
                <w:rPr>
                  <w:b/>
                  <w:bCs/>
                </w:rPr>
                <w:t> </w:t>
              </w:r>
            </w:ins>
            <w:ins w:id="402" w:author="Hứa Văn Tuấn Anh" w:date="2019-07-05T23:04:00Z">
              <w:r w:rsidR="00795B2D">
                <w:rPr>
                  <w:b/>
                  <w:bCs/>
                </w:rPr>
                <w:t>3</w:t>
              </w:r>
            </w:ins>
          </w:p>
        </w:tc>
        <w:tc>
          <w:tcPr>
            <w:tcW w:w="4702" w:type="dxa"/>
            <w:hideMark/>
            <w:tcPrChange w:id="403" w:author="Phạm Quang Thịnh" w:date="2019-07-05T19:51:00Z">
              <w:tcPr>
                <w:tcW w:w="4702" w:type="dxa"/>
                <w:gridSpan w:val="2"/>
                <w:hideMark/>
              </w:tcPr>
            </w:tcPrChange>
          </w:tcPr>
          <w:p w14:paraId="04FCBCDE" w14:textId="5544C5E2" w:rsidR="005F3BAC" w:rsidRPr="00086A32" w:rsidRDefault="005F3BAC" w:rsidP="005F3BAC">
            <w:pPr>
              <w:rPr>
                <w:ins w:id="404" w:author="Hoan Ng" w:date="2017-03-20T22:18:00Z"/>
                <w:b/>
                <w:bCs/>
                <w:lang w:val="vi-VN"/>
                <w:rPrChange w:id="405" w:author="Hứa Văn Tuấn Anh" w:date="2019-07-05T22:56:00Z">
                  <w:rPr>
                    <w:ins w:id="406" w:author="Hoan Ng" w:date="2017-03-20T22:18:00Z"/>
                    <w:b/>
                    <w:bCs/>
                  </w:rPr>
                </w:rPrChange>
              </w:rPr>
            </w:pPr>
            <w:ins w:id="407" w:author="Hoan Ng" w:date="2017-03-20T22:18:00Z">
              <w:r w:rsidRPr="006B0157">
                <w:rPr>
                  <w:b/>
                  <w:bCs/>
                </w:rPr>
                <w:t>3.</w:t>
              </w:r>
              <w:del w:id="408" w:author="Hứa Văn Tuấn Anh" w:date="2019-07-05T22:58:00Z">
                <w:r w:rsidRPr="006B0157" w:rsidDel="00086A32">
                  <w:rPr>
                    <w:b/>
                    <w:bCs/>
                  </w:rPr>
                  <w:delText>2</w:delText>
                </w:r>
              </w:del>
            </w:ins>
            <w:ins w:id="409" w:author="Hứa Văn Tuấn Anh" w:date="2019-07-05T22:58:00Z">
              <w:r w:rsidR="00086A32">
                <w:rPr>
                  <w:b/>
                  <w:bCs/>
                </w:rPr>
                <w:t>3</w:t>
              </w:r>
            </w:ins>
            <w:ins w:id="410" w:author="Hoan Ng" w:date="2017-03-20T22:18:00Z">
              <w:r w:rsidRPr="006B0157">
                <w:rPr>
                  <w:b/>
                  <w:bCs/>
                </w:rPr>
                <w:t>.</w:t>
              </w:r>
            </w:ins>
            <w:ins w:id="411" w:author="Hứa Văn Tuấn Anh" w:date="2019-07-05T22:56:00Z">
              <w:r w:rsidR="00086A32">
                <w:rPr>
                  <w:b/>
                  <w:bCs/>
                </w:rPr>
                <w:t>Thiết</w:t>
              </w:r>
              <w:r w:rsidR="00086A32">
                <w:rPr>
                  <w:b/>
                  <w:bCs/>
                  <w:lang w:val="vi-VN"/>
                </w:rPr>
                <w:t xml:space="preserve"> kế giao diện</w:t>
              </w:r>
            </w:ins>
          </w:p>
        </w:tc>
        <w:tc>
          <w:tcPr>
            <w:tcW w:w="1027" w:type="dxa"/>
            <w:hideMark/>
            <w:tcPrChange w:id="412" w:author="Phạm Quang Thịnh" w:date="2019-07-05T19:51:00Z">
              <w:tcPr>
                <w:tcW w:w="1027" w:type="dxa"/>
                <w:gridSpan w:val="2"/>
                <w:hideMark/>
              </w:tcPr>
            </w:tcPrChange>
          </w:tcPr>
          <w:p w14:paraId="6EE65402" w14:textId="3408209B" w:rsidR="005F3BAC" w:rsidRPr="006B0157" w:rsidRDefault="005F3BAC">
            <w:pPr>
              <w:rPr>
                <w:ins w:id="413" w:author="Hoan Ng" w:date="2017-03-20T22:18:00Z"/>
                <w:b/>
                <w:bCs/>
              </w:rPr>
            </w:pPr>
            <w:ins w:id="414" w:author="Hoan Ng" w:date="2017-03-20T22:18:00Z">
              <w:r w:rsidRPr="006B0157">
                <w:rPr>
                  <w:b/>
                  <w:bCs/>
                </w:rPr>
                <w:t> </w:t>
              </w:r>
            </w:ins>
            <w:ins w:id="415" w:author="Hứa Văn Tuấn Anh" w:date="2019-07-05T22:59:00Z">
              <w:r w:rsidR="00086A32">
                <w:rPr>
                  <w:b/>
                  <w:bCs/>
                </w:rPr>
                <w:t>12</w:t>
              </w:r>
            </w:ins>
          </w:p>
        </w:tc>
        <w:tc>
          <w:tcPr>
            <w:tcW w:w="868" w:type="dxa"/>
            <w:hideMark/>
            <w:tcPrChange w:id="416" w:author="Phạm Quang Thịnh" w:date="2019-07-05T19:51:00Z">
              <w:tcPr>
                <w:tcW w:w="868" w:type="dxa"/>
                <w:gridSpan w:val="2"/>
                <w:hideMark/>
              </w:tcPr>
            </w:tcPrChange>
          </w:tcPr>
          <w:p w14:paraId="1531B5E2" w14:textId="38BF6992" w:rsidR="005F3BAC" w:rsidRPr="006B0157" w:rsidRDefault="005F3BAC">
            <w:pPr>
              <w:rPr>
                <w:ins w:id="417" w:author="Hoan Ng" w:date="2017-03-20T22:18:00Z"/>
                <w:b/>
                <w:bCs/>
              </w:rPr>
            </w:pPr>
            <w:ins w:id="418" w:author="Hoan Ng" w:date="2017-03-20T22:18:00Z">
              <w:r w:rsidRPr="006B0157">
                <w:rPr>
                  <w:b/>
                  <w:bCs/>
                </w:rPr>
                <w:t> </w:t>
              </w:r>
            </w:ins>
            <w:ins w:id="419" w:author="Hứa Văn Tuấn Anh" w:date="2019-07-05T22:56:00Z">
              <w:r w:rsidR="00086A32">
                <w:rPr>
                  <w:b/>
                  <w:bCs/>
                </w:rPr>
                <w:t>My</w:t>
              </w:r>
            </w:ins>
          </w:p>
        </w:tc>
        <w:tc>
          <w:tcPr>
            <w:tcW w:w="978" w:type="dxa"/>
            <w:hideMark/>
            <w:tcPrChange w:id="420" w:author="Phạm Quang Thịnh" w:date="2019-07-05T19:51:00Z">
              <w:tcPr>
                <w:tcW w:w="978" w:type="dxa"/>
                <w:gridSpan w:val="2"/>
                <w:hideMark/>
              </w:tcPr>
            </w:tcPrChange>
          </w:tcPr>
          <w:p w14:paraId="2F1B5AF8" w14:textId="18C8D32F" w:rsidR="005F3BAC" w:rsidRPr="006B0157" w:rsidRDefault="005F3BAC">
            <w:pPr>
              <w:rPr>
                <w:ins w:id="421" w:author="Hoan Ng" w:date="2017-03-20T22:18:00Z"/>
                <w:b/>
                <w:bCs/>
              </w:rPr>
            </w:pPr>
            <w:ins w:id="422" w:author="Hoan Ng" w:date="2017-03-20T22:18:00Z">
              <w:r w:rsidRPr="006B0157">
                <w:rPr>
                  <w:b/>
                  <w:bCs/>
                </w:rPr>
                <w:t> </w:t>
              </w:r>
            </w:ins>
            <w:ins w:id="423" w:author="Hứa Văn Tuấn Anh" w:date="2019-07-05T23:00:00Z">
              <w:r w:rsidR="00086A32">
                <w:rPr>
                  <w:b/>
                  <w:bCs/>
                </w:rPr>
                <w:t>100</w:t>
              </w:r>
            </w:ins>
          </w:p>
        </w:tc>
        <w:tc>
          <w:tcPr>
            <w:tcW w:w="790" w:type="dxa"/>
            <w:hideMark/>
            <w:tcPrChange w:id="424" w:author="Phạm Quang Thịnh" w:date="2019-07-05T19:51:00Z">
              <w:tcPr>
                <w:tcW w:w="790" w:type="dxa"/>
                <w:gridSpan w:val="2"/>
                <w:hideMark/>
              </w:tcPr>
            </w:tcPrChange>
          </w:tcPr>
          <w:p w14:paraId="477DBAF4" w14:textId="77777777" w:rsidR="005F3BAC" w:rsidRPr="006B0157" w:rsidRDefault="005F3BAC">
            <w:pPr>
              <w:rPr>
                <w:ins w:id="425" w:author="Hoan Ng" w:date="2017-03-20T22:18:00Z"/>
                <w:b/>
                <w:bCs/>
              </w:rPr>
            </w:pPr>
            <w:ins w:id="426" w:author="Hoan Ng" w:date="2017-03-20T22:18:00Z">
              <w:r w:rsidRPr="006B0157">
                <w:rPr>
                  <w:b/>
                  <w:bCs/>
                </w:rPr>
                <w:t> </w:t>
              </w:r>
            </w:ins>
          </w:p>
        </w:tc>
      </w:tr>
      <w:tr w:rsidR="005F3BAC" w:rsidRPr="006B0157" w14:paraId="7BE206A1" w14:textId="77777777" w:rsidTr="00123FAF">
        <w:trPr>
          <w:trHeight w:val="300"/>
          <w:ins w:id="427" w:author="Hoan Ng" w:date="2017-03-20T22:18:00Z"/>
          <w:trPrChange w:id="428" w:author="Phạm Quang Thịnh" w:date="2019-07-05T19:51:00Z">
            <w:trPr>
              <w:gridAfter w:val="0"/>
              <w:trHeight w:val="300"/>
            </w:trPr>
          </w:trPrChange>
        </w:trPr>
        <w:tc>
          <w:tcPr>
            <w:tcW w:w="985" w:type="dxa"/>
            <w:hideMark/>
            <w:tcPrChange w:id="429" w:author="Phạm Quang Thịnh" w:date="2019-07-05T19:51:00Z">
              <w:tcPr>
                <w:tcW w:w="985" w:type="dxa"/>
                <w:gridSpan w:val="2"/>
                <w:hideMark/>
              </w:tcPr>
            </w:tcPrChange>
          </w:tcPr>
          <w:p w14:paraId="0B988F34" w14:textId="45F6B948" w:rsidR="005F3BAC" w:rsidRPr="006B0157" w:rsidRDefault="005F3BAC">
            <w:pPr>
              <w:rPr>
                <w:ins w:id="430" w:author="Hoan Ng" w:date="2017-03-20T22:18:00Z"/>
                <w:b/>
                <w:bCs/>
              </w:rPr>
            </w:pPr>
            <w:ins w:id="431" w:author="Hoan Ng" w:date="2017-03-20T22:18:00Z">
              <w:r w:rsidRPr="006B0157">
                <w:rPr>
                  <w:b/>
                  <w:bCs/>
                </w:rPr>
                <w:t> </w:t>
              </w:r>
            </w:ins>
            <w:ins w:id="432" w:author="Hứa Văn Tuấn Anh" w:date="2019-07-05T23:04:00Z">
              <w:r w:rsidR="00795B2D">
                <w:rPr>
                  <w:b/>
                  <w:bCs/>
                </w:rPr>
                <w:t>4</w:t>
              </w:r>
            </w:ins>
          </w:p>
        </w:tc>
        <w:tc>
          <w:tcPr>
            <w:tcW w:w="4702" w:type="dxa"/>
            <w:hideMark/>
            <w:tcPrChange w:id="433" w:author="Phạm Quang Thịnh" w:date="2019-07-05T19:51:00Z">
              <w:tcPr>
                <w:tcW w:w="4702" w:type="dxa"/>
                <w:gridSpan w:val="2"/>
                <w:hideMark/>
              </w:tcPr>
            </w:tcPrChange>
          </w:tcPr>
          <w:p w14:paraId="76BA7EDA" w14:textId="24B8FC51" w:rsidR="005F3BAC" w:rsidRPr="00086A32" w:rsidRDefault="005F3BAC" w:rsidP="005F3BAC">
            <w:pPr>
              <w:rPr>
                <w:ins w:id="434" w:author="Hoan Ng" w:date="2017-03-20T22:18:00Z"/>
                <w:b/>
                <w:bCs/>
                <w:lang w:val="vi-VN"/>
                <w:rPrChange w:id="435" w:author="Hứa Văn Tuấn Anh" w:date="2019-07-05T22:56:00Z">
                  <w:rPr>
                    <w:ins w:id="436" w:author="Hoan Ng" w:date="2017-03-20T22:18:00Z"/>
                    <w:b/>
                    <w:bCs/>
                  </w:rPr>
                </w:rPrChange>
              </w:rPr>
            </w:pPr>
            <w:ins w:id="437" w:author="Hoan Ng" w:date="2017-03-20T22:18:00Z">
              <w:r w:rsidRPr="006B0157">
                <w:rPr>
                  <w:b/>
                  <w:bCs/>
                </w:rPr>
                <w:t>3.</w:t>
              </w:r>
              <w:del w:id="438" w:author="Hứa Văn Tuấn Anh" w:date="2019-07-05T22:58:00Z">
                <w:r w:rsidRPr="006B0157" w:rsidDel="00086A32">
                  <w:rPr>
                    <w:b/>
                    <w:bCs/>
                  </w:rPr>
                  <w:delText>3</w:delText>
                </w:r>
              </w:del>
            </w:ins>
            <w:ins w:id="439" w:author="Hứa Văn Tuấn Anh" w:date="2019-07-05T22:58:00Z">
              <w:r w:rsidR="00086A32">
                <w:rPr>
                  <w:b/>
                  <w:bCs/>
                </w:rPr>
                <w:t>4</w:t>
              </w:r>
            </w:ins>
            <w:ins w:id="440" w:author="Hoan Ng" w:date="2017-03-20T22:18:00Z">
              <w:r w:rsidRPr="006B0157">
                <w:rPr>
                  <w:b/>
                  <w:bCs/>
                </w:rPr>
                <w:t>.</w:t>
              </w:r>
            </w:ins>
            <w:ins w:id="441" w:author="Hứa Văn Tuấn Anh" w:date="2019-07-05T22:56:00Z">
              <w:r w:rsidR="00086A32">
                <w:rPr>
                  <w:b/>
                  <w:bCs/>
                </w:rPr>
                <w:t>Thiết</w:t>
              </w:r>
              <w:r w:rsidR="00086A32">
                <w:rPr>
                  <w:b/>
                  <w:bCs/>
                  <w:lang w:val="vi-VN"/>
                </w:rPr>
                <w:t xml:space="preserve"> kế dữ liệu</w:t>
              </w:r>
            </w:ins>
          </w:p>
        </w:tc>
        <w:tc>
          <w:tcPr>
            <w:tcW w:w="1027" w:type="dxa"/>
            <w:hideMark/>
            <w:tcPrChange w:id="442" w:author="Phạm Quang Thịnh" w:date="2019-07-05T19:51:00Z">
              <w:tcPr>
                <w:tcW w:w="1027" w:type="dxa"/>
                <w:gridSpan w:val="2"/>
                <w:hideMark/>
              </w:tcPr>
            </w:tcPrChange>
          </w:tcPr>
          <w:p w14:paraId="6BA15D8A" w14:textId="09E977C1" w:rsidR="005F3BAC" w:rsidRPr="006B0157" w:rsidRDefault="005F3BAC">
            <w:pPr>
              <w:rPr>
                <w:ins w:id="443" w:author="Hoan Ng" w:date="2017-03-20T22:18:00Z"/>
                <w:b/>
                <w:bCs/>
              </w:rPr>
            </w:pPr>
            <w:ins w:id="444" w:author="Hoan Ng" w:date="2017-03-20T22:18:00Z">
              <w:r w:rsidRPr="006B0157">
                <w:rPr>
                  <w:b/>
                  <w:bCs/>
                </w:rPr>
                <w:t> </w:t>
              </w:r>
            </w:ins>
            <w:ins w:id="445" w:author="Hứa Văn Tuấn Anh" w:date="2019-07-05T22:56:00Z">
              <w:r w:rsidR="00086A32">
                <w:rPr>
                  <w:b/>
                  <w:bCs/>
                </w:rPr>
                <w:t>1</w:t>
              </w:r>
            </w:ins>
          </w:p>
        </w:tc>
        <w:tc>
          <w:tcPr>
            <w:tcW w:w="868" w:type="dxa"/>
            <w:hideMark/>
            <w:tcPrChange w:id="446" w:author="Phạm Quang Thịnh" w:date="2019-07-05T19:51:00Z">
              <w:tcPr>
                <w:tcW w:w="868" w:type="dxa"/>
                <w:gridSpan w:val="2"/>
                <w:hideMark/>
              </w:tcPr>
            </w:tcPrChange>
          </w:tcPr>
          <w:p w14:paraId="288E6A26" w14:textId="20826CFF" w:rsidR="005F3BAC" w:rsidRPr="00086A32" w:rsidRDefault="005F3BAC">
            <w:pPr>
              <w:rPr>
                <w:ins w:id="447" w:author="Hoan Ng" w:date="2017-03-20T22:18:00Z"/>
                <w:b/>
                <w:bCs/>
                <w:lang w:val="vi-VN"/>
                <w:rPrChange w:id="448" w:author="Hứa Văn Tuấn Anh" w:date="2019-07-05T22:57:00Z">
                  <w:rPr>
                    <w:ins w:id="449" w:author="Hoan Ng" w:date="2017-03-20T22:18:00Z"/>
                    <w:b/>
                    <w:bCs/>
                  </w:rPr>
                </w:rPrChange>
              </w:rPr>
            </w:pPr>
            <w:ins w:id="450" w:author="Hoan Ng" w:date="2017-03-20T22:18:00Z">
              <w:r w:rsidRPr="006B0157">
                <w:rPr>
                  <w:b/>
                  <w:bCs/>
                </w:rPr>
                <w:t> </w:t>
              </w:r>
            </w:ins>
            <w:ins w:id="451" w:author="Hứa Văn Tuấn Anh" w:date="2019-07-05T22:57:00Z">
              <w:r w:rsidR="00086A32">
                <w:rPr>
                  <w:b/>
                  <w:bCs/>
                </w:rPr>
                <w:t>Tuan</w:t>
              </w:r>
              <w:r w:rsidR="00086A32">
                <w:rPr>
                  <w:b/>
                  <w:bCs/>
                  <w:lang w:val="vi-VN"/>
                </w:rPr>
                <w:t xml:space="preserve"> Anh</w:t>
              </w:r>
            </w:ins>
          </w:p>
        </w:tc>
        <w:tc>
          <w:tcPr>
            <w:tcW w:w="978" w:type="dxa"/>
            <w:hideMark/>
            <w:tcPrChange w:id="452" w:author="Phạm Quang Thịnh" w:date="2019-07-05T19:51:00Z">
              <w:tcPr>
                <w:tcW w:w="978" w:type="dxa"/>
                <w:gridSpan w:val="2"/>
                <w:hideMark/>
              </w:tcPr>
            </w:tcPrChange>
          </w:tcPr>
          <w:p w14:paraId="7A8B06BF" w14:textId="5922291A" w:rsidR="005F3BAC" w:rsidRPr="006B0157" w:rsidRDefault="005F3BAC">
            <w:pPr>
              <w:rPr>
                <w:ins w:id="453" w:author="Hoan Ng" w:date="2017-03-20T22:18:00Z"/>
                <w:b/>
                <w:bCs/>
              </w:rPr>
            </w:pPr>
            <w:ins w:id="454" w:author="Hoan Ng" w:date="2017-03-20T22:18:00Z">
              <w:r w:rsidRPr="006B0157">
                <w:rPr>
                  <w:b/>
                  <w:bCs/>
                </w:rPr>
                <w:t> </w:t>
              </w:r>
            </w:ins>
            <w:ins w:id="455" w:author="Hứa Văn Tuấn Anh" w:date="2019-07-05T23:00:00Z">
              <w:r w:rsidR="00086A32">
                <w:rPr>
                  <w:b/>
                  <w:bCs/>
                </w:rPr>
                <w:t>100</w:t>
              </w:r>
            </w:ins>
          </w:p>
        </w:tc>
        <w:tc>
          <w:tcPr>
            <w:tcW w:w="790" w:type="dxa"/>
            <w:hideMark/>
            <w:tcPrChange w:id="456" w:author="Phạm Quang Thịnh" w:date="2019-07-05T19:51:00Z">
              <w:tcPr>
                <w:tcW w:w="790" w:type="dxa"/>
                <w:gridSpan w:val="2"/>
                <w:hideMark/>
              </w:tcPr>
            </w:tcPrChange>
          </w:tcPr>
          <w:p w14:paraId="428ED083" w14:textId="77777777" w:rsidR="005F3BAC" w:rsidRPr="006B0157" w:rsidRDefault="005F3BAC">
            <w:pPr>
              <w:rPr>
                <w:ins w:id="457" w:author="Hoan Ng" w:date="2017-03-20T22:18:00Z"/>
                <w:b/>
                <w:bCs/>
              </w:rPr>
            </w:pPr>
            <w:ins w:id="458" w:author="Hoan Ng" w:date="2017-03-20T22:18:00Z">
              <w:r w:rsidRPr="006B0157">
                <w:rPr>
                  <w:b/>
                  <w:bCs/>
                </w:rPr>
                <w:t> </w:t>
              </w:r>
            </w:ins>
          </w:p>
        </w:tc>
      </w:tr>
      <w:tr w:rsidR="005F3BAC" w:rsidRPr="006B0157" w14:paraId="0292CEE1" w14:textId="77777777" w:rsidTr="00123FAF">
        <w:trPr>
          <w:trHeight w:val="300"/>
          <w:ins w:id="459" w:author="Hoan Ng" w:date="2017-03-20T22:18:00Z"/>
          <w:trPrChange w:id="460" w:author="Phạm Quang Thịnh" w:date="2019-07-05T19:51:00Z">
            <w:trPr>
              <w:gridAfter w:val="0"/>
              <w:trHeight w:val="300"/>
            </w:trPr>
          </w:trPrChange>
        </w:trPr>
        <w:tc>
          <w:tcPr>
            <w:tcW w:w="985" w:type="dxa"/>
            <w:hideMark/>
            <w:tcPrChange w:id="461" w:author="Phạm Quang Thịnh" w:date="2019-07-05T19:51:00Z">
              <w:tcPr>
                <w:tcW w:w="985" w:type="dxa"/>
                <w:gridSpan w:val="2"/>
                <w:hideMark/>
              </w:tcPr>
            </w:tcPrChange>
          </w:tcPr>
          <w:p w14:paraId="3B06D1DA" w14:textId="77777777" w:rsidR="005F3BAC" w:rsidRPr="006B0157" w:rsidRDefault="005F3BAC">
            <w:pPr>
              <w:rPr>
                <w:ins w:id="462" w:author="Hoan Ng" w:date="2017-03-20T22:18:00Z"/>
                <w:b/>
                <w:bCs/>
              </w:rPr>
            </w:pPr>
            <w:ins w:id="463" w:author="Hoan Ng" w:date="2017-03-20T22:18:00Z">
              <w:r w:rsidRPr="006B0157">
                <w:rPr>
                  <w:b/>
                  <w:bCs/>
                </w:rPr>
                <w:t> </w:t>
              </w:r>
            </w:ins>
          </w:p>
        </w:tc>
        <w:tc>
          <w:tcPr>
            <w:tcW w:w="4702" w:type="dxa"/>
            <w:hideMark/>
            <w:tcPrChange w:id="464" w:author="Phạm Quang Thịnh" w:date="2019-07-05T19:51:00Z">
              <w:tcPr>
                <w:tcW w:w="4702" w:type="dxa"/>
                <w:gridSpan w:val="2"/>
                <w:hideMark/>
              </w:tcPr>
            </w:tcPrChange>
          </w:tcPr>
          <w:p w14:paraId="0FAD74CF" w14:textId="77777777" w:rsidR="005F3BAC" w:rsidRPr="006B0157" w:rsidRDefault="005F3BAC">
            <w:pPr>
              <w:rPr>
                <w:ins w:id="465" w:author="Hoan Ng" w:date="2017-03-20T22:18:00Z"/>
                <w:b/>
                <w:bCs/>
              </w:rPr>
            </w:pPr>
            <w:ins w:id="466" w:author="Hoan Ng" w:date="2017-03-20T22:18:00Z">
              <w:r w:rsidRPr="006B0157">
                <w:rPr>
                  <w:b/>
                  <w:bCs/>
                </w:rPr>
                <w:t>Chương 4: Cài đặt</w:t>
              </w:r>
            </w:ins>
          </w:p>
        </w:tc>
        <w:tc>
          <w:tcPr>
            <w:tcW w:w="1027" w:type="dxa"/>
            <w:hideMark/>
            <w:tcPrChange w:id="467" w:author="Phạm Quang Thịnh" w:date="2019-07-05T19:51:00Z">
              <w:tcPr>
                <w:tcW w:w="1027" w:type="dxa"/>
                <w:gridSpan w:val="2"/>
                <w:hideMark/>
              </w:tcPr>
            </w:tcPrChange>
          </w:tcPr>
          <w:p w14:paraId="0C66F029" w14:textId="77777777" w:rsidR="005F3BAC" w:rsidRPr="006B0157" w:rsidRDefault="005F3BAC">
            <w:pPr>
              <w:rPr>
                <w:ins w:id="468" w:author="Hoan Ng" w:date="2017-03-20T22:18:00Z"/>
                <w:b/>
                <w:bCs/>
              </w:rPr>
            </w:pPr>
            <w:ins w:id="469" w:author="Hoan Ng" w:date="2017-03-20T22:18:00Z">
              <w:r w:rsidRPr="006B0157">
                <w:rPr>
                  <w:b/>
                  <w:bCs/>
                </w:rPr>
                <w:t> </w:t>
              </w:r>
            </w:ins>
          </w:p>
        </w:tc>
        <w:tc>
          <w:tcPr>
            <w:tcW w:w="868" w:type="dxa"/>
            <w:hideMark/>
            <w:tcPrChange w:id="470" w:author="Phạm Quang Thịnh" w:date="2019-07-05T19:51:00Z">
              <w:tcPr>
                <w:tcW w:w="868" w:type="dxa"/>
                <w:gridSpan w:val="2"/>
                <w:hideMark/>
              </w:tcPr>
            </w:tcPrChange>
          </w:tcPr>
          <w:p w14:paraId="641808E5" w14:textId="77777777" w:rsidR="005F3BAC" w:rsidRPr="006B0157" w:rsidRDefault="005F3BAC">
            <w:pPr>
              <w:rPr>
                <w:ins w:id="471" w:author="Hoan Ng" w:date="2017-03-20T22:18:00Z"/>
                <w:b/>
                <w:bCs/>
              </w:rPr>
            </w:pPr>
            <w:ins w:id="472" w:author="Hoan Ng" w:date="2017-03-20T22:18:00Z">
              <w:r w:rsidRPr="006B0157">
                <w:rPr>
                  <w:b/>
                  <w:bCs/>
                </w:rPr>
                <w:t> </w:t>
              </w:r>
            </w:ins>
          </w:p>
        </w:tc>
        <w:tc>
          <w:tcPr>
            <w:tcW w:w="978" w:type="dxa"/>
            <w:hideMark/>
            <w:tcPrChange w:id="473" w:author="Phạm Quang Thịnh" w:date="2019-07-05T19:51:00Z">
              <w:tcPr>
                <w:tcW w:w="978" w:type="dxa"/>
                <w:gridSpan w:val="2"/>
                <w:hideMark/>
              </w:tcPr>
            </w:tcPrChange>
          </w:tcPr>
          <w:p w14:paraId="091A1548" w14:textId="77777777" w:rsidR="005F3BAC" w:rsidRPr="006B0157" w:rsidRDefault="005F3BAC">
            <w:pPr>
              <w:rPr>
                <w:ins w:id="474" w:author="Hoan Ng" w:date="2017-03-20T22:18:00Z"/>
                <w:b/>
                <w:bCs/>
              </w:rPr>
            </w:pPr>
            <w:ins w:id="475" w:author="Hoan Ng" w:date="2017-03-20T22:18:00Z">
              <w:r w:rsidRPr="006B0157">
                <w:rPr>
                  <w:b/>
                  <w:bCs/>
                </w:rPr>
                <w:t> </w:t>
              </w:r>
            </w:ins>
          </w:p>
        </w:tc>
        <w:tc>
          <w:tcPr>
            <w:tcW w:w="790" w:type="dxa"/>
            <w:hideMark/>
            <w:tcPrChange w:id="476" w:author="Phạm Quang Thịnh" w:date="2019-07-05T19:51:00Z">
              <w:tcPr>
                <w:tcW w:w="790" w:type="dxa"/>
                <w:gridSpan w:val="2"/>
                <w:hideMark/>
              </w:tcPr>
            </w:tcPrChange>
          </w:tcPr>
          <w:p w14:paraId="48AF27B3" w14:textId="77777777" w:rsidR="005F3BAC" w:rsidRPr="006B0157" w:rsidRDefault="005F3BAC">
            <w:pPr>
              <w:rPr>
                <w:ins w:id="477" w:author="Hoan Ng" w:date="2017-03-20T22:18:00Z"/>
                <w:b/>
                <w:bCs/>
              </w:rPr>
            </w:pPr>
            <w:ins w:id="478" w:author="Hoan Ng" w:date="2017-03-20T22:18:00Z">
              <w:r w:rsidRPr="006B0157">
                <w:rPr>
                  <w:b/>
                  <w:bCs/>
                </w:rPr>
                <w:t> </w:t>
              </w:r>
            </w:ins>
          </w:p>
        </w:tc>
      </w:tr>
      <w:tr w:rsidR="005F3BAC" w:rsidRPr="006B0157" w14:paraId="2474AC26" w14:textId="77777777" w:rsidTr="00123FAF">
        <w:trPr>
          <w:trHeight w:val="300"/>
          <w:ins w:id="479" w:author="Hoan Ng" w:date="2017-03-20T22:18:00Z"/>
          <w:trPrChange w:id="480" w:author="Phạm Quang Thịnh" w:date="2019-07-05T19:51:00Z">
            <w:trPr>
              <w:gridAfter w:val="0"/>
              <w:trHeight w:val="300"/>
            </w:trPr>
          </w:trPrChange>
        </w:trPr>
        <w:tc>
          <w:tcPr>
            <w:tcW w:w="985" w:type="dxa"/>
            <w:hideMark/>
            <w:tcPrChange w:id="481" w:author="Phạm Quang Thịnh" w:date="2019-07-05T19:51:00Z">
              <w:tcPr>
                <w:tcW w:w="985" w:type="dxa"/>
                <w:gridSpan w:val="2"/>
                <w:hideMark/>
              </w:tcPr>
            </w:tcPrChange>
          </w:tcPr>
          <w:p w14:paraId="551740D7" w14:textId="6B145E98" w:rsidR="005F3BAC" w:rsidRPr="006B0157" w:rsidRDefault="005F3BAC">
            <w:pPr>
              <w:rPr>
                <w:ins w:id="482" w:author="Hoan Ng" w:date="2017-03-20T22:18:00Z"/>
                <w:b/>
                <w:bCs/>
              </w:rPr>
            </w:pPr>
            <w:ins w:id="483" w:author="Hoan Ng" w:date="2017-03-20T22:18:00Z">
              <w:r w:rsidRPr="006B0157">
                <w:rPr>
                  <w:b/>
                  <w:bCs/>
                </w:rPr>
                <w:t> </w:t>
              </w:r>
            </w:ins>
            <w:ins w:id="484" w:author="Hứa Văn Tuấn Anh" w:date="2019-07-05T23:04:00Z">
              <w:r w:rsidR="00795B2D">
                <w:rPr>
                  <w:b/>
                  <w:bCs/>
                </w:rPr>
                <w:t>1</w:t>
              </w:r>
            </w:ins>
          </w:p>
        </w:tc>
        <w:tc>
          <w:tcPr>
            <w:tcW w:w="4702" w:type="dxa"/>
            <w:hideMark/>
            <w:tcPrChange w:id="485" w:author="Phạm Quang Thịnh" w:date="2019-07-05T19:51:00Z">
              <w:tcPr>
                <w:tcW w:w="4702" w:type="dxa"/>
                <w:gridSpan w:val="2"/>
                <w:hideMark/>
              </w:tcPr>
            </w:tcPrChange>
          </w:tcPr>
          <w:p w14:paraId="781F4D4C" w14:textId="02F37F14" w:rsidR="005F3BAC" w:rsidRPr="00086A32" w:rsidRDefault="005F3BAC" w:rsidP="005F3BAC">
            <w:pPr>
              <w:rPr>
                <w:ins w:id="486" w:author="Hoan Ng" w:date="2017-03-20T22:18:00Z"/>
                <w:b/>
                <w:bCs/>
                <w:lang w:val="vi-VN"/>
                <w:rPrChange w:id="487" w:author="Hứa Văn Tuấn Anh" w:date="2019-07-05T23:01:00Z">
                  <w:rPr>
                    <w:ins w:id="488" w:author="Hoan Ng" w:date="2017-03-20T22:18:00Z"/>
                    <w:b/>
                    <w:bCs/>
                  </w:rPr>
                </w:rPrChange>
              </w:rPr>
            </w:pPr>
            <w:ins w:id="489" w:author="Hoan Ng" w:date="2017-03-20T22:18:00Z">
              <w:r w:rsidRPr="006B0157">
                <w:rPr>
                  <w:b/>
                  <w:bCs/>
                </w:rPr>
                <w:t>4.1.</w:t>
              </w:r>
            </w:ins>
            <w:ins w:id="490" w:author="Hứa Văn Tuấn Anh" w:date="2019-07-05T23:01:00Z">
              <w:r w:rsidR="00086A32">
                <w:rPr>
                  <w:b/>
                  <w:bCs/>
                </w:rPr>
                <w:t>Công</w:t>
              </w:r>
              <w:r w:rsidR="00086A32">
                <w:rPr>
                  <w:b/>
                  <w:bCs/>
                  <w:lang w:val="vi-VN"/>
                </w:rPr>
                <w:t xml:space="preserve"> nghệ sử dụng</w:t>
              </w:r>
            </w:ins>
          </w:p>
        </w:tc>
        <w:tc>
          <w:tcPr>
            <w:tcW w:w="1027" w:type="dxa"/>
            <w:hideMark/>
            <w:tcPrChange w:id="491" w:author="Phạm Quang Thịnh" w:date="2019-07-05T19:51:00Z">
              <w:tcPr>
                <w:tcW w:w="1027" w:type="dxa"/>
                <w:gridSpan w:val="2"/>
                <w:hideMark/>
              </w:tcPr>
            </w:tcPrChange>
          </w:tcPr>
          <w:p w14:paraId="63E5619B" w14:textId="77777777" w:rsidR="005F3BAC" w:rsidRPr="006B0157" w:rsidRDefault="005F3BAC">
            <w:pPr>
              <w:rPr>
                <w:ins w:id="492" w:author="Hoan Ng" w:date="2017-03-20T22:18:00Z"/>
                <w:b/>
                <w:bCs/>
              </w:rPr>
            </w:pPr>
            <w:ins w:id="493" w:author="Hoan Ng" w:date="2017-03-20T22:18:00Z">
              <w:r w:rsidRPr="006B0157">
                <w:rPr>
                  <w:b/>
                  <w:bCs/>
                </w:rPr>
                <w:t> </w:t>
              </w:r>
            </w:ins>
          </w:p>
        </w:tc>
        <w:tc>
          <w:tcPr>
            <w:tcW w:w="868" w:type="dxa"/>
            <w:hideMark/>
            <w:tcPrChange w:id="494" w:author="Phạm Quang Thịnh" w:date="2019-07-05T19:51:00Z">
              <w:tcPr>
                <w:tcW w:w="868" w:type="dxa"/>
                <w:gridSpan w:val="2"/>
                <w:hideMark/>
              </w:tcPr>
            </w:tcPrChange>
          </w:tcPr>
          <w:p w14:paraId="71DE6108" w14:textId="77777777" w:rsidR="005F3BAC" w:rsidRPr="006B0157" w:rsidRDefault="005F3BAC">
            <w:pPr>
              <w:rPr>
                <w:ins w:id="495" w:author="Hoan Ng" w:date="2017-03-20T22:18:00Z"/>
                <w:b/>
                <w:bCs/>
              </w:rPr>
            </w:pPr>
            <w:ins w:id="496" w:author="Hoan Ng" w:date="2017-03-20T22:18:00Z">
              <w:r w:rsidRPr="006B0157">
                <w:rPr>
                  <w:b/>
                  <w:bCs/>
                </w:rPr>
                <w:t> </w:t>
              </w:r>
            </w:ins>
          </w:p>
        </w:tc>
        <w:tc>
          <w:tcPr>
            <w:tcW w:w="978" w:type="dxa"/>
            <w:hideMark/>
            <w:tcPrChange w:id="497" w:author="Phạm Quang Thịnh" w:date="2019-07-05T19:51:00Z">
              <w:tcPr>
                <w:tcW w:w="978" w:type="dxa"/>
                <w:gridSpan w:val="2"/>
                <w:hideMark/>
              </w:tcPr>
            </w:tcPrChange>
          </w:tcPr>
          <w:p w14:paraId="7B3D550E" w14:textId="3A77678D" w:rsidR="005F3BAC" w:rsidRPr="006B0157" w:rsidRDefault="005F3BAC">
            <w:pPr>
              <w:rPr>
                <w:ins w:id="498" w:author="Hoan Ng" w:date="2017-03-20T22:18:00Z"/>
                <w:b/>
                <w:bCs/>
              </w:rPr>
            </w:pPr>
            <w:ins w:id="499" w:author="Hoan Ng" w:date="2017-03-20T22:18:00Z">
              <w:r w:rsidRPr="006B0157">
                <w:rPr>
                  <w:b/>
                  <w:bCs/>
                </w:rPr>
                <w:t> </w:t>
              </w:r>
            </w:ins>
            <w:ins w:id="500" w:author="Hứa Văn Tuấn Anh" w:date="2019-07-05T23:02:00Z">
              <w:r w:rsidR="00086A32">
                <w:rPr>
                  <w:b/>
                  <w:bCs/>
                </w:rPr>
                <w:t>100</w:t>
              </w:r>
            </w:ins>
          </w:p>
        </w:tc>
        <w:tc>
          <w:tcPr>
            <w:tcW w:w="790" w:type="dxa"/>
            <w:hideMark/>
            <w:tcPrChange w:id="501" w:author="Phạm Quang Thịnh" w:date="2019-07-05T19:51:00Z">
              <w:tcPr>
                <w:tcW w:w="790" w:type="dxa"/>
                <w:gridSpan w:val="2"/>
                <w:hideMark/>
              </w:tcPr>
            </w:tcPrChange>
          </w:tcPr>
          <w:p w14:paraId="7AF502AD" w14:textId="77777777" w:rsidR="005F3BAC" w:rsidRPr="006B0157" w:rsidRDefault="005F3BAC">
            <w:pPr>
              <w:rPr>
                <w:ins w:id="502" w:author="Hoan Ng" w:date="2017-03-20T22:18:00Z"/>
                <w:b/>
                <w:bCs/>
              </w:rPr>
            </w:pPr>
            <w:ins w:id="503" w:author="Hoan Ng" w:date="2017-03-20T22:18:00Z">
              <w:r w:rsidRPr="006B0157">
                <w:rPr>
                  <w:b/>
                  <w:bCs/>
                </w:rPr>
                <w:t> </w:t>
              </w:r>
            </w:ins>
          </w:p>
        </w:tc>
      </w:tr>
      <w:tr w:rsidR="005F3BAC" w:rsidRPr="006B0157" w14:paraId="5DCD9365" w14:textId="77777777" w:rsidTr="00123FAF">
        <w:trPr>
          <w:trHeight w:val="300"/>
          <w:ins w:id="504" w:author="Hoan Ng" w:date="2017-03-20T22:18:00Z"/>
          <w:trPrChange w:id="505" w:author="Phạm Quang Thịnh" w:date="2019-07-05T19:51:00Z">
            <w:trPr>
              <w:gridAfter w:val="0"/>
              <w:trHeight w:val="300"/>
            </w:trPr>
          </w:trPrChange>
        </w:trPr>
        <w:tc>
          <w:tcPr>
            <w:tcW w:w="985" w:type="dxa"/>
            <w:hideMark/>
            <w:tcPrChange w:id="506" w:author="Phạm Quang Thịnh" w:date="2019-07-05T19:51:00Z">
              <w:tcPr>
                <w:tcW w:w="985" w:type="dxa"/>
                <w:gridSpan w:val="2"/>
                <w:hideMark/>
              </w:tcPr>
            </w:tcPrChange>
          </w:tcPr>
          <w:p w14:paraId="2AFCE6AD" w14:textId="2D51EE1C" w:rsidR="005F3BAC" w:rsidRPr="006B0157" w:rsidRDefault="005F3BAC">
            <w:pPr>
              <w:rPr>
                <w:ins w:id="507" w:author="Hoan Ng" w:date="2017-03-20T22:18:00Z"/>
                <w:b/>
                <w:bCs/>
              </w:rPr>
            </w:pPr>
            <w:ins w:id="508" w:author="Hoan Ng" w:date="2017-03-20T22:18:00Z">
              <w:r w:rsidRPr="006B0157">
                <w:rPr>
                  <w:b/>
                  <w:bCs/>
                </w:rPr>
                <w:t> </w:t>
              </w:r>
            </w:ins>
            <w:ins w:id="509" w:author="Hứa Văn Tuấn Anh" w:date="2019-07-05T23:04:00Z">
              <w:r w:rsidR="00795B2D">
                <w:rPr>
                  <w:b/>
                  <w:bCs/>
                </w:rPr>
                <w:t>2</w:t>
              </w:r>
            </w:ins>
          </w:p>
        </w:tc>
        <w:tc>
          <w:tcPr>
            <w:tcW w:w="4702" w:type="dxa"/>
            <w:hideMark/>
            <w:tcPrChange w:id="510" w:author="Phạm Quang Thịnh" w:date="2019-07-05T19:51:00Z">
              <w:tcPr>
                <w:tcW w:w="4702" w:type="dxa"/>
                <w:gridSpan w:val="2"/>
                <w:hideMark/>
              </w:tcPr>
            </w:tcPrChange>
          </w:tcPr>
          <w:p w14:paraId="432A4F84" w14:textId="7FA75B0E" w:rsidR="005F3BAC" w:rsidRPr="00086A32" w:rsidRDefault="005F3BAC" w:rsidP="005F3BAC">
            <w:pPr>
              <w:rPr>
                <w:ins w:id="511" w:author="Hoan Ng" w:date="2017-03-20T22:18:00Z"/>
                <w:b/>
                <w:bCs/>
                <w:lang w:val="vi-VN"/>
                <w:rPrChange w:id="512" w:author="Hứa Văn Tuấn Anh" w:date="2019-07-05T23:01:00Z">
                  <w:rPr>
                    <w:ins w:id="513" w:author="Hoan Ng" w:date="2017-03-20T22:18:00Z"/>
                    <w:b/>
                    <w:bCs/>
                  </w:rPr>
                </w:rPrChange>
              </w:rPr>
            </w:pPr>
            <w:ins w:id="514" w:author="Hoan Ng" w:date="2017-03-20T22:18:00Z">
              <w:r w:rsidRPr="006B0157">
                <w:rPr>
                  <w:b/>
                  <w:bCs/>
                </w:rPr>
                <w:t>4.2.</w:t>
              </w:r>
            </w:ins>
            <w:ins w:id="515" w:author="Hứa Văn Tuấn Anh" w:date="2019-07-05T23:01:00Z">
              <w:r w:rsidR="00086A32">
                <w:rPr>
                  <w:b/>
                  <w:bCs/>
                </w:rPr>
                <w:t>Vấn</w:t>
              </w:r>
              <w:r w:rsidR="00086A32">
                <w:rPr>
                  <w:b/>
                  <w:bCs/>
                  <w:lang w:val="vi-VN"/>
                </w:rPr>
                <w:t xml:space="preserve"> đề khi cài đặt</w:t>
              </w:r>
            </w:ins>
          </w:p>
        </w:tc>
        <w:tc>
          <w:tcPr>
            <w:tcW w:w="1027" w:type="dxa"/>
            <w:hideMark/>
            <w:tcPrChange w:id="516" w:author="Phạm Quang Thịnh" w:date="2019-07-05T19:51:00Z">
              <w:tcPr>
                <w:tcW w:w="1027" w:type="dxa"/>
                <w:gridSpan w:val="2"/>
                <w:hideMark/>
              </w:tcPr>
            </w:tcPrChange>
          </w:tcPr>
          <w:p w14:paraId="49395E88" w14:textId="77777777" w:rsidR="005F3BAC" w:rsidRPr="006B0157" w:rsidRDefault="005F3BAC">
            <w:pPr>
              <w:rPr>
                <w:ins w:id="517" w:author="Hoan Ng" w:date="2017-03-20T22:18:00Z"/>
                <w:b/>
                <w:bCs/>
              </w:rPr>
            </w:pPr>
            <w:ins w:id="518" w:author="Hoan Ng" w:date="2017-03-20T22:18:00Z">
              <w:r w:rsidRPr="006B0157">
                <w:rPr>
                  <w:b/>
                  <w:bCs/>
                </w:rPr>
                <w:t> </w:t>
              </w:r>
            </w:ins>
          </w:p>
        </w:tc>
        <w:tc>
          <w:tcPr>
            <w:tcW w:w="868" w:type="dxa"/>
            <w:hideMark/>
            <w:tcPrChange w:id="519" w:author="Phạm Quang Thịnh" w:date="2019-07-05T19:51:00Z">
              <w:tcPr>
                <w:tcW w:w="868" w:type="dxa"/>
                <w:gridSpan w:val="2"/>
                <w:hideMark/>
              </w:tcPr>
            </w:tcPrChange>
          </w:tcPr>
          <w:p w14:paraId="38EC709B" w14:textId="77777777" w:rsidR="005F3BAC" w:rsidRPr="006B0157" w:rsidRDefault="005F3BAC">
            <w:pPr>
              <w:rPr>
                <w:ins w:id="520" w:author="Hoan Ng" w:date="2017-03-20T22:18:00Z"/>
                <w:b/>
                <w:bCs/>
              </w:rPr>
            </w:pPr>
            <w:ins w:id="521" w:author="Hoan Ng" w:date="2017-03-20T22:18:00Z">
              <w:r w:rsidRPr="006B0157">
                <w:rPr>
                  <w:b/>
                  <w:bCs/>
                </w:rPr>
                <w:t> </w:t>
              </w:r>
            </w:ins>
          </w:p>
        </w:tc>
        <w:tc>
          <w:tcPr>
            <w:tcW w:w="978" w:type="dxa"/>
            <w:hideMark/>
            <w:tcPrChange w:id="522" w:author="Phạm Quang Thịnh" w:date="2019-07-05T19:51:00Z">
              <w:tcPr>
                <w:tcW w:w="978" w:type="dxa"/>
                <w:gridSpan w:val="2"/>
                <w:hideMark/>
              </w:tcPr>
            </w:tcPrChange>
          </w:tcPr>
          <w:p w14:paraId="61A8C50C" w14:textId="06AC759E" w:rsidR="005F3BAC" w:rsidRPr="006B0157" w:rsidRDefault="005F3BAC">
            <w:pPr>
              <w:rPr>
                <w:ins w:id="523" w:author="Hoan Ng" w:date="2017-03-20T22:18:00Z"/>
                <w:b/>
                <w:bCs/>
              </w:rPr>
            </w:pPr>
            <w:ins w:id="524" w:author="Hoan Ng" w:date="2017-03-20T22:18:00Z">
              <w:r w:rsidRPr="006B0157">
                <w:rPr>
                  <w:b/>
                  <w:bCs/>
                </w:rPr>
                <w:t> </w:t>
              </w:r>
            </w:ins>
            <w:ins w:id="525" w:author="Hứa Văn Tuấn Anh" w:date="2019-07-05T23:02:00Z">
              <w:r w:rsidR="00086A32">
                <w:rPr>
                  <w:b/>
                  <w:bCs/>
                </w:rPr>
                <w:t>100</w:t>
              </w:r>
            </w:ins>
          </w:p>
        </w:tc>
        <w:tc>
          <w:tcPr>
            <w:tcW w:w="790" w:type="dxa"/>
            <w:hideMark/>
            <w:tcPrChange w:id="526" w:author="Phạm Quang Thịnh" w:date="2019-07-05T19:51:00Z">
              <w:tcPr>
                <w:tcW w:w="790" w:type="dxa"/>
                <w:gridSpan w:val="2"/>
                <w:hideMark/>
              </w:tcPr>
            </w:tcPrChange>
          </w:tcPr>
          <w:p w14:paraId="229C35ED" w14:textId="77777777" w:rsidR="005F3BAC" w:rsidRPr="006B0157" w:rsidRDefault="005F3BAC">
            <w:pPr>
              <w:rPr>
                <w:ins w:id="527" w:author="Hoan Ng" w:date="2017-03-20T22:18:00Z"/>
                <w:b/>
                <w:bCs/>
              </w:rPr>
            </w:pPr>
            <w:ins w:id="528" w:author="Hoan Ng" w:date="2017-03-20T22:18:00Z">
              <w:r w:rsidRPr="006B0157">
                <w:rPr>
                  <w:b/>
                  <w:bCs/>
                </w:rPr>
                <w:t> </w:t>
              </w:r>
            </w:ins>
          </w:p>
        </w:tc>
      </w:tr>
      <w:tr w:rsidR="005F3BAC" w:rsidRPr="006B0157" w14:paraId="406C40F0" w14:textId="77777777" w:rsidTr="00123FAF">
        <w:trPr>
          <w:trHeight w:val="300"/>
          <w:ins w:id="529" w:author="Hoan Ng" w:date="2017-03-20T22:18:00Z"/>
          <w:trPrChange w:id="530" w:author="Phạm Quang Thịnh" w:date="2019-07-05T19:51:00Z">
            <w:trPr>
              <w:gridAfter w:val="0"/>
              <w:trHeight w:val="300"/>
            </w:trPr>
          </w:trPrChange>
        </w:trPr>
        <w:tc>
          <w:tcPr>
            <w:tcW w:w="985" w:type="dxa"/>
            <w:hideMark/>
            <w:tcPrChange w:id="531" w:author="Phạm Quang Thịnh" w:date="2019-07-05T19:51:00Z">
              <w:tcPr>
                <w:tcW w:w="985" w:type="dxa"/>
                <w:gridSpan w:val="2"/>
                <w:hideMark/>
              </w:tcPr>
            </w:tcPrChange>
          </w:tcPr>
          <w:p w14:paraId="329C82C7" w14:textId="3872DB97" w:rsidR="005F3BAC" w:rsidRPr="006B0157" w:rsidRDefault="005F3BAC">
            <w:pPr>
              <w:rPr>
                <w:ins w:id="532" w:author="Hoan Ng" w:date="2017-03-20T22:18:00Z"/>
                <w:b/>
                <w:bCs/>
              </w:rPr>
            </w:pPr>
            <w:ins w:id="533" w:author="Hoan Ng" w:date="2017-03-20T22:18:00Z">
              <w:r w:rsidRPr="006B0157">
                <w:rPr>
                  <w:b/>
                  <w:bCs/>
                </w:rPr>
                <w:lastRenderedPageBreak/>
                <w:t> </w:t>
              </w:r>
            </w:ins>
            <w:ins w:id="534" w:author="Hứa Văn Tuấn Anh" w:date="2019-07-05T23:05:00Z">
              <w:r w:rsidR="00795B2D">
                <w:rPr>
                  <w:b/>
                  <w:bCs/>
                </w:rPr>
                <w:t>3</w:t>
              </w:r>
            </w:ins>
          </w:p>
        </w:tc>
        <w:tc>
          <w:tcPr>
            <w:tcW w:w="4702" w:type="dxa"/>
            <w:hideMark/>
            <w:tcPrChange w:id="535" w:author="Phạm Quang Thịnh" w:date="2019-07-05T19:51:00Z">
              <w:tcPr>
                <w:tcW w:w="4702" w:type="dxa"/>
                <w:gridSpan w:val="2"/>
                <w:hideMark/>
              </w:tcPr>
            </w:tcPrChange>
          </w:tcPr>
          <w:p w14:paraId="3951D426" w14:textId="05B4C6A8" w:rsidR="005F3BAC" w:rsidRPr="00086A32" w:rsidRDefault="005F3BAC" w:rsidP="005F3BAC">
            <w:pPr>
              <w:rPr>
                <w:ins w:id="536" w:author="Hoan Ng" w:date="2017-03-20T22:18:00Z"/>
                <w:b/>
                <w:bCs/>
                <w:lang w:val="vi-VN"/>
                <w:rPrChange w:id="537" w:author="Hứa Văn Tuấn Anh" w:date="2019-07-05T23:01:00Z">
                  <w:rPr>
                    <w:ins w:id="538" w:author="Hoan Ng" w:date="2017-03-20T22:18:00Z"/>
                    <w:b/>
                    <w:bCs/>
                  </w:rPr>
                </w:rPrChange>
              </w:rPr>
            </w:pPr>
            <w:ins w:id="539" w:author="Hoan Ng" w:date="2017-03-20T22:18:00Z">
              <w:r w:rsidRPr="006B0157">
                <w:rPr>
                  <w:b/>
                  <w:bCs/>
                </w:rPr>
                <w:t>4.</w:t>
              </w:r>
              <w:del w:id="540" w:author="Hứa Văn Tuấn Anh" w:date="2019-07-05T23:01:00Z">
                <w:r w:rsidRPr="006B0157" w:rsidDel="00086A32">
                  <w:rPr>
                    <w:b/>
                    <w:bCs/>
                  </w:rPr>
                  <w:delText>3</w:delText>
                </w:r>
              </w:del>
            </w:ins>
            <w:ins w:id="541" w:author="Hứa Văn Tuấn Anh" w:date="2019-07-05T23:01:00Z">
              <w:r w:rsidR="00086A32">
                <w:rPr>
                  <w:b/>
                  <w:bCs/>
                </w:rPr>
                <w:t>3</w:t>
              </w:r>
              <w:r w:rsidR="00086A32">
                <w:rPr>
                  <w:b/>
                  <w:bCs/>
                  <w:lang w:val="vi-VN"/>
                </w:rPr>
                <w:t xml:space="preserve">.Mô tả giải pháp &amp; kỹ </w:t>
              </w:r>
            </w:ins>
            <w:ins w:id="542" w:author="Hứa Văn Tuấn Anh" w:date="2019-07-05T23:02:00Z">
              <w:r w:rsidR="00086A32">
                <w:rPr>
                  <w:b/>
                  <w:bCs/>
                  <w:lang w:val="vi-VN"/>
                </w:rPr>
                <w:t>thuật</w:t>
              </w:r>
            </w:ins>
          </w:p>
        </w:tc>
        <w:tc>
          <w:tcPr>
            <w:tcW w:w="1027" w:type="dxa"/>
            <w:hideMark/>
            <w:tcPrChange w:id="543" w:author="Phạm Quang Thịnh" w:date="2019-07-05T19:51:00Z">
              <w:tcPr>
                <w:tcW w:w="1027" w:type="dxa"/>
                <w:gridSpan w:val="2"/>
                <w:hideMark/>
              </w:tcPr>
            </w:tcPrChange>
          </w:tcPr>
          <w:p w14:paraId="13449711" w14:textId="395135D5" w:rsidR="005F3BAC" w:rsidRPr="006B0157" w:rsidRDefault="005F3BAC">
            <w:pPr>
              <w:rPr>
                <w:ins w:id="544" w:author="Hoan Ng" w:date="2017-03-20T22:18:00Z"/>
                <w:b/>
                <w:bCs/>
              </w:rPr>
            </w:pPr>
            <w:ins w:id="545" w:author="Hoan Ng" w:date="2017-03-20T22:18:00Z">
              <w:r w:rsidRPr="006B0157">
                <w:rPr>
                  <w:b/>
                  <w:bCs/>
                </w:rPr>
                <w:t> </w:t>
              </w:r>
            </w:ins>
          </w:p>
        </w:tc>
        <w:tc>
          <w:tcPr>
            <w:tcW w:w="868" w:type="dxa"/>
            <w:hideMark/>
            <w:tcPrChange w:id="546" w:author="Phạm Quang Thịnh" w:date="2019-07-05T19:51:00Z">
              <w:tcPr>
                <w:tcW w:w="868" w:type="dxa"/>
                <w:gridSpan w:val="2"/>
                <w:hideMark/>
              </w:tcPr>
            </w:tcPrChange>
          </w:tcPr>
          <w:p w14:paraId="496411CF" w14:textId="77777777" w:rsidR="005F3BAC" w:rsidRPr="006B0157" w:rsidRDefault="005F3BAC">
            <w:pPr>
              <w:rPr>
                <w:ins w:id="547" w:author="Hoan Ng" w:date="2017-03-20T22:18:00Z"/>
                <w:b/>
                <w:bCs/>
              </w:rPr>
            </w:pPr>
            <w:ins w:id="548" w:author="Hoan Ng" w:date="2017-03-20T22:18:00Z">
              <w:r w:rsidRPr="006B0157">
                <w:rPr>
                  <w:b/>
                  <w:bCs/>
                </w:rPr>
                <w:t> </w:t>
              </w:r>
            </w:ins>
          </w:p>
        </w:tc>
        <w:tc>
          <w:tcPr>
            <w:tcW w:w="978" w:type="dxa"/>
            <w:hideMark/>
            <w:tcPrChange w:id="549" w:author="Phạm Quang Thịnh" w:date="2019-07-05T19:51:00Z">
              <w:tcPr>
                <w:tcW w:w="978" w:type="dxa"/>
                <w:gridSpan w:val="2"/>
                <w:hideMark/>
              </w:tcPr>
            </w:tcPrChange>
          </w:tcPr>
          <w:p w14:paraId="1F0C199A" w14:textId="77777777" w:rsidR="005F3BAC" w:rsidRPr="006B0157" w:rsidRDefault="005F3BAC">
            <w:pPr>
              <w:rPr>
                <w:ins w:id="550" w:author="Hoan Ng" w:date="2017-03-20T22:18:00Z"/>
                <w:b/>
                <w:bCs/>
              </w:rPr>
            </w:pPr>
            <w:ins w:id="551" w:author="Hoan Ng" w:date="2017-03-20T22:18:00Z">
              <w:r w:rsidRPr="006B0157">
                <w:rPr>
                  <w:b/>
                  <w:bCs/>
                </w:rPr>
                <w:t> </w:t>
              </w:r>
            </w:ins>
          </w:p>
        </w:tc>
        <w:tc>
          <w:tcPr>
            <w:tcW w:w="790" w:type="dxa"/>
            <w:hideMark/>
            <w:tcPrChange w:id="552" w:author="Phạm Quang Thịnh" w:date="2019-07-05T19:51:00Z">
              <w:tcPr>
                <w:tcW w:w="790" w:type="dxa"/>
                <w:gridSpan w:val="2"/>
                <w:hideMark/>
              </w:tcPr>
            </w:tcPrChange>
          </w:tcPr>
          <w:p w14:paraId="2E3EF5E6" w14:textId="77777777" w:rsidR="005F3BAC" w:rsidRPr="006B0157" w:rsidRDefault="005F3BAC">
            <w:pPr>
              <w:rPr>
                <w:ins w:id="553" w:author="Hoan Ng" w:date="2017-03-20T22:18:00Z"/>
                <w:b/>
                <w:bCs/>
              </w:rPr>
            </w:pPr>
            <w:ins w:id="554" w:author="Hoan Ng" w:date="2017-03-20T22:18:00Z">
              <w:r w:rsidRPr="006B0157">
                <w:rPr>
                  <w:b/>
                  <w:bCs/>
                </w:rPr>
                <w:t> </w:t>
              </w:r>
            </w:ins>
          </w:p>
        </w:tc>
      </w:tr>
      <w:tr w:rsidR="005F3BAC" w:rsidRPr="006B0157" w14:paraId="21C807D0" w14:textId="77777777" w:rsidTr="00123FAF">
        <w:trPr>
          <w:trHeight w:val="300"/>
          <w:ins w:id="555" w:author="Hoan Ng" w:date="2017-03-20T22:18:00Z"/>
          <w:trPrChange w:id="556" w:author="Phạm Quang Thịnh" w:date="2019-07-05T19:51:00Z">
            <w:trPr>
              <w:gridAfter w:val="0"/>
              <w:trHeight w:val="300"/>
            </w:trPr>
          </w:trPrChange>
        </w:trPr>
        <w:tc>
          <w:tcPr>
            <w:tcW w:w="985" w:type="dxa"/>
            <w:hideMark/>
            <w:tcPrChange w:id="557" w:author="Phạm Quang Thịnh" w:date="2019-07-05T19:51:00Z">
              <w:tcPr>
                <w:tcW w:w="985" w:type="dxa"/>
                <w:gridSpan w:val="2"/>
                <w:hideMark/>
              </w:tcPr>
            </w:tcPrChange>
          </w:tcPr>
          <w:p w14:paraId="1403FC80" w14:textId="77777777" w:rsidR="005F3BAC" w:rsidRPr="006B0157" w:rsidRDefault="005F3BAC">
            <w:pPr>
              <w:rPr>
                <w:ins w:id="558" w:author="Hoan Ng" w:date="2017-03-20T22:18:00Z"/>
                <w:b/>
                <w:bCs/>
              </w:rPr>
            </w:pPr>
            <w:ins w:id="559" w:author="Hoan Ng" w:date="2017-03-20T22:18:00Z">
              <w:r w:rsidRPr="006B0157">
                <w:rPr>
                  <w:b/>
                  <w:bCs/>
                </w:rPr>
                <w:t> </w:t>
              </w:r>
            </w:ins>
          </w:p>
        </w:tc>
        <w:tc>
          <w:tcPr>
            <w:tcW w:w="4702" w:type="dxa"/>
            <w:hideMark/>
            <w:tcPrChange w:id="560" w:author="Phạm Quang Thịnh" w:date="2019-07-05T19:51:00Z">
              <w:tcPr>
                <w:tcW w:w="4702" w:type="dxa"/>
                <w:gridSpan w:val="2"/>
                <w:hideMark/>
              </w:tcPr>
            </w:tcPrChange>
          </w:tcPr>
          <w:p w14:paraId="77FA6EA6" w14:textId="77777777" w:rsidR="005F3BAC" w:rsidRPr="006B0157" w:rsidRDefault="005F3BAC">
            <w:pPr>
              <w:rPr>
                <w:ins w:id="561" w:author="Hoan Ng" w:date="2017-03-20T22:18:00Z"/>
                <w:b/>
                <w:bCs/>
              </w:rPr>
            </w:pPr>
            <w:ins w:id="562" w:author="Hoan Ng" w:date="2017-03-20T22:18:00Z">
              <w:r w:rsidRPr="006B0157">
                <w:rPr>
                  <w:b/>
                  <w:bCs/>
                </w:rPr>
                <w:t>Chương 5: Kiểm thử</w:t>
              </w:r>
            </w:ins>
          </w:p>
        </w:tc>
        <w:tc>
          <w:tcPr>
            <w:tcW w:w="1027" w:type="dxa"/>
            <w:hideMark/>
            <w:tcPrChange w:id="563" w:author="Phạm Quang Thịnh" w:date="2019-07-05T19:51:00Z">
              <w:tcPr>
                <w:tcW w:w="1027" w:type="dxa"/>
                <w:gridSpan w:val="2"/>
                <w:hideMark/>
              </w:tcPr>
            </w:tcPrChange>
          </w:tcPr>
          <w:p w14:paraId="5D73C054" w14:textId="6F6741BE" w:rsidR="005F3BAC" w:rsidRPr="006B0157" w:rsidRDefault="005F3BAC">
            <w:pPr>
              <w:rPr>
                <w:ins w:id="564" w:author="Hoan Ng" w:date="2017-03-20T22:18:00Z"/>
                <w:b/>
                <w:bCs/>
              </w:rPr>
            </w:pPr>
            <w:ins w:id="565" w:author="Hoan Ng" w:date="2017-03-20T22:18:00Z">
              <w:r w:rsidRPr="006B0157">
                <w:rPr>
                  <w:b/>
                  <w:bCs/>
                </w:rPr>
                <w:t> </w:t>
              </w:r>
            </w:ins>
            <w:ins w:id="566" w:author="Hứa Văn Tuấn Anh" w:date="2019-07-05T23:00:00Z">
              <w:r w:rsidR="00086A32">
                <w:rPr>
                  <w:b/>
                  <w:bCs/>
                </w:rPr>
                <w:t>1</w:t>
              </w:r>
            </w:ins>
          </w:p>
        </w:tc>
        <w:tc>
          <w:tcPr>
            <w:tcW w:w="868" w:type="dxa"/>
            <w:hideMark/>
            <w:tcPrChange w:id="567" w:author="Phạm Quang Thịnh" w:date="2019-07-05T19:51:00Z">
              <w:tcPr>
                <w:tcW w:w="868" w:type="dxa"/>
                <w:gridSpan w:val="2"/>
                <w:hideMark/>
              </w:tcPr>
            </w:tcPrChange>
          </w:tcPr>
          <w:p w14:paraId="3CA63141" w14:textId="03E121FA" w:rsidR="005F3BAC" w:rsidRPr="006B0157" w:rsidRDefault="005F3BAC">
            <w:pPr>
              <w:rPr>
                <w:ins w:id="568" w:author="Hoan Ng" w:date="2017-03-20T22:18:00Z"/>
                <w:b/>
                <w:bCs/>
              </w:rPr>
            </w:pPr>
            <w:ins w:id="569" w:author="Hoan Ng" w:date="2017-03-20T22:18:00Z">
              <w:r w:rsidRPr="006B0157">
                <w:rPr>
                  <w:b/>
                  <w:bCs/>
                </w:rPr>
                <w:t> </w:t>
              </w:r>
            </w:ins>
            <w:ins w:id="570" w:author="Hứa Văn Tuấn Anh" w:date="2019-07-05T23:00:00Z">
              <w:r w:rsidR="00086A32">
                <w:rPr>
                  <w:b/>
                  <w:bCs/>
                </w:rPr>
                <w:t>Thinh</w:t>
              </w:r>
            </w:ins>
          </w:p>
        </w:tc>
        <w:tc>
          <w:tcPr>
            <w:tcW w:w="978" w:type="dxa"/>
            <w:hideMark/>
            <w:tcPrChange w:id="571" w:author="Phạm Quang Thịnh" w:date="2019-07-05T19:51:00Z">
              <w:tcPr>
                <w:tcW w:w="978" w:type="dxa"/>
                <w:gridSpan w:val="2"/>
                <w:hideMark/>
              </w:tcPr>
            </w:tcPrChange>
          </w:tcPr>
          <w:p w14:paraId="4EBC632E" w14:textId="5546B2FA" w:rsidR="005F3BAC" w:rsidRPr="006B0157" w:rsidRDefault="005F3BAC">
            <w:pPr>
              <w:rPr>
                <w:ins w:id="572" w:author="Hoan Ng" w:date="2017-03-20T22:18:00Z"/>
                <w:b/>
                <w:bCs/>
              </w:rPr>
            </w:pPr>
            <w:ins w:id="573" w:author="Hoan Ng" w:date="2017-03-20T22:18:00Z">
              <w:r w:rsidRPr="006B0157">
                <w:rPr>
                  <w:b/>
                  <w:bCs/>
                </w:rPr>
                <w:t> </w:t>
              </w:r>
            </w:ins>
            <w:ins w:id="574" w:author="Hứa Văn Tuấn Anh" w:date="2019-07-05T23:17:00Z">
              <w:r w:rsidR="00CC20C0">
                <w:rPr>
                  <w:b/>
                  <w:bCs/>
                </w:rPr>
                <w:t>10</w:t>
              </w:r>
            </w:ins>
            <w:ins w:id="575" w:author="Hứa Văn Tuấn Anh" w:date="2019-07-05T23:01:00Z">
              <w:r w:rsidR="00086A32">
                <w:rPr>
                  <w:b/>
                  <w:bCs/>
                </w:rPr>
                <w:t>0</w:t>
              </w:r>
            </w:ins>
          </w:p>
        </w:tc>
        <w:tc>
          <w:tcPr>
            <w:tcW w:w="790" w:type="dxa"/>
            <w:hideMark/>
            <w:tcPrChange w:id="576" w:author="Phạm Quang Thịnh" w:date="2019-07-05T19:51:00Z">
              <w:tcPr>
                <w:tcW w:w="790" w:type="dxa"/>
                <w:gridSpan w:val="2"/>
                <w:hideMark/>
              </w:tcPr>
            </w:tcPrChange>
          </w:tcPr>
          <w:p w14:paraId="2C35AA03" w14:textId="77777777" w:rsidR="005F3BAC" w:rsidRPr="006B0157" w:rsidRDefault="005F3BAC">
            <w:pPr>
              <w:rPr>
                <w:ins w:id="577" w:author="Hoan Ng" w:date="2017-03-20T22:18:00Z"/>
                <w:b/>
                <w:bCs/>
              </w:rPr>
            </w:pPr>
            <w:ins w:id="578" w:author="Hoan Ng" w:date="2017-03-20T22:18:00Z">
              <w:r w:rsidRPr="006B0157">
                <w:rPr>
                  <w:b/>
                  <w:bCs/>
                </w:rPr>
                <w:t> </w:t>
              </w:r>
            </w:ins>
          </w:p>
        </w:tc>
      </w:tr>
      <w:tr w:rsidR="005F3BAC" w:rsidRPr="006B0157" w14:paraId="196FFD71" w14:textId="77777777" w:rsidTr="00123FAF">
        <w:trPr>
          <w:trHeight w:val="300"/>
          <w:ins w:id="579" w:author="Hoan Ng" w:date="2017-03-20T22:18:00Z"/>
          <w:trPrChange w:id="580" w:author="Phạm Quang Thịnh" w:date="2019-07-05T19:51:00Z">
            <w:trPr>
              <w:gridAfter w:val="0"/>
              <w:trHeight w:val="300"/>
            </w:trPr>
          </w:trPrChange>
        </w:trPr>
        <w:tc>
          <w:tcPr>
            <w:tcW w:w="985" w:type="dxa"/>
            <w:hideMark/>
            <w:tcPrChange w:id="581" w:author="Phạm Quang Thịnh" w:date="2019-07-05T19:51:00Z">
              <w:tcPr>
                <w:tcW w:w="985" w:type="dxa"/>
                <w:gridSpan w:val="2"/>
                <w:hideMark/>
              </w:tcPr>
            </w:tcPrChange>
          </w:tcPr>
          <w:p w14:paraId="11E07E6C" w14:textId="77777777" w:rsidR="005F3BAC" w:rsidRPr="006B0157" w:rsidRDefault="005F3BAC">
            <w:pPr>
              <w:rPr>
                <w:ins w:id="582" w:author="Hoan Ng" w:date="2017-03-20T22:18:00Z"/>
                <w:b/>
                <w:bCs/>
              </w:rPr>
            </w:pPr>
            <w:ins w:id="583" w:author="Hoan Ng" w:date="2017-03-20T22:18:00Z">
              <w:r w:rsidRPr="006B0157">
                <w:rPr>
                  <w:b/>
                  <w:bCs/>
                </w:rPr>
                <w:t> </w:t>
              </w:r>
            </w:ins>
          </w:p>
        </w:tc>
        <w:tc>
          <w:tcPr>
            <w:tcW w:w="4702" w:type="dxa"/>
            <w:hideMark/>
            <w:tcPrChange w:id="584" w:author="Phạm Quang Thịnh" w:date="2019-07-05T19:51:00Z">
              <w:tcPr>
                <w:tcW w:w="4702" w:type="dxa"/>
                <w:gridSpan w:val="2"/>
                <w:hideMark/>
              </w:tcPr>
            </w:tcPrChange>
          </w:tcPr>
          <w:p w14:paraId="6C5EB020" w14:textId="77777777" w:rsidR="005F3BAC" w:rsidRPr="006B0157" w:rsidRDefault="005F3BAC">
            <w:pPr>
              <w:rPr>
                <w:ins w:id="585" w:author="Hoan Ng" w:date="2017-03-20T22:18:00Z"/>
                <w:b/>
                <w:bCs/>
              </w:rPr>
            </w:pPr>
            <w:ins w:id="586" w:author="Hoan Ng" w:date="2017-03-20T22:18:00Z">
              <w:r w:rsidRPr="006B0157">
                <w:rPr>
                  <w:b/>
                  <w:bCs/>
                </w:rPr>
                <w:t>Chương 6: Kết luận</w:t>
              </w:r>
            </w:ins>
          </w:p>
        </w:tc>
        <w:tc>
          <w:tcPr>
            <w:tcW w:w="1027" w:type="dxa"/>
            <w:hideMark/>
            <w:tcPrChange w:id="587" w:author="Phạm Quang Thịnh" w:date="2019-07-05T19:51:00Z">
              <w:tcPr>
                <w:tcW w:w="1027" w:type="dxa"/>
                <w:gridSpan w:val="2"/>
                <w:hideMark/>
              </w:tcPr>
            </w:tcPrChange>
          </w:tcPr>
          <w:p w14:paraId="0797B2FD" w14:textId="690C311C" w:rsidR="005F3BAC" w:rsidRPr="006B0157" w:rsidRDefault="005F3BAC">
            <w:pPr>
              <w:rPr>
                <w:ins w:id="588" w:author="Hoan Ng" w:date="2017-03-20T22:18:00Z"/>
                <w:b/>
                <w:bCs/>
              </w:rPr>
            </w:pPr>
            <w:ins w:id="589" w:author="Hoan Ng" w:date="2017-03-20T22:18:00Z">
              <w:r w:rsidRPr="006B0157">
                <w:rPr>
                  <w:b/>
                  <w:bCs/>
                </w:rPr>
                <w:t> </w:t>
              </w:r>
            </w:ins>
          </w:p>
        </w:tc>
        <w:tc>
          <w:tcPr>
            <w:tcW w:w="868" w:type="dxa"/>
            <w:hideMark/>
            <w:tcPrChange w:id="590" w:author="Phạm Quang Thịnh" w:date="2019-07-05T19:51:00Z">
              <w:tcPr>
                <w:tcW w:w="868" w:type="dxa"/>
                <w:gridSpan w:val="2"/>
                <w:hideMark/>
              </w:tcPr>
            </w:tcPrChange>
          </w:tcPr>
          <w:p w14:paraId="61BA5505" w14:textId="279DBA98" w:rsidR="005F3BAC" w:rsidRPr="006B0157" w:rsidRDefault="005F3BAC">
            <w:pPr>
              <w:rPr>
                <w:ins w:id="591" w:author="Hoan Ng" w:date="2017-03-20T22:18:00Z"/>
                <w:b/>
                <w:bCs/>
              </w:rPr>
            </w:pPr>
            <w:ins w:id="592" w:author="Hoan Ng" w:date="2017-03-20T22:18:00Z">
              <w:r w:rsidRPr="006B0157">
                <w:rPr>
                  <w:b/>
                  <w:bCs/>
                </w:rPr>
                <w:t> </w:t>
              </w:r>
            </w:ins>
          </w:p>
        </w:tc>
        <w:tc>
          <w:tcPr>
            <w:tcW w:w="978" w:type="dxa"/>
            <w:hideMark/>
            <w:tcPrChange w:id="593" w:author="Phạm Quang Thịnh" w:date="2019-07-05T19:51:00Z">
              <w:tcPr>
                <w:tcW w:w="978" w:type="dxa"/>
                <w:gridSpan w:val="2"/>
                <w:hideMark/>
              </w:tcPr>
            </w:tcPrChange>
          </w:tcPr>
          <w:p w14:paraId="445C9B19" w14:textId="77777777" w:rsidR="005F3BAC" w:rsidRPr="006B0157" w:rsidRDefault="005F3BAC">
            <w:pPr>
              <w:rPr>
                <w:ins w:id="594" w:author="Hoan Ng" w:date="2017-03-20T22:18:00Z"/>
                <w:b/>
                <w:bCs/>
              </w:rPr>
            </w:pPr>
            <w:ins w:id="595" w:author="Hoan Ng" w:date="2017-03-20T22:18:00Z">
              <w:r w:rsidRPr="006B0157">
                <w:rPr>
                  <w:b/>
                  <w:bCs/>
                </w:rPr>
                <w:t> </w:t>
              </w:r>
            </w:ins>
          </w:p>
        </w:tc>
        <w:tc>
          <w:tcPr>
            <w:tcW w:w="790" w:type="dxa"/>
            <w:hideMark/>
            <w:tcPrChange w:id="596" w:author="Phạm Quang Thịnh" w:date="2019-07-05T19:51:00Z">
              <w:tcPr>
                <w:tcW w:w="790" w:type="dxa"/>
                <w:gridSpan w:val="2"/>
                <w:hideMark/>
              </w:tcPr>
            </w:tcPrChange>
          </w:tcPr>
          <w:p w14:paraId="2FB6F8B5" w14:textId="77777777" w:rsidR="005F3BAC" w:rsidRPr="006B0157" w:rsidRDefault="005F3BAC">
            <w:pPr>
              <w:rPr>
                <w:ins w:id="597" w:author="Hoan Ng" w:date="2017-03-20T22:18:00Z"/>
                <w:b/>
                <w:bCs/>
              </w:rPr>
            </w:pPr>
            <w:ins w:id="598" w:author="Hoan Ng" w:date="2017-03-20T22:18:00Z">
              <w:r w:rsidRPr="006B0157">
                <w:rPr>
                  <w:b/>
                  <w:bCs/>
                </w:rPr>
                <w:t> </w:t>
              </w:r>
            </w:ins>
          </w:p>
        </w:tc>
      </w:tr>
      <w:tr w:rsidR="005F3BAC" w:rsidRPr="006B0157" w14:paraId="4A16D28F" w14:textId="77777777" w:rsidTr="00123FAF">
        <w:trPr>
          <w:trHeight w:val="300"/>
          <w:ins w:id="599" w:author="Hoan Ng" w:date="2017-03-20T22:18:00Z"/>
          <w:trPrChange w:id="600" w:author="Phạm Quang Thịnh" w:date="2019-07-05T19:51:00Z">
            <w:trPr>
              <w:gridAfter w:val="0"/>
              <w:trHeight w:val="300"/>
            </w:trPr>
          </w:trPrChange>
        </w:trPr>
        <w:tc>
          <w:tcPr>
            <w:tcW w:w="985" w:type="dxa"/>
            <w:hideMark/>
            <w:tcPrChange w:id="601" w:author="Phạm Quang Thịnh" w:date="2019-07-05T19:51:00Z">
              <w:tcPr>
                <w:tcW w:w="985" w:type="dxa"/>
                <w:gridSpan w:val="2"/>
                <w:hideMark/>
              </w:tcPr>
            </w:tcPrChange>
          </w:tcPr>
          <w:p w14:paraId="785A88AD" w14:textId="77777777" w:rsidR="005F3BAC" w:rsidRPr="006B0157" w:rsidRDefault="005F3BAC">
            <w:pPr>
              <w:rPr>
                <w:ins w:id="602" w:author="Hoan Ng" w:date="2017-03-20T22:18:00Z"/>
                <w:b/>
                <w:bCs/>
              </w:rPr>
            </w:pPr>
            <w:ins w:id="603" w:author="Hoan Ng" w:date="2017-03-20T22:18:00Z">
              <w:r w:rsidRPr="006B0157">
                <w:rPr>
                  <w:b/>
                  <w:bCs/>
                </w:rPr>
                <w:t> </w:t>
              </w:r>
            </w:ins>
          </w:p>
        </w:tc>
        <w:tc>
          <w:tcPr>
            <w:tcW w:w="4702" w:type="dxa"/>
            <w:hideMark/>
            <w:tcPrChange w:id="604" w:author="Phạm Quang Thịnh" w:date="2019-07-05T19:51:00Z">
              <w:tcPr>
                <w:tcW w:w="4702" w:type="dxa"/>
                <w:gridSpan w:val="2"/>
                <w:hideMark/>
              </w:tcPr>
            </w:tcPrChange>
          </w:tcPr>
          <w:p w14:paraId="443A50A1" w14:textId="77777777" w:rsidR="005F3BAC" w:rsidRPr="006B0157" w:rsidRDefault="005F3BAC">
            <w:pPr>
              <w:rPr>
                <w:ins w:id="605" w:author="Hoan Ng" w:date="2017-03-20T22:18:00Z"/>
                <w:b/>
                <w:bCs/>
              </w:rPr>
            </w:pPr>
            <w:ins w:id="606" w:author="Hoan Ng" w:date="2017-03-20T22:18:00Z">
              <w:r w:rsidRPr="006B0157">
                <w:rPr>
                  <w:b/>
                  <w:bCs/>
                </w:rPr>
                <w:t>Tài liệu tham khảo</w:t>
              </w:r>
            </w:ins>
          </w:p>
        </w:tc>
        <w:tc>
          <w:tcPr>
            <w:tcW w:w="1027" w:type="dxa"/>
            <w:hideMark/>
            <w:tcPrChange w:id="607" w:author="Phạm Quang Thịnh" w:date="2019-07-05T19:51:00Z">
              <w:tcPr>
                <w:tcW w:w="1027" w:type="dxa"/>
                <w:gridSpan w:val="2"/>
                <w:hideMark/>
              </w:tcPr>
            </w:tcPrChange>
          </w:tcPr>
          <w:p w14:paraId="0C340D07" w14:textId="77777777" w:rsidR="005F3BAC" w:rsidRPr="006B0157" w:rsidRDefault="005F3BAC">
            <w:pPr>
              <w:rPr>
                <w:ins w:id="608" w:author="Hoan Ng" w:date="2017-03-20T22:18:00Z"/>
                <w:b/>
                <w:bCs/>
              </w:rPr>
            </w:pPr>
            <w:ins w:id="609" w:author="Hoan Ng" w:date="2017-03-20T22:18:00Z">
              <w:r w:rsidRPr="006B0157">
                <w:rPr>
                  <w:b/>
                  <w:bCs/>
                </w:rPr>
                <w:t> </w:t>
              </w:r>
            </w:ins>
          </w:p>
        </w:tc>
        <w:tc>
          <w:tcPr>
            <w:tcW w:w="868" w:type="dxa"/>
            <w:hideMark/>
            <w:tcPrChange w:id="610" w:author="Phạm Quang Thịnh" w:date="2019-07-05T19:51:00Z">
              <w:tcPr>
                <w:tcW w:w="868" w:type="dxa"/>
                <w:gridSpan w:val="2"/>
                <w:hideMark/>
              </w:tcPr>
            </w:tcPrChange>
          </w:tcPr>
          <w:p w14:paraId="43E48588" w14:textId="77777777" w:rsidR="005F3BAC" w:rsidRPr="006B0157" w:rsidRDefault="005F3BAC">
            <w:pPr>
              <w:rPr>
                <w:ins w:id="611" w:author="Hoan Ng" w:date="2017-03-20T22:18:00Z"/>
                <w:b/>
                <w:bCs/>
              </w:rPr>
            </w:pPr>
            <w:ins w:id="612" w:author="Hoan Ng" w:date="2017-03-20T22:18:00Z">
              <w:r w:rsidRPr="006B0157">
                <w:rPr>
                  <w:b/>
                  <w:bCs/>
                </w:rPr>
                <w:t> </w:t>
              </w:r>
            </w:ins>
          </w:p>
        </w:tc>
        <w:tc>
          <w:tcPr>
            <w:tcW w:w="978" w:type="dxa"/>
            <w:hideMark/>
            <w:tcPrChange w:id="613" w:author="Phạm Quang Thịnh" w:date="2019-07-05T19:51:00Z">
              <w:tcPr>
                <w:tcW w:w="978" w:type="dxa"/>
                <w:gridSpan w:val="2"/>
                <w:hideMark/>
              </w:tcPr>
            </w:tcPrChange>
          </w:tcPr>
          <w:p w14:paraId="30E390E4" w14:textId="77777777" w:rsidR="005F3BAC" w:rsidRPr="006B0157" w:rsidRDefault="005F3BAC">
            <w:pPr>
              <w:rPr>
                <w:ins w:id="614" w:author="Hoan Ng" w:date="2017-03-20T22:18:00Z"/>
                <w:b/>
                <w:bCs/>
              </w:rPr>
            </w:pPr>
            <w:ins w:id="615" w:author="Hoan Ng" w:date="2017-03-20T22:18:00Z">
              <w:r w:rsidRPr="006B0157">
                <w:rPr>
                  <w:b/>
                  <w:bCs/>
                </w:rPr>
                <w:t> </w:t>
              </w:r>
            </w:ins>
          </w:p>
        </w:tc>
        <w:tc>
          <w:tcPr>
            <w:tcW w:w="790" w:type="dxa"/>
            <w:hideMark/>
            <w:tcPrChange w:id="616" w:author="Phạm Quang Thịnh" w:date="2019-07-05T19:51:00Z">
              <w:tcPr>
                <w:tcW w:w="790" w:type="dxa"/>
                <w:gridSpan w:val="2"/>
                <w:hideMark/>
              </w:tcPr>
            </w:tcPrChange>
          </w:tcPr>
          <w:p w14:paraId="253A568B" w14:textId="77777777" w:rsidR="005F3BAC" w:rsidRPr="006B0157" w:rsidRDefault="005F3BAC">
            <w:pPr>
              <w:rPr>
                <w:ins w:id="617" w:author="Hoan Ng" w:date="2017-03-20T22:18:00Z"/>
                <w:b/>
                <w:bCs/>
              </w:rPr>
            </w:pPr>
            <w:ins w:id="618" w:author="Hoan Ng" w:date="2017-03-20T22:18:00Z">
              <w:r w:rsidRPr="006B0157">
                <w:rPr>
                  <w:b/>
                  <w:bCs/>
                </w:rPr>
                <w:t> </w:t>
              </w:r>
            </w:ins>
          </w:p>
        </w:tc>
      </w:tr>
      <w:tr w:rsidR="005F3BAC" w:rsidRPr="006B0157" w14:paraId="41DB5002" w14:textId="77777777" w:rsidTr="00123FAF">
        <w:trPr>
          <w:trHeight w:val="300"/>
          <w:ins w:id="619" w:author="Hoan Ng" w:date="2017-03-20T22:18:00Z"/>
          <w:trPrChange w:id="620" w:author="Phạm Quang Thịnh" w:date="2019-07-05T19:51:00Z">
            <w:trPr>
              <w:gridAfter w:val="0"/>
              <w:trHeight w:val="300"/>
            </w:trPr>
          </w:trPrChange>
        </w:trPr>
        <w:tc>
          <w:tcPr>
            <w:tcW w:w="9350" w:type="dxa"/>
            <w:gridSpan w:val="6"/>
            <w:hideMark/>
            <w:tcPrChange w:id="621" w:author="Phạm Quang Thịnh" w:date="2019-07-05T19:51:00Z">
              <w:tcPr>
                <w:tcW w:w="9350" w:type="dxa"/>
                <w:gridSpan w:val="12"/>
                <w:hideMark/>
              </w:tcPr>
            </w:tcPrChange>
          </w:tcPr>
          <w:p w14:paraId="68989D66" w14:textId="77777777" w:rsidR="005F3BAC" w:rsidRPr="006B0157" w:rsidRDefault="005F3BAC">
            <w:pPr>
              <w:rPr>
                <w:ins w:id="622" w:author="Hoan Ng" w:date="2017-03-20T22:18:00Z"/>
                <w:b/>
                <w:bCs/>
              </w:rPr>
            </w:pPr>
            <w:ins w:id="623" w:author="Hoan Ng" w:date="2017-03-20T22:18:00Z">
              <w:r w:rsidRPr="006B0157">
                <w:rPr>
                  <w:b/>
                  <w:bCs/>
                </w:rPr>
                <w:t>II. LẬP TRÌNH</w:t>
              </w:r>
            </w:ins>
          </w:p>
        </w:tc>
      </w:tr>
      <w:tr w:rsidR="005F3BAC" w:rsidRPr="006B0157" w14:paraId="44C350E3" w14:textId="77777777" w:rsidTr="00123FAF">
        <w:trPr>
          <w:trHeight w:val="300"/>
          <w:ins w:id="624" w:author="Hoan Ng" w:date="2017-03-20T22:18:00Z"/>
          <w:trPrChange w:id="625" w:author="Phạm Quang Thịnh" w:date="2019-07-05T19:51:00Z">
            <w:trPr>
              <w:gridAfter w:val="0"/>
              <w:trHeight w:val="300"/>
            </w:trPr>
          </w:trPrChange>
        </w:trPr>
        <w:tc>
          <w:tcPr>
            <w:tcW w:w="985" w:type="dxa"/>
            <w:hideMark/>
            <w:tcPrChange w:id="626" w:author="Phạm Quang Thịnh" w:date="2019-07-05T19:51:00Z">
              <w:tcPr>
                <w:tcW w:w="985" w:type="dxa"/>
                <w:gridSpan w:val="2"/>
                <w:hideMark/>
              </w:tcPr>
            </w:tcPrChange>
          </w:tcPr>
          <w:p w14:paraId="15994388" w14:textId="43808110" w:rsidR="005F3BAC" w:rsidRPr="006B0157" w:rsidRDefault="005F3BAC">
            <w:pPr>
              <w:rPr>
                <w:ins w:id="627" w:author="Hoan Ng" w:date="2017-03-20T22:18:00Z"/>
                <w:b/>
                <w:bCs/>
              </w:rPr>
            </w:pPr>
            <w:ins w:id="628" w:author="Hoan Ng" w:date="2017-03-20T22:18:00Z">
              <w:r w:rsidRPr="006B0157">
                <w:rPr>
                  <w:b/>
                  <w:bCs/>
                </w:rPr>
                <w:t> </w:t>
              </w:r>
            </w:ins>
            <w:ins w:id="629" w:author="Hứa Văn Tuấn Anh" w:date="2019-07-05T23:05:00Z">
              <w:r w:rsidR="00795B2D">
                <w:rPr>
                  <w:b/>
                  <w:bCs/>
                </w:rPr>
                <w:t>1</w:t>
              </w:r>
            </w:ins>
          </w:p>
        </w:tc>
        <w:tc>
          <w:tcPr>
            <w:tcW w:w="4702" w:type="dxa"/>
            <w:hideMark/>
            <w:tcPrChange w:id="630" w:author="Phạm Quang Thịnh" w:date="2019-07-05T19:51:00Z">
              <w:tcPr>
                <w:tcW w:w="4702" w:type="dxa"/>
                <w:gridSpan w:val="2"/>
                <w:hideMark/>
              </w:tcPr>
            </w:tcPrChange>
          </w:tcPr>
          <w:p w14:paraId="33C073FA" w14:textId="17D73AB8" w:rsidR="005F3BAC" w:rsidRPr="00795B2D" w:rsidRDefault="005F3BAC" w:rsidP="005F3BAC">
            <w:pPr>
              <w:rPr>
                <w:ins w:id="631" w:author="Hoan Ng" w:date="2017-03-20T22:18:00Z"/>
                <w:b/>
                <w:bCs/>
                <w:lang w:val="vi-VN"/>
                <w:rPrChange w:id="632" w:author="Hứa Văn Tuấn Anh" w:date="2019-07-05T23:03:00Z">
                  <w:rPr>
                    <w:ins w:id="633" w:author="Hoan Ng" w:date="2017-03-20T22:18:00Z"/>
                    <w:b/>
                    <w:bCs/>
                  </w:rPr>
                </w:rPrChange>
              </w:rPr>
            </w:pPr>
            <w:ins w:id="634" w:author="Hoan Ng" w:date="2017-03-20T22:18:00Z">
              <w:del w:id="635" w:author="Hứa Văn Tuấn Anh" w:date="2019-07-05T23:03:00Z">
                <w:r w:rsidRPr="006B0157" w:rsidDel="00795B2D">
                  <w:rPr>
                    <w:b/>
                    <w:bCs/>
                  </w:rPr>
                  <w:delText>Module 1</w:delText>
                </w:r>
              </w:del>
            </w:ins>
            <w:ins w:id="636" w:author="Hứa Văn Tuấn Anh" w:date="2019-07-05T23:03:00Z">
              <w:r w:rsidR="00795B2D">
                <w:rPr>
                  <w:b/>
                  <w:bCs/>
                </w:rPr>
                <w:t>Quản</w:t>
              </w:r>
              <w:r w:rsidR="00795B2D">
                <w:rPr>
                  <w:b/>
                  <w:bCs/>
                  <w:lang w:val="vi-VN"/>
                </w:rPr>
                <w:t xml:space="preserve"> lý đại lý</w:t>
              </w:r>
            </w:ins>
          </w:p>
        </w:tc>
        <w:tc>
          <w:tcPr>
            <w:tcW w:w="1027" w:type="dxa"/>
            <w:hideMark/>
            <w:tcPrChange w:id="637" w:author="Phạm Quang Thịnh" w:date="2019-07-05T19:51:00Z">
              <w:tcPr>
                <w:tcW w:w="1027" w:type="dxa"/>
                <w:gridSpan w:val="2"/>
                <w:hideMark/>
              </w:tcPr>
            </w:tcPrChange>
          </w:tcPr>
          <w:p w14:paraId="792E00CE" w14:textId="5383D545" w:rsidR="005F3BAC" w:rsidRPr="006B0157" w:rsidRDefault="005F3BAC">
            <w:pPr>
              <w:rPr>
                <w:ins w:id="638" w:author="Hoan Ng" w:date="2017-03-20T22:18:00Z"/>
                <w:b/>
                <w:bCs/>
              </w:rPr>
            </w:pPr>
            <w:ins w:id="639" w:author="Hoan Ng" w:date="2017-03-20T22:18:00Z">
              <w:r w:rsidRPr="006B0157">
                <w:rPr>
                  <w:b/>
                  <w:bCs/>
                </w:rPr>
                <w:t> </w:t>
              </w:r>
            </w:ins>
            <w:ins w:id="640" w:author="Hứa Văn Tuấn Anh" w:date="2019-07-05T23:05:00Z">
              <w:r w:rsidR="00795B2D">
                <w:rPr>
                  <w:b/>
                  <w:bCs/>
                </w:rPr>
                <w:t>2</w:t>
              </w:r>
            </w:ins>
          </w:p>
        </w:tc>
        <w:tc>
          <w:tcPr>
            <w:tcW w:w="868" w:type="dxa"/>
            <w:hideMark/>
            <w:tcPrChange w:id="641" w:author="Phạm Quang Thịnh" w:date="2019-07-05T19:51:00Z">
              <w:tcPr>
                <w:tcW w:w="868" w:type="dxa"/>
                <w:gridSpan w:val="2"/>
                <w:hideMark/>
              </w:tcPr>
            </w:tcPrChange>
          </w:tcPr>
          <w:p w14:paraId="74E1C782" w14:textId="76DFC38E" w:rsidR="005F3BAC" w:rsidRPr="00795B2D" w:rsidRDefault="005F3BAC">
            <w:pPr>
              <w:rPr>
                <w:ins w:id="642" w:author="Hoan Ng" w:date="2017-03-20T22:18:00Z"/>
                <w:b/>
                <w:bCs/>
                <w:lang w:val="vi-VN"/>
                <w:rPrChange w:id="643" w:author="Hứa Văn Tuấn Anh" w:date="2019-07-05T23:05:00Z">
                  <w:rPr>
                    <w:ins w:id="644" w:author="Hoan Ng" w:date="2017-03-20T22:18:00Z"/>
                    <w:b/>
                    <w:bCs/>
                  </w:rPr>
                </w:rPrChange>
              </w:rPr>
            </w:pPr>
            <w:ins w:id="645" w:author="Hoan Ng" w:date="2017-03-20T22:18:00Z">
              <w:r w:rsidRPr="006B0157">
                <w:rPr>
                  <w:b/>
                  <w:bCs/>
                </w:rPr>
                <w:t> </w:t>
              </w:r>
            </w:ins>
            <w:ins w:id="646" w:author="Hứa Văn Tuấn Anh" w:date="2019-07-05T23:05:00Z">
              <w:r w:rsidR="00795B2D">
                <w:rPr>
                  <w:b/>
                  <w:bCs/>
                </w:rPr>
                <w:t>Tuan</w:t>
              </w:r>
              <w:r w:rsidR="00795B2D">
                <w:rPr>
                  <w:b/>
                  <w:bCs/>
                  <w:lang w:val="vi-VN"/>
                </w:rPr>
                <w:t xml:space="preserve"> Anh</w:t>
              </w:r>
            </w:ins>
          </w:p>
        </w:tc>
        <w:tc>
          <w:tcPr>
            <w:tcW w:w="978" w:type="dxa"/>
            <w:hideMark/>
            <w:tcPrChange w:id="647" w:author="Phạm Quang Thịnh" w:date="2019-07-05T19:51:00Z">
              <w:tcPr>
                <w:tcW w:w="978" w:type="dxa"/>
                <w:gridSpan w:val="2"/>
                <w:hideMark/>
              </w:tcPr>
            </w:tcPrChange>
          </w:tcPr>
          <w:p w14:paraId="14AFBCFE" w14:textId="1A0E3699" w:rsidR="005F3BAC" w:rsidRPr="006B0157" w:rsidRDefault="005F3BAC">
            <w:pPr>
              <w:rPr>
                <w:ins w:id="648" w:author="Hoan Ng" w:date="2017-03-20T22:18:00Z"/>
                <w:b/>
                <w:bCs/>
              </w:rPr>
            </w:pPr>
            <w:ins w:id="649" w:author="Hoan Ng" w:date="2017-03-20T22:18:00Z">
              <w:r w:rsidRPr="006B0157">
                <w:rPr>
                  <w:b/>
                  <w:bCs/>
                </w:rPr>
                <w:t> </w:t>
              </w:r>
            </w:ins>
            <w:ins w:id="650" w:author="Hứa Văn Tuấn Anh" w:date="2019-07-05T23:06:00Z">
              <w:r w:rsidR="00795B2D">
                <w:rPr>
                  <w:b/>
                  <w:bCs/>
                </w:rPr>
                <w:t>100</w:t>
              </w:r>
            </w:ins>
          </w:p>
        </w:tc>
        <w:tc>
          <w:tcPr>
            <w:tcW w:w="790" w:type="dxa"/>
            <w:hideMark/>
            <w:tcPrChange w:id="651" w:author="Phạm Quang Thịnh" w:date="2019-07-05T19:51:00Z">
              <w:tcPr>
                <w:tcW w:w="790" w:type="dxa"/>
                <w:gridSpan w:val="2"/>
                <w:hideMark/>
              </w:tcPr>
            </w:tcPrChange>
          </w:tcPr>
          <w:p w14:paraId="34F20C01" w14:textId="77777777" w:rsidR="005F3BAC" w:rsidRPr="006B0157" w:rsidRDefault="005F3BAC">
            <w:pPr>
              <w:rPr>
                <w:ins w:id="652" w:author="Hoan Ng" w:date="2017-03-20T22:18:00Z"/>
                <w:b/>
                <w:bCs/>
              </w:rPr>
            </w:pPr>
            <w:ins w:id="653" w:author="Hoan Ng" w:date="2017-03-20T22:18:00Z">
              <w:r w:rsidRPr="006B0157">
                <w:rPr>
                  <w:b/>
                  <w:bCs/>
                </w:rPr>
                <w:t> </w:t>
              </w:r>
            </w:ins>
          </w:p>
        </w:tc>
      </w:tr>
      <w:tr w:rsidR="005F3BAC" w:rsidRPr="006B0157" w14:paraId="6F2EAA27" w14:textId="77777777" w:rsidTr="00123FAF">
        <w:trPr>
          <w:trHeight w:val="300"/>
          <w:ins w:id="654" w:author="Hoan Ng" w:date="2017-03-20T22:18:00Z"/>
          <w:trPrChange w:id="655" w:author="Phạm Quang Thịnh" w:date="2019-07-05T19:51:00Z">
            <w:trPr>
              <w:gridAfter w:val="0"/>
              <w:trHeight w:val="300"/>
            </w:trPr>
          </w:trPrChange>
        </w:trPr>
        <w:tc>
          <w:tcPr>
            <w:tcW w:w="985" w:type="dxa"/>
            <w:hideMark/>
            <w:tcPrChange w:id="656" w:author="Phạm Quang Thịnh" w:date="2019-07-05T19:51:00Z">
              <w:tcPr>
                <w:tcW w:w="985" w:type="dxa"/>
                <w:gridSpan w:val="2"/>
                <w:hideMark/>
              </w:tcPr>
            </w:tcPrChange>
          </w:tcPr>
          <w:p w14:paraId="1402FC18" w14:textId="50276D21" w:rsidR="005F3BAC" w:rsidRPr="006B0157" w:rsidRDefault="005F3BAC">
            <w:pPr>
              <w:rPr>
                <w:ins w:id="657" w:author="Hoan Ng" w:date="2017-03-20T22:18:00Z"/>
                <w:b/>
                <w:bCs/>
              </w:rPr>
            </w:pPr>
            <w:ins w:id="658" w:author="Hoan Ng" w:date="2017-03-20T22:18:00Z">
              <w:r w:rsidRPr="006B0157">
                <w:rPr>
                  <w:b/>
                  <w:bCs/>
                </w:rPr>
                <w:t> </w:t>
              </w:r>
            </w:ins>
            <w:ins w:id="659" w:author="Hứa Văn Tuấn Anh" w:date="2019-07-05T23:05:00Z">
              <w:r w:rsidR="00795B2D">
                <w:rPr>
                  <w:b/>
                  <w:bCs/>
                </w:rPr>
                <w:t>2</w:t>
              </w:r>
            </w:ins>
          </w:p>
        </w:tc>
        <w:tc>
          <w:tcPr>
            <w:tcW w:w="4702" w:type="dxa"/>
            <w:hideMark/>
            <w:tcPrChange w:id="660" w:author="Phạm Quang Thịnh" w:date="2019-07-05T19:51:00Z">
              <w:tcPr>
                <w:tcW w:w="4702" w:type="dxa"/>
                <w:gridSpan w:val="2"/>
                <w:hideMark/>
              </w:tcPr>
            </w:tcPrChange>
          </w:tcPr>
          <w:p w14:paraId="518DE036" w14:textId="1509EB59" w:rsidR="005F3BAC" w:rsidRPr="00795B2D" w:rsidRDefault="005F3BAC" w:rsidP="005F3BAC">
            <w:pPr>
              <w:rPr>
                <w:ins w:id="661" w:author="Hoan Ng" w:date="2017-03-20T22:18:00Z"/>
                <w:b/>
                <w:bCs/>
                <w:lang w:val="vi-VN"/>
                <w:rPrChange w:id="662" w:author="Hứa Văn Tuấn Anh" w:date="2019-07-05T23:03:00Z">
                  <w:rPr>
                    <w:ins w:id="663" w:author="Hoan Ng" w:date="2017-03-20T22:18:00Z"/>
                    <w:b/>
                    <w:bCs/>
                  </w:rPr>
                </w:rPrChange>
              </w:rPr>
            </w:pPr>
            <w:ins w:id="664" w:author="Hoan Ng" w:date="2017-03-20T22:18:00Z">
              <w:del w:id="665" w:author="Hứa Văn Tuấn Anh" w:date="2019-07-05T23:03:00Z">
                <w:r w:rsidRPr="006B0157" w:rsidDel="00795B2D">
                  <w:rPr>
                    <w:b/>
                    <w:bCs/>
                  </w:rPr>
                  <w:delText>Module 2</w:delText>
                </w:r>
              </w:del>
            </w:ins>
            <w:ins w:id="666" w:author="Hứa Văn Tuấn Anh" w:date="2019-07-05T23:03:00Z">
              <w:r w:rsidR="00795B2D">
                <w:rPr>
                  <w:b/>
                  <w:bCs/>
                </w:rPr>
                <w:t>Quản</w:t>
              </w:r>
              <w:r w:rsidR="00795B2D">
                <w:rPr>
                  <w:b/>
                  <w:bCs/>
                  <w:lang w:val="vi-VN"/>
                </w:rPr>
                <w:t xml:space="preserve"> lý mặt hàng</w:t>
              </w:r>
            </w:ins>
          </w:p>
        </w:tc>
        <w:tc>
          <w:tcPr>
            <w:tcW w:w="1027" w:type="dxa"/>
            <w:hideMark/>
            <w:tcPrChange w:id="667" w:author="Phạm Quang Thịnh" w:date="2019-07-05T19:51:00Z">
              <w:tcPr>
                <w:tcW w:w="1027" w:type="dxa"/>
                <w:gridSpan w:val="2"/>
                <w:hideMark/>
              </w:tcPr>
            </w:tcPrChange>
          </w:tcPr>
          <w:p w14:paraId="4ADF59FF" w14:textId="059EA31A" w:rsidR="005F3BAC" w:rsidRPr="00795B2D" w:rsidRDefault="005F3BAC">
            <w:pPr>
              <w:rPr>
                <w:ins w:id="668" w:author="Hoan Ng" w:date="2017-03-20T22:18:00Z"/>
                <w:b/>
                <w:bCs/>
                <w:lang w:val="vi-VN"/>
                <w:rPrChange w:id="669" w:author="Hứa Văn Tuấn Anh" w:date="2019-07-05T23:05:00Z">
                  <w:rPr>
                    <w:ins w:id="670" w:author="Hoan Ng" w:date="2017-03-20T22:18:00Z"/>
                    <w:b/>
                    <w:bCs/>
                  </w:rPr>
                </w:rPrChange>
              </w:rPr>
            </w:pPr>
            <w:ins w:id="671" w:author="Hoan Ng" w:date="2017-03-20T22:18:00Z">
              <w:r w:rsidRPr="006B0157">
                <w:rPr>
                  <w:b/>
                  <w:bCs/>
                </w:rPr>
                <w:t> </w:t>
              </w:r>
            </w:ins>
            <w:ins w:id="672" w:author="Hứa Văn Tuấn Anh" w:date="2019-07-05T23:05:00Z">
              <w:r w:rsidR="00795B2D">
                <w:rPr>
                  <w:b/>
                  <w:bCs/>
                </w:rPr>
                <w:t>2</w:t>
              </w:r>
              <w:r w:rsidR="00795B2D">
                <w:rPr>
                  <w:b/>
                  <w:bCs/>
                  <w:lang w:val="vi-VN"/>
                </w:rPr>
                <w:t>.5</w:t>
              </w:r>
            </w:ins>
          </w:p>
        </w:tc>
        <w:tc>
          <w:tcPr>
            <w:tcW w:w="868" w:type="dxa"/>
            <w:hideMark/>
            <w:tcPrChange w:id="673" w:author="Phạm Quang Thịnh" w:date="2019-07-05T19:51:00Z">
              <w:tcPr>
                <w:tcW w:w="868" w:type="dxa"/>
                <w:gridSpan w:val="2"/>
                <w:hideMark/>
              </w:tcPr>
            </w:tcPrChange>
          </w:tcPr>
          <w:p w14:paraId="758C786E" w14:textId="3B20F1AB" w:rsidR="005F3BAC" w:rsidRPr="006B0157" w:rsidRDefault="005F3BAC">
            <w:pPr>
              <w:rPr>
                <w:ins w:id="674" w:author="Hoan Ng" w:date="2017-03-20T22:18:00Z"/>
                <w:b/>
                <w:bCs/>
              </w:rPr>
            </w:pPr>
            <w:ins w:id="675" w:author="Hoan Ng" w:date="2017-03-20T22:18:00Z">
              <w:r w:rsidRPr="006B0157">
                <w:rPr>
                  <w:b/>
                  <w:bCs/>
                </w:rPr>
                <w:t> </w:t>
              </w:r>
            </w:ins>
            <w:ins w:id="676" w:author="Hứa Văn Tuấn Anh" w:date="2019-07-05T23:05:00Z">
              <w:r w:rsidR="00795B2D">
                <w:rPr>
                  <w:b/>
                  <w:bCs/>
                </w:rPr>
                <w:t>Tuan</w:t>
              </w:r>
              <w:r w:rsidR="00795B2D">
                <w:rPr>
                  <w:b/>
                  <w:bCs/>
                  <w:lang w:val="vi-VN"/>
                </w:rPr>
                <w:t xml:space="preserve"> Anh</w:t>
              </w:r>
            </w:ins>
          </w:p>
        </w:tc>
        <w:tc>
          <w:tcPr>
            <w:tcW w:w="978" w:type="dxa"/>
            <w:hideMark/>
            <w:tcPrChange w:id="677" w:author="Phạm Quang Thịnh" w:date="2019-07-05T19:51:00Z">
              <w:tcPr>
                <w:tcW w:w="978" w:type="dxa"/>
                <w:gridSpan w:val="2"/>
                <w:hideMark/>
              </w:tcPr>
            </w:tcPrChange>
          </w:tcPr>
          <w:p w14:paraId="28F50A46" w14:textId="78EC309A" w:rsidR="005F3BAC" w:rsidRPr="006B0157" w:rsidRDefault="005F3BAC">
            <w:pPr>
              <w:rPr>
                <w:ins w:id="678" w:author="Hoan Ng" w:date="2017-03-20T22:18:00Z"/>
                <w:b/>
                <w:bCs/>
              </w:rPr>
            </w:pPr>
            <w:ins w:id="679" w:author="Hoan Ng" w:date="2017-03-20T22:18:00Z">
              <w:r w:rsidRPr="006B0157">
                <w:rPr>
                  <w:b/>
                  <w:bCs/>
                </w:rPr>
                <w:t> </w:t>
              </w:r>
            </w:ins>
            <w:ins w:id="680" w:author="Hứa Văn Tuấn Anh" w:date="2019-07-05T23:06:00Z">
              <w:r w:rsidR="00795B2D">
                <w:rPr>
                  <w:b/>
                  <w:bCs/>
                </w:rPr>
                <w:t>100</w:t>
              </w:r>
            </w:ins>
          </w:p>
        </w:tc>
        <w:tc>
          <w:tcPr>
            <w:tcW w:w="790" w:type="dxa"/>
            <w:hideMark/>
            <w:tcPrChange w:id="681" w:author="Phạm Quang Thịnh" w:date="2019-07-05T19:51:00Z">
              <w:tcPr>
                <w:tcW w:w="790" w:type="dxa"/>
                <w:gridSpan w:val="2"/>
                <w:hideMark/>
              </w:tcPr>
            </w:tcPrChange>
          </w:tcPr>
          <w:p w14:paraId="5B97F213" w14:textId="77777777" w:rsidR="005F3BAC" w:rsidRPr="006B0157" w:rsidRDefault="005F3BAC">
            <w:pPr>
              <w:rPr>
                <w:ins w:id="682" w:author="Hoan Ng" w:date="2017-03-20T22:18:00Z"/>
                <w:b/>
                <w:bCs/>
              </w:rPr>
            </w:pPr>
            <w:ins w:id="683" w:author="Hoan Ng" w:date="2017-03-20T22:18:00Z">
              <w:r w:rsidRPr="006B0157">
                <w:rPr>
                  <w:b/>
                  <w:bCs/>
                </w:rPr>
                <w:t> </w:t>
              </w:r>
            </w:ins>
          </w:p>
        </w:tc>
      </w:tr>
      <w:tr w:rsidR="005F3BAC" w:rsidRPr="006B0157" w14:paraId="73218E5F" w14:textId="77777777" w:rsidTr="00123FAF">
        <w:trPr>
          <w:trHeight w:val="300"/>
          <w:ins w:id="684" w:author="Hoan Ng" w:date="2017-03-20T22:18:00Z"/>
          <w:trPrChange w:id="685" w:author="Phạm Quang Thịnh" w:date="2019-07-05T19:51:00Z">
            <w:trPr>
              <w:gridAfter w:val="0"/>
              <w:trHeight w:val="300"/>
            </w:trPr>
          </w:trPrChange>
        </w:trPr>
        <w:tc>
          <w:tcPr>
            <w:tcW w:w="985" w:type="dxa"/>
            <w:hideMark/>
            <w:tcPrChange w:id="686" w:author="Phạm Quang Thịnh" w:date="2019-07-05T19:51:00Z">
              <w:tcPr>
                <w:tcW w:w="985" w:type="dxa"/>
                <w:gridSpan w:val="2"/>
                <w:hideMark/>
              </w:tcPr>
            </w:tcPrChange>
          </w:tcPr>
          <w:p w14:paraId="6C427F8B" w14:textId="68C01CFE" w:rsidR="005F3BAC" w:rsidRPr="006B0157" w:rsidRDefault="005F3BAC">
            <w:pPr>
              <w:rPr>
                <w:ins w:id="687" w:author="Hoan Ng" w:date="2017-03-20T22:18:00Z"/>
                <w:b/>
                <w:bCs/>
              </w:rPr>
            </w:pPr>
            <w:ins w:id="688" w:author="Hoan Ng" w:date="2017-03-20T22:18:00Z">
              <w:r w:rsidRPr="006B0157">
                <w:rPr>
                  <w:b/>
                  <w:bCs/>
                </w:rPr>
                <w:t> </w:t>
              </w:r>
            </w:ins>
            <w:ins w:id="689" w:author="Hứa Văn Tuấn Anh" w:date="2019-07-05T23:05:00Z">
              <w:r w:rsidR="00795B2D">
                <w:rPr>
                  <w:b/>
                  <w:bCs/>
                </w:rPr>
                <w:t>3</w:t>
              </w:r>
            </w:ins>
          </w:p>
        </w:tc>
        <w:tc>
          <w:tcPr>
            <w:tcW w:w="4702" w:type="dxa"/>
            <w:hideMark/>
            <w:tcPrChange w:id="690" w:author="Phạm Quang Thịnh" w:date="2019-07-05T19:51:00Z">
              <w:tcPr>
                <w:tcW w:w="4702" w:type="dxa"/>
                <w:gridSpan w:val="2"/>
                <w:hideMark/>
              </w:tcPr>
            </w:tcPrChange>
          </w:tcPr>
          <w:p w14:paraId="4E23EE8E" w14:textId="56953B6B" w:rsidR="005F3BAC" w:rsidRPr="00795B2D" w:rsidRDefault="005F3BAC" w:rsidP="005F3BAC">
            <w:pPr>
              <w:rPr>
                <w:ins w:id="691" w:author="Hoan Ng" w:date="2017-03-20T22:18:00Z"/>
                <w:b/>
                <w:bCs/>
                <w:lang w:val="vi-VN"/>
                <w:rPrChange w:id="692" w:author="Hứa Văn Tuấn Anh" w:date="2019-07-05T23:04:00Z">
                  <w:rPr>
                    <w:ins w:id="693" w:author="Hoan Ng" w:date="2017-03-20T22:18:00Z"/>
                    <w:b/>
                    <w:bCs/>
                  </w:rPr>
                </w:rPrChange>
              </w:rPr>
            </w:pPr>
            <w:ins w:id="694" w:author="Hoan Ng" w:date="2017-03-20T22:18:00Z">
              <w:del w:id="695" w:author="Hứa Văn Tuấn Anh" w:date="2019-07-05T23:04:00Z">
                <w:r w:rsidRPr="006B0157" w:rsidDel="00795B2D">
                  <w:rPr>
                    <w:b/>
                    <w:bCs/>
                  </w:rPr>
                  <w:delText>Module 3</w:delText>
                </w:r>
              </w:del>
            </w:ins>
            <w:ins w:id="696" w:author="Hứa Văn Tuấn Anh" w:date="2019-07-05T23:04:00Z">
              <w:r w:rsidR="00795B2D">
                <w:rPr>
                  <w:b/>
                  <w:bCs/>
                </w:rPr>
                <w:t>Lập</w:t>
              </w:r>
              <w:r w:rsidR="00795B2D">
                <w:rPr>
                  <w:b/>
                  <w:bCs/>
                  <w:lang w:val="vi-VN"/>
                </w:rPr>
                <w:t xml:space="preserve"> báo cáo tháng</w:t>
              </w:r>
            </w:ins>
          </w:p>
        </w:tc>
        <w:tc>
          <w:tcPr>
            <w:tcW w:w="1027" w:type="dxa"/>
            <w:hideMark/>
            <w:tcPrChange w:id="697" w:author="Phạm Quang Thịnh" w:date="2019-07-05T19:51:00Z">
              <w:tcPr>
                <w:tcW w:w="1027" w:type="dxa"/>
                <w:gridSpan w:val="2"/>
                <w:hideMark/>
              </w:tcPr>
            </w:tcPrChange>
          </w:tcPr>
          <w:p w14:paraId="5383AF8D" w14:textId="46B6506F" w:rsidR="005F3BAC" w:rsidRPr="00795B2D" w:rsidRDefault="005F3BAC">
            <w:pPr>
              <w:rPr>
                <w:ins w:id="698" w:author="Hoan Ng" w:date="2017-03-20T22:18:00Z"/>
                <w:b/>
                <w:bCs/>
                <w:lang w:val="vi-VN"/>
                <w:rPrChange w:id="699" w:author="Hứa Văn Tuấn Anh" w:date="2019-07-05T23:05:00Z">
                  <w:rPr>
                    <w:ins w:id="700" w:author="Hoan Ng" w:date="2017-03-20T22:18:00Z"/>
                    <w:b/>
                    <w:bCs/>
                  </w:rPr>
                </w:rPrChange>
              </w:rPr>
            </w:pPr>
            <w:ins w:id="701" w:author="Hoan Ng" w:date="2017-03-20T22:18:00Z">
              <w:r w:rsidRPr="006B0157">
                <w:rPr>
                  <w:b/>
                  <w:bCs/>
                </w:rPr>
                <w:t> </w:t>
              </w:r>
            </w:ins>
            <w:ins w:id="702" w:author="Hứa Văn Tuấn Anh" w:date="2019-07-05T23:05:00Z">
              <w:r w:rsidR="00795B2D">
                <w:rPr>
                  <w:b/>
                  <w:bCs/>
                </w:rPr>
                <w:t>3</w:t>
              </w:r>
              <w:r w:rsidR="00795B2D">
                <w:rPr>
                  <w:b/>
                  <w:bCs/>
                  <w:lang w:val="vi-VN"/>
                </w:rPr>
                <w:t>.5</w:t>
              </w:r>
            </w:ins>
          </w:p>
        </w:tc>
        <w:tc>
          <w:tcPr>
            <w:tcW w:w="868" w:type="dxa"/>
            <w:hideMark/>
            <w:tcPrChange w:id="703" w:author="Phạm Quang Thịnh" w:date="2019-07-05T19:51:00Z">
              <w:tcPr>
                <w:tcW w:w="868" w:type="dxa"/>
                <w:gridSpan w:val="2"/>
                <w:hideMark/>
              </w:tcPr>
            </w:tcPrChange>
          </w:tcPr>
          <w:p w14:paraId="7DF298A0" w14:textId="7A683A21" w:rsidR="005F3BAC" w:rsidRPr="006B0157" w:rsidRDefault="005F3BAC">
            <w:pPr>
              <w:rPr>
                <w:ins w:id="704" w:author="Hoan Ng" w:date="2017-03-20T22:18:00Z"/>
                <w:b/>
                <w:bCs/>
              </w:rPr>
            </w:pPr>
            <w:ins w:id="705" w:author="Hoan Ng" w:date="2017-03-20T22:18:00Z">
              <w:r w:rsidRPr="006B0157">
                <w:rPr>
                  <w:b/>
                  <w:bCs/>
                </w:rPr>
                <w:t> </w:t>
              </w:r>
            </w:ins>
            <w:ins w:id="706" w:author="Hứa Văn Tuấn Anh" w:date="2019-07-05T23:05:00Z">
              <w:r w:rsidR="00795B2D">
                <w:rPr>
                  <w:b/>
                  <w:bCs/>
                </w:rPr>
                <w:t>Tuan</w:t>
              </w:r>
              <w:r w:rsidR="00795B2D">
                <w:rPr>
                  <w:b/>
                  <w:bCs/>
                  <w:lang w:val="vi-VN"/>
                </w:rPr>
                <w:t xml:space="preserve"> Anh</w:t>
              </w:r>
            </w:ins>
          </w:p>
        </w:tc>
        <w:tc>
          <w:tcPr>
            <w:tcW w:w="978" w:type="dxa"/>
            <w:hideMark/>
            <w:tcPrChange w:id="707" w:author="Phạm Quang Thịnh" w:date="2019-07-05T19:51:00Z">
              <w:tcPr>
                <w:tcW w:w="978" w:type="dxa"/>
                <w:gridSpan w:val="2"/>
                <w:hideMark/>
              </w:tcPr>
            </w:tcPrChange>
          </w:tcPr>
          <w:p w14:paraId="5ED61B3F" w14:textId="12AC9A8F" w:rsidR="005F3BAC" w:rsidRPr="006B0157" w:rsidRDefault="005F3BAC">
            <w:pPr>
              <w:rPr>
                <w:ins w:id="708" w:author="Hoan Ng" w:date="2017-03-20T22:18:00Z"/>
                <w:b/>
                <w:bCs/>
              </w:rPr>
            </w:pPr>
            <w:ins w:id="709" w:author="Hoan Ng" w:date="2017-03-20T22:18:00Z">
              <w:r w:rsidRPr="006B0157">
                <w:rPr>
                  <w:b/>
                  <w:bCs/>
                </w:rPr>
                <w:t> </w:t>
              </w:r>
            </w:ins>
            <w:ins w:id="710" w:author="Hứa Văn Tuấn Anh" w:date="2019-07-05T23:06:00Z">
              <w:r w:rsidR="00795B2D">
                <w:rPr>
                  <w:b/>
                  <w:bCs/>
                </w:rPr>
                <w:t>100</w:t>
              </w:r>
            </w:ins>
          </w:p>
        </w:tc>
        <w:tc>
          <w:tcPr>
            <w:tcW w:w="790" w:type="dxa"/>
            <w:hideMark/>
            <w:tcPrChange w:id="711" w:author="Phạm Quang Thịnh" w:date="2019-07-05T19:51:00Z">
              <w:tcPr>
                <w:tcW w:w="790" w:type="dxa"/>
                <w:gridSpan w:val="2"/>
                <w:hideMark/>
              </w:tcPr>
            </w:tcPrChange>
          </w:tcPr>
          <w:p w14:paraId="56E03A18" w14:textId="77777777" w:rsidR="005F3BAC" w:rsidRPr="006B0157" w:rsidRDefault="005F3BAC">
            <w:pPr>
              <w:rPr>
                <w:ins w:id="712" w:author="Hoan Ng" w:date="2017-03-20T22:18:00Z"/>
                <w:b/>
                <w:bCs/>
              </w:rPr>
            </w:pPr>
            <w:ins w:id="713" w:author="Hoan Ng" w:date="2017-03-20T22:18:00Z">
              <w:r w:rsidRPr="006B0157">
                <w:rPr>
                  <w:b/>
                  <w:bCs/>
                </w:rPr>
                <w:t> </w:t>
              </w:r>
            </w:ins>
          </w:p>
        </w:tc>
      </w:tr>
      <w:tr w:rsidR="005F3BAC" w:rsidRPr="006B0157" w14:paraId="71CA57DB" w14:textId="77777777" w:rsidTr="00123FAF">
        <w:trPr>
          <w:trHeight w:val="300"/>
          <w:ins w:id="714" w:author="Hoan Ng" w:date="2017-03-20T22:18:00Z"/>
          <w:trPrChange w:id="715" w:author="Phạm Quang Thịnh" w:date="2019-07-05T19:51:00Z">
            <w:trPr>
              <w:gridAfter w:val="0"/>
              <w:trHeight w:val="300"/>
            </w:trPr>
          </w:trPrChange>
        </w:trPr>
        <w:tc>
          <w:tcPr>
            <w:tcW w:w="985" w:type="dxa"/>
            <w:hideMark/>
            <w:tcPrChange w:id="716" w:author="Phạm Quang Thịnh" w:date="2019-07-05T19:51:00Z">
              <w:tcPr>
                <w:tcW w:w="985" w:type="dxa"/>
                <w:gridSpan w:val="2"/>
                <w:hideMark/>
              </w:tcPr>
            </w:tcPrChange>
          </w:tcPr>
          <w:p w14:paraId="695FC2AD" w14:textId="15BB77C9" w:rsidR="005F3BAC" w:rsidRPr="006B0157" w:rsidRDefault="005F3BAC">
            <w:pPr>
              <w:rPr>
                <w:ins w:id="717" w:author="Hoan Ng" w:date="2017-03-20T22:18:00Z"/>
                <w:b/>
                <w:bCs/>
              </w:rPr>
            </w:pPr>
            <w:ins w:id="718" w:author="Hoan Ng" w:date="2017-03-20T22:18:00Z">
              <w:r w:rsidRPr="006B0157">
                <w:rPr>
                  <w:b/>
                  <w:bCs/>
                </w:rPr>
                <w:t> </w:t>
              </w:r>
            </w:ins>
            <w:ins w:id="719" w:author="Hứa Văn Tuấn Anh" w:date="2019-07-05T23:05:00Z">
              <w:r w:rsidR="00795B2D">
                <w:rPr>
                  <w:b/>
                  <w:bCs/>
                </w:rPr>
                <w:t>4</w:t>
              </w:r>
            </w:ins>
          </w:p>
        </w:tc>
        <w:tc>
          <w:tcPr>
            <w:tcW w:w="4702" w:type="dxa"/>
            <w:hideMark/>
            <w:tcPrChange w:id="720" w:author="Phạm Quang Thịnh" w:date="2019-07-05T19:51:00Z">
              <w:tcPr>
                <w:tcW w:w="4702" w:type="dxa"/>
                <w:gridSpan w:val="2"/>
                <w:hideMark/>
              </w:tcPr>
            </w:tcPrChange>
          </w:tcPr>
          <w:p w14:paraId="19BC63E8" w14:textId="03D1493D" w:rsidR="005F3BAC" w:rsidRPr="00795B2D" w:rsidRDefault="005F3BAC" w:rsidP="005F3BAC">
            <w:pPr>
              <w:rPr>
                <w:ins w:id="721" w:author="Hoan Ng" w:date="2017-03-20T22:18:00Z"/>
                <w:b/>
                <w:bCs/>
                <w:lang w:val="vi-VN"/>
                <w:rPrChange w:id="722" w:author="Hứa Văn Tuấn Anh" w:date="2019-07-05T23:04:00Z">
                  <w:rPr>
                    <w:ins w:id="723" w:author="Hoan Ng" w:date="2017-03-20T22:18:00Z"/>
                    <w:b/>
                    <w:bCs/>
                  </w:rPr>
                </w:rPrChange>
              </w:rPr>
            </w:pPr>
            <w:ins w:id="724" w:author="Hoan Ng" w:date="2017-03-20T22:18:00Z">
              <w:del w:id="725" w:author="Hứa Văn Tuấn Anh" w:date="2019-07-05T23:04:00Z">
                <w:r w:rsidRPr="006B0157" w:rsidDel="00795B2D">
                  <w:rPr>
                    <w:b/>
                    <w:bCs/>
                  </w:rPr>
                  <w:delText>Module …</w:delText>
                </w:r>
              </w:del>
            </w:ins>
            <w:ins w:id="726" w:author="Hứa Văn Tuấn Anh" w:date="2019-07-05T23:04:00Z">
              <w:r w:rsidR="00795B2D">
                <w:rPr>
                  <w:b/>
                  <w:bCs/>
                </w:rPr>
                <w:t>Thay</w:t>
              </w:r>
              <w:r w:rsidR="00795B2D">
                <w:rPr>
                  <w:b/>
                  <w:bCs/>
                  <w:lang w:val="vi-VN"/>
                </w:rPr>
                <w:t xml:space="preserve"> đổi quy định</w:t>
              </w:r>
            </w:ins>
          </w:p>
        </w:tc>
        <w:tc>
          <w:tcPr>
            <w:tcW w:w="1027" w:type="dxa"/>
            <w:hideMark/>
            <w:tcPrChange w:id="727" w:author="Phạm Quang Thịnh" w:date="2019-07-05T19:51:00Z">
              <w:tcPr>
                <w:tcW w:w="1027" w:type="dxa"/>
                <w:gridSpan w:val="2"/>
                <w:hideMark/>
              </w:tcPr>
            </w:tcPrChange>
          </w:tcPr>
          <w:p w14:paraId="6B5174D3" w14:textId="0A38E9CF" w:rsidR="005F3BAC" w:rsidRPr="006B0157" w:rsidRDefault="005F3BAC">
            <w:pPr>
              <w:rPr>
                <w:ins w:id="728" w:author="Hoan Ng" w:date="2017-03-20T22:18:00Z"/>
                <w:b/>
                <w:bCs/>
              </w:rPr>
            </w:pPr>
            <w:ins w:id="729" w:author="Hoan Ng" w:date="2017-03-20T22:18:00Z">
              <w:r w:rsidRPr="006B0157">
                <w:rPr>
                  <w:b/>
                  <w:bCs/>
                </w:rPr>
                <w:t> </w:t>
              </w:r>
            </w:ins>
            <w:ins w:id="730" w:author="Hứa Văn Tuấn Anh" w:date="2019-07-05T23:05:00Z">
              <w:r w:rsidR="00795B2D">
                <w:rPr>
                  <w:b/>
                  <w:bCs/>
                </w:rPr>
                <w:t>2</w:t>
              </w:r>
            </w:ins>
          </w:p>
        </w:tc>
        <w:tc>
          <w:tcPr>
            <w:tcW w:w="868" w:type="dxa"/>
            <w:hideMark/>
            <w:tcPrChange w:id="731" w:author="Phạm Quang Thịnh" w:date="2019-07-05T19:51:00Z">
              <w:tcPr>
                <w:tcW w:w="868" w:type="dxa"/>
                <w:gridSpan w:val="2"/>
                <w:hideMark/>
              </w:tcPr>
            </w:tcPrChange>
          </w:tcPr>
          <w:p w14:paraId="2EFBAFAD" w14:textId="4AFABBF2" w:rsidR="005F3BAC" w:rsidRPr="006B0157" w:rsidRDefault="005F3BAC">
            <w:pPr>
              <w:rPr>
                <w:ins w:id="732" w:author="Hoan Ng" w:date="2017-03-20T22:18:00Z"/>
                <w:b/>
                <w:bCs/>
              </w:rPr>
            </w:pPr>
            <w:ins w:id="733" w:author="Hoan Ng" w:date="2017-03-20T22:18:00Z">
              <w:r w:rsidRPr="006B0157">
                <w:rPr>
                  <w:b/>
                  <w:bCs/>
                </w:rPr>
                <w:t> </w:t>
              </w:r>
            </w:ins>
            <w:ins w:id="734" w:author="Hứa Văn Tuấn Anh" w:date="2019-07-05T23:05:00Z">
              <w:r w:rsidR="00795B2D">
                <w:rPr>
                  <w:b/>
                  <w:bCs/>
                </w:rPr>
                <w:t>Tuan</w:t>
              </w:r>
              <w:r w:rsidR="00795B2D">
                <w:rPr>
                  <w:b/>
                  <w:bCs/>
                  <w:lang w:val="vi-VN"/>
                </w:rPr>
                <w:t xml:space="preserve"> Anh</w:t>
              </w:r>
            </w:ins>
          </w:p>
        </w:tc>
        <w:tc>
          <w:tcPr>
            <w:tcW w:w="978" w:type="dxa"/>
            <w:hideMark/>
            <w:tcPrChange w:id="735" w:author="Phạm Quang Thịnh" w:date="2019-07-05T19:51:00Z">
              <w:tcPr>
                <w:tcW w:w="978" w:type="dxa"/>
                <w:gridSpan w:val="2"/>
                <w:hideMark/>
              </w:tcPr>
            </w:tcPrChange>
          </w:tcPr>
          <w:p w14:paraId="088F3E6B" w14:textId="702FC760" w:rsidR="005F3BAC" w:rsidRPr="006B0157" w:rsidRDefault="005F3BAC">
            <w:pPr>
              <w:rPr>
                <w:ins w:id="736" w:author="Hoan Ng" w:date="2017-03-20T22:18:00Z"/>
                <w:b/>
                <w:bCs/>
              </w:rPr>
            </w:pPr>
            <w:ins w:id="737" w:author="Hoan Ng" w:date="2017-03-20T22:18:00Z">
              <w:r w:rsidRPr="006B0157">
                <w:rPr>
                  <w:b/>
                  <w:bCs/>
                </w:rPr>
                <w:t> </w:t>
              </w:r>
            </w:ins>
            <w:ins w:id="738" w:author="Hứa Văn Tuấn Anh" w:date="2019-07-05T23:06:00Z">
              <w:r w:rsidR="00795B2D">
                <w:rPr>
                  <w:b/>
                  <w:bCs/>
                </w:rPr>
                <w:t>100</w:t>
              </w:r>
            </w:ins>
          </w:p>
        </w:tc>
        <w:tc>
          <w:tcPr>
            <w:tcW w:w="790" w:type="dxa"/>
            <w:hideMark/>
            <w:tcPrChange w:id="739" w:author="Phạm Quang Thịnh" w:date="2019-07-05T19:51:00Z">
              <w:tcPr>
                <w:tcW w:w="790" w:type="dxa"/>
                <w:gridSpan w:val="2"/>
                <w:hideMark/>
              </w:tcPr>
            </w:tcPrChange>
          </w:tcPr>
          <w:p w14:paraId="7A5A35AE" w14:textId="77777777" w:rsidR="005F3BAC" w:rsidRPr="006B0157" w:rsidRDefault="005F3BAC">
            <w:pPr>
              <w:rPr>
                <w:ins w:id="740" w:author="Hoan Ng" w:date="2017-03-20T22:18:00Z"/>
                <w:b/>
                <w:bCs/>
              </w:rPr>
            </w:pPr>
            <w:ins w:id="741" w:author="Hoan Ng" w:date="2017-03-20T22:18:00Z">
              <w:r w:rsidRPr="006B0157">
                <w:rPr>
                  <w:b/>
                  <w:bCs/>
                </w:rPr>
                <w:t> </w:t>
              </w:r>
            </w:ins>
          </w:p>
        </w:tc>
      </w:tr>
      <w:tr w:rsidR="00795B2D" w:rsidRPr="006B0157" w14:paraId="75862700" w14:textId="77777777" w:rsidTr="00123FAF">
        <w:trPr>
          <w:trHeight w:val="300"/>
          <w:ins w:id="742" w:author="Hứa Văn Tuấn Anh" w:date="2019-07-05T23:04:00Z"/>
        </w:trPr>
        <w:tc>
          <w:tcPr>
            <w:tcW w:w="985" w:type="dxa"/>
          </w:tcPr>
          <w:p w14:paraId="6C061BF3" w14:textId="263B2D2E" w:rsidR="00795B2D" w:rsidRPr="006B0157" w:rsidRDefault="00795B2D">
            <w:pPr>
              <w:rPr>
                <w:ins w:id="743" w:author="Hứa Văn Tuấn Anh" w:date="2019-07-05T23:04:00Z"/>
                <w:b/>
                <w:bCs/>
              </w:rPr>
            </w:pPr>
            <w:ins w:id="744" w:author="Hứa Văn Tuấn Anh" w:date="2019-07-05T23:05:00Z">
              <w:r>
                <w:rPr>
                  <w:b/>
                  <w:bCs/>
                </w:rPr>
                <w:t>5</w:t>
              </w:r>
            </w:ins>
          </w:p>
        </w:tc>
        <w:tc>
          <w:tcPr>
            <w:tcW w:w="4702" w:type="dxa"/>
          </w:tcPr>
          <w:p w14:paraId="416B19EF" w14:textId="6E11C6B9" w:rsidR="00795B2D" w:rsidRPr="00795B2D" w:rsidDel="00795B2D" w:rsidRDefault="00795B2D" w:rsidP="005F3BAC">
            <w:pPr>
              <w:rPr>
                <w:ins w:id="745" w:author="Hứa Văn Tuấn Anh" w:date="2019-07-05T23:04:00Z"/>
                <w:b/>
                <w:bCs/>
                <w:lang w:val="vi-VN"/>
                <w:rPrChange w:id="746" w:author="Hứa Văn Tuấn Anh" w:date="2019-07-05T23:05:00Z">
                  <w:rPr>
                    <w:ins w:id="747" w:author="Hứa Văn Tuấn Anh" w:date="2019-07-05T23:04:00Z"/>
                    <w:b/>
                    <w:bCs/>
                  </w:rPr>
                </w:rPrChange>
              </w:rPr>
            </w:pPr>
            <w:ins w:id="748" w:author="Hứa Văn Tuấn Anh" w:date="2019-07-05T23:05:00Z">
              <w:r>
                <w:rPr>
                  <w:b/>
                  <w:bCs/>
                  <w:lang w:val="vi-VN"/>
                </w:rPr>
                <w:t>Tạo database</w:t>
              </w:r>
            </w:ins>
          </w:p>
        </w:tc>
        <w:tc>
          <w:tcPr>
            <w:tcW w:w="1027" w:type="dxa"/>
          </w:tcPr>
          <w:p w14:paraId="44CECBF4" w14:textId="3CF83B6D" w:rsidR="00795B2D" w:rsidRPr="006B0157" w:rsidRDefault="00795B2D">
            <w:pPr>
              <w:rPr>
                <w:ins w:id="749" w:author="Hứa Văn Tuấn Anh" w:date="2019-07-05T23:04:00Z"/>
                <w:b/>
                <w:bCs/>
              </w:rPr>
            </w:pPr>
            <w:ins w:id="750" w:author="Hứa Văn Tuấn Anh" w:date="2019-07-05T23:05:00Z">
              <w:r>
                <w:rPr>
                  <w:b/>
                  <w:bCs/>
                </w:rPr>
                <w:t>2</w:t>
              </w:r>
            </w:ins>
          </w:p>
        </w:tc>
        <w:tc>
          <w:tcPr>
            <w:tcW w:w="868" w:type="dxa"/>
          </w:tcPr>
          <w:p w14:paraId="4C731938" w14:textId="2AE78A4E" w:rsidR="00795B2D" w:rsidRPr="006B0157" w:rsidRDefault="00795B2D">
            <w:pPr>
              <w:rPr>
                <w:ins w:id="751" w:author="Hứa Văn Tuấn Anh" w:date="2019-07-05T23:04:00Z"/>
                <w:b/>
                <w:bCs/>
              </w:rPr>
            </w:pPr>
            <w:ins w:id="752" w:author="Hứa Văn Tuấn Anh" w:date="2019-07-05T23:05:00Z">
              <w:r>
                <w:rPr>
                  <w:b/>
                  <w:bCs/>
                </w:rPr>
                <w:t>Thinh</w:t>
              </w:r>
            </w:ins>
          </w:p>
        </w:tc>
        <w:tc>
          <w:tcPr>
            <w:tcW w:w="978" w:type="dxa"/>
          </w:tcPr>
          <w:p w14:paraId="769B616B" w14:textId="4ACF40E8" w:rsidR="00795B2D" w:rsidRPr="006B0157" w:rsidRDefault="00795B2D">
            <w:pPr>
              <w:rPr>
                <w:ins w:id="753" w:author="Hứa Văn Tuấn Anh" w:date="2019-07-05T23:04:00Z"/>
                <w:b/>
                <w:bCs/>
              </w:rPr>
            </w:pPr>
            <w:ins w:id="754" w:author="Hứa Văn Tuấn Anh" w:date="2019-07-05T23:06:00Z">
              <w:r>
                <w:rPr>
                  <w:b/>
                  <w:bCs/>
                </w:rPr>
                <w:t>100</w:t>
              </w:r>
            </w:ins>
          </w:p>
        </w:tc>
        <w:tc>
          <w:tcPr>
            <w:tcW w:w="790" w:type="dxa"/>
          </w:tcPr>
          <w:p w14:paraId="41F52B2D" w14:textId="77777777" w:rsidR="00795B2D" w:rsidRPr="006B0157" w:rsidRDefault="00795B2D">
            <w:pPr>
              <w:rPr>
                <w:ins w:id="755" w:author="Hứa Văn Tuấn Anh" w:date="2019-07-05T23:04:00Z"/>
                <w:b/>
                <w:bCs/>
              </w:rPr>
            </w:pPr>
          </w:p>
        </w:tc>
      </w:tr>
      <w:tr w:rsidR="005F3BAC" w:rsidRPr="006B0157" w14:paraId="6BC2FD04" w14:textId="77777777" w:rsidTr="00123FAF">
        <w:trPr>
          <w:trHeight w:val="300"/>
          <w:ins w:id="756" w:author="Hoan Ng" w:date="2017-03-20T22:18:00Z"/>
          <w:trPrChange w:id="757" w:author="Phạm Quang Thịnh" w:date="2019-07-05T19:51:00Z">
            <w:trPr>
              <w:gridAfter w:val="0"/>
              <w:trHeight w:val="300"/>
            </w:trPr>
          </w:trPrChange>
        </w:trPr>
        <w:tc>
          <w:tcPr>
            <w:tcW w:w="9350" w:type="dxa"/>
            <w:gridSpan w:val="6"/>
            <w:hideMark/>
            <w:tcPrChange w:id="758" w:author="Phạm Quang Thịnh" w:date="2019-07-05T19:51:00Z">
              <w:tcPr>
                <w:tcW w:w="9350" w:type="dxa"/>
                <w:gridSpan w:val="12"/>
                <w:hideMark/>
              </w:tcPr>
            </w:tcPrChange>
          </w:tcPr>
          <w:p w14:paraId="7A99724D" w14:textId="77777777" w:rsidR="005F3BAC" w:rsidRPr="006B0157" w:rsidRDefault="005F3BAC">
            <w:pPr>
              <w:rPr>
                <w:ins w:id="759" w:author="Hoan Ng" w:date="2017-03-20T22:18:00Z"/>
                <w:b/>
                <w:bCs/>
              </w:rPr>
            </w:pPr>
            <w:ins w:id="760" w:author="Hoan Ng" w:date="2017-03-20T22:18:00Z">
              <w:r w:rsidRPr="006B0157">
                <w:rPr>
                  <w:b/>
                  <w:bCs/>
                </w:rPr>
                <w:t>III. KIỂM THỬ</w:t>
              </w:r>
            </w:ins>
          </w:p>
        </w:tc>
      </w:tr>
      <w:tr w:rsidR="005F3BAC" w:rsidRPr="006B0157" w14:paraId="027CD017" w14:textId="77777777" w:rsidTr="00123FAF">
        <w:trPr>
          <w:trHeight w:val="300"/>
          <w:ins w:id="761" w:author="Hoan Ng" w:date="2017-03-20T22:18:00Z"/>
          <w:trPrChange w:id="762" w:author="Phạm Quang Thịnh" w:date="2019-07-05T19:51:00Z">
            <w:trPr>
              <w:gridAfter w:val="0"/>
              <w:trHeight w:val="300"/>
            </w:trPr>
          </w:trPrChange>
        </w:trPr>
        <w:tc>
          <w:tcPr>
            <w:tcW w:w="985" w:type="dxa"/>
            <w:hideMark/>
            <w:tcPrChange w:id="763" w:author="Phạm Quang Thịnh" w:date="2019-07-05T19:51:00Z">
              <w:tcPr>
                <w:tcW w:w="985" w:type="dxa"/>
                <w:gridSpan w:val="2"/>
                <w:hideMark/>
              </w:tcPr>
            </w:tcPrChange>
          </w:tcPr>
          <w:p w14:paraId="327164D6" w14:textId="0EA94218" w:rsidR="005F3BAC" w:rsidRPr="006B0157" w:rsidRDefault="005F3BAC">
            <w:pPr>
              <w:rPr>
                <w:ins w:id="764" w:author="Hoan Ng" w:date="2017-03-20T22:18:00Z"/>
                <w:b/>
                <w:bCs/>
              </w:rPr>
            </w:pPr>
            <w:ins w:id="765" w:author="Hoan Ng" w:date="2017-03-20T22:18:00Z">
              <w:r w:rsidRPr="006B0157">
                <w:rPr>
                  <w:b/>
                  <w:bCs/>
                </w:rPr>
                <w:t> </w:t>
              </w:r>
            </w:ins>
            <w:ins w:id="766" w:author="Hứa Văn Tuấn Anh" w:date="2019-07-05T23:06:00Z">
              <w:r w:rsidR="00795B2D">
                <w:rPr>
                  <w:b/>
                  <w:bCs/>
                </w:rPr>
                <w:t>1</w:t>
              </w:r>
            </w:ins>
          </w:p>
        </w:tc>
        <w:tc>
          <w:tcPr>
            <w:tcW w:w="4702" w:type="dxa"/>
            <w:hideMark/>
            <w:tcPrChange w:id="767" w:author="Phạm Quang Thịnh" w:date="2019-07-05T19:51:00Z">
              <w:tcPr>
                <w:tcW w:w="4702" w:type="dxa"/>
                <w:gridSpan w:val="2"/>
                <w:hideMark/>
              </w:tcPr>
            </w:tcPrChange>
          </w:tcPr>
          <w:p w14:paraId="43362C40" w14:textId="0100E3F4" w:rsidR="005F3BAC" w:rsidRPr="006B0157" w:rsidRDefault="00795B2D" w:rsidP="005F3BAC">
            <w:pPr>
              <w:rPr>
                <w:ins w:id="768" w:author="Hoan Ng" w:date="2017-03-20T22:18:00Z"/>
                <w:b/>
                <w:bCs/>
              </w:rPr>
            </w:pPr>
            <w:ins w:id="769" w:author="Hứa Văn Tuấn Anh" w:date="2019-07-05T23:06:00Z">
              <w:r>
                <w:rPr>
                  <w:b/>
                  <w:bCs/>
                </w:rPr>
                <w:t>Quản</w:t>
              </w:r>
              <w:r>
                <w:rPr>
                  <w:b/>
                  <w:bCs/>
                  <w:lang w:val="vi-VN"/>
                </w:rPr>
                <w:t xml:space="preserve"> lý đại lý</w:t>
              </w:r>
            </w:ins>
            <w:ins w:id="770" w:author="Hoan Ng" w:date="2017-03-20T22:18:00Z">
              <w:del w:id="771" w:author="Hứa Văn Tuấn Anh" w:date="2019-07-05T23:06:00Z">
                <w:r w:rsidR="005F3BAC" w:rsidRPr="006B0157" w:rsidDel="00795B2D">
                  <w:rPr>
                    <w:b/>
                    <w:bCs/>
                  </w:rPr>
                  <w:delText>Module 1</w:delText>
                </w:r>
              </w:del>
            </w:ins>
          </w:p>
        </w:tc>
        <w:tc>
          <w:tcPr>
            <w:tcW w:w="1027" w:type="dxa"/>
            <w:hideMark/>
            <w:tcPrChange w:id="772" w:author="Phạm Quang Thịnh" w:date="2019-07-05T19:51:00Z">
              <w:tcPr>
                <w:tcW w:w="1027" w:type="dxa"/>
                <w:gridSpan w:val="2"/>
                <w:hideMark/>
              </w:tcPr>
            </w:tcPrChange>
          </w:tcPr>
          <w:p w14:paraId="104C6A2C" w14:textId="74B64710" w:rsidR="005F3BAC" w:rsidRPr="006B0157" w:rsidRDefault="005F3BAC">
            <w:pPr>
              <w:rPr>
                <w:ins w:id="773" w:author="Hoan Ng" w:date="2017-03-20T22:18:00Z"/>
                <w:b/>
                <w:bCs/>
              </w:rPr>
            </w:pPr>
            <w:ins w:id="774" w:author="Hoan Ng" w:date="2017-03-20T22:18:00Z">
              <w:r w:rsidRPr="006B0157">
                <w:rPr>
                  <w:b/>
                  <w:bCs/>
                </w:rPr>
                <w:t> </w:t>
              </w:r>
            </w:ins>
            <w:ins w:id="775" w:author="Hứa Văn Tuấn Anh" w:date="2019-07-05T23:06:00Z">
              <w:r w:rsidR="00795B2D">
                <w:rPr>
                  <w:b/>
                  <w:bCs/>
                </w:rPr>
                <w:t>1</w:t>
              </w:r>
            </w:ins>
          </w:p>
        </w:tc>
        <w:tc>
          <w:tcPr>
            <w:tcW w:w="868" w:type="dxa"/>
            <w:hideMark/>
            <w:tcPrChange w:id="776" w:author="Phạm Quang Thịnh" w:date="2019-07-05T19:51:00Z">
              <w:tcPr>
                <w:tcW w:w="868" w:type="dxa"/>
                <w:gridSpan w:val="2"/>
                <w:hideMark/>
              </w:tcPr>
            </w:tcPrChange>
          </w:tcPr>
          <w:p w14:paraId="5E91C212" w14:textId="4B17D1A5" w:rsidR="005F3BAC" w:rsidRPr="006B0157" w:rsidRDefault="005F3BAC">
            <w:pPr>
              <w:rPr>
                <w:ins w:id="777" w:author="Hoan Ng" w:date="2017-03-20T22:18:00Z"/>
                <w:b/>
                <w:bCs/>
              </w:rPr>
            </w:pPr>
            <w:ins w:id="778" w:author="Hoan Ng" w:date="2017-03-20T22:18:00Z">
              <w:r w:rsidRPr="006B0157">
                <w:rPr>
                  <w:b/>
                  <w:bCs/>
                </w:rPr>
                <w:t> </w:t>
              </w:r>
            </w:ins>
            <w:ins w:id="779" w:author="Hứa Văn Tuấn Anh" w:date="2019-07-05T23:07:00Z">
              <w:r w:rsidR="00795B2D">
                <w:rPr>
                  <w:b/>
                  <w:bCs/>
                </w:rPr>
                <w:t>Thinh</w:t>
              </w:r>
            </w:ins>
          </w:p>
        </w:tc>
        <w:tc>
          <w:tcPr>
            <w:tcW w:w="978" w:type="dxa"/>
            <w:hideMark/>
            <w:tcPrChange w:id="780" w:author="Phạm Quang Thịnh" w:date="2019-07-05T19:51:00Z">
              <w:tcPr>
                <w:tcW w:w="978" w:type="dxa"/>
                <w:gridSpan w:val="2"/>
                <w:hideMark/>
              </w:tcPr>
            </w:tcPrChange>
          </w:tcPr>
          <w:p w14:paraId="18CF0D33" w14:textId="5CF44885" w:rsidR="005F3BAC" w:rsidRPr="006B0157" w:rsidRDefault="005F3BAC">
            <w:pPr>
              <w:rPr>
                <w:ins w:id="781" w:author="Hoan Ng" w:date="2017-03-20T22:18:00Z"/>
                <w:b/>
                <w:bCs/>
              </w:rPr>
            </w:pPr>
            <w:ins w:id="782" w:author="Hoan Ng" w:date="2017-03-20T22:18:00Z">
              <w:r w:rsidRPr="006B0157">
                <w:rPr>
                  <w:b/>
                  <w:bCs/>
                </w:rPr>
                <w:t> </w:t>
              </w:r>
            </w:ins>
            <w:ins w:id="783" w:author="Hứa Văn Tuấn Anh" w:date="2019-07-05T23:07:00Z">
              <w:r w:rsidR="00795B2D">
                <w:rPr>
                  <w:b/>
                  <w:bCs/>
                </w:rPr>
                <w:t>100</w:t>
              </w:r>
            </w:ins>
          </w:p>
        </w:tc>
        <w:tc>
          <w:tcPr>
            <w:tcW w:w="790" w:type="dxa"/>
            <w:hideMark/>
            <w:tcPrChange w:id="784" w:author="Phạm Quang Thịnh" w:date="2019-07-05T19:51:00Z">
              <w:tcPr>
                <w:tcW w:w="790" w:type="dxa"/>
                <w:gridSpan w:val="2"/>
                <w:hideMark/>
              </w:tcPr>
            </w:tcPrChange>
          </w:tcPr>
          <w:p w14:paraId="5A3A1D24" w14:textId="77777777" w:rsidR="005F3BAC" w:rsidRPr="006B0157" w:rsidRDefault="005F3BAC">
            <w:pPr>
              <w:rPr>
                <w:ins w:id="785" w:author="Hoan Ng" w:date="2017-03-20T22:18:00Z"/>
                <w:b/>
                <w:bCs/>
              </w:rPr>
            </w:pPr>
            <w:ins w:id="786" w:author="Hoan Ng" w:date="2017-03-20T22:18:00Z">
              <w:r w:rsidRPr="006B0157">
                <w:rPr>
                  <w:b/>
                  <w:bCs/>
                </w:rPr>
                <w:t> </w:t>
              </w:r>
            </w:ins>
          </w:p>
        </w:tc>
      </w:tr>
      <w:tr w:rsidR="00795B2D" w:rsidRPr="006B0157" w14:paraId="00826EA7" w14:textId="77777777" w:rsidTr="00123FAF">
        <w:trPr>
          <w:trHeight w:val="300"/>
          <w:ins w:id="787" w:author="Hoan Ng" w:date="2017-03-20T22:18:00Z"/>
          <w:trPrChange w:id="788" w:author="Phạm Quang Thịnh" w:date="2019-07-05T19:51:00Z">
            <w:trPr>
              <w:gridAfter w:val="0"/>
              <w:trHeight w:val="300"/>
            </w:trPr>
          </w:trPrChange>
        </w:trPr>
        <w:tc>
          <w:tcPr>
            <w:tcW w:w="985" w:type="dxa"/>
            <w:hideMark/>
            <w:tcPrChange w:id="789" w:author="Phạm Quang Thịnh" w:date="2019-07-05T19:51:00Z">
              <w:tcPr>
                <w:tcW w:w="985" w:type="dxa"/>
                <w:gridSpan w:val="2"/>
                <w:hideMark/>
              </w:tcPr>
            </w:tcPrChange>
          </w:tcPr>
          <w:p w14:paraId="0947A5F3" w14:textId="286A5E8C" w:rsidR="00795B2D" w:rsidRPr="006B0157" w:rsidRDefault="00795B2D" w:rsidP="00795B2D">
            <w:pPr>
              <w:rPr>
                <w:ins w:id="790" w:author="Hoan Ng" w:date="2017-03-20T22:18:00Z"/>
                <w:b/>
                <w:bCs/>
              </w:rPr>
            </w:pPr>
            <w:ins w:id="791" w:author="Hoan Ng" w:date="2017-03-20T22:18:00Z">
              <w:r w:rsidRPr="006B0157">
                <w:rPr>
                  <w:b/>
                  <w:bCs/>
                </w:rPr>
                <w:t> </w:t>
              </w:r>
            </w:ins>
            <w:ins w:id="792" w:author="Hứa Văn Tuấn Anh" w:date="2019-07-05T23:06:00Z">
              <w:r>
                <w:rPr>
                  <w:b/>
                  <w:bCs/>
                </w:rPr>
                <w:t>2</w:t>
              </w:r>
            </w:ins>
          </w:p>
        </w:tc>
        <w:tc>
          <w:tcPr>
            <w:tcW w:w="4702" w:type="dxa"/>
            <w:hideMark/>
            <w:tcPrChange w:id="793" w:author="Phạm Quang Thịnh" w:date="2019-07-05T19:51:00Z">
              <w:tcPr>
                <w:tcW w:w="4702" w:type="dxa"/>
                <w:gridSpan w:val="2"/>
                <w:hideMark/>
              </w:tcPr>
            </w:tcPrChange>
          </w:tcPr>
          <w:p w14:paraId="1CB61979" w14:textId="124151BE" w:rsidR="00795B2D" w:rsidRPr="006B0157" w:rsidRDefault="00795B2D" w:rsidP="00795B2D">
            <w:pPr>
              <w:rPr>
                <w:ins w:id="794" w:author="Hoan Ng" w:date="2017-03-20T22:18:00Z"/>
                <w:b/>
                <w:bCs/>
              </w:rPr>
            </w:pPr>
            <w:ins w:id="795" w:author="Hứa Văn Tuấn Anh" w:date="2019-07-05T23:06:00Z">
              <w:r>
                <w:rPr>
                  <w:b/>
                  <w:bCs/>
                </w:rPr>
                <w:t>Quản</w:t>
              </w:r>
              <w:r>
                <w:rPr>
                  <w:b/>
                  <w:bCs/>
                  <w:lang w:val="vi-VN"/>
                </w:rPr>
                <w:t xml:space="preserve"> lý mặt hàng</w:t>
              </w:r>
            </w:ins>
            <w:ins w:id="796" w:author="Hoan Ng" w:date="2017-03-20T22:18:00Z">
              <w:del w:id="797" w:author="Hứa Văn Tuấn Anh" w:date="2019-07-05T23:06:00Z">
                <w:r w:rsidRPr="006B0157" w:rsidDel="00BA30D6">
                  <w:rPr>
                    <w:b/>
                    <w:bCs/>
                  </w:rPr>
                  <w:delText>Module 2</w:delText>
                </w:r>
              </w:del>
            </w:ins>
          </w:p>
        </w:tc>
        <w:tc>
          <w:tcPr>
            <w:tcW w:w="1027" w:type="dxa"/>
            <w:hideMark/>
            <w:tcPrChange w:id="798" w:author="Phạm Quang Thịnh" w:date="2019-07-05T19:51:00Z">
              <w:tcPr>
                <w:tcW w:w="1027" w:type="dxa"/>
                <w:gridSpan w:val="2"/>
                <w:hideMark/>
              </w:tcPr>
            </w:tcPrChange>
          </w:tcPr>
          <w:p w14:paraId="10FBF84A" w14:textId="3F2ED09B" w:rsidR="00795B2D" w:rsidRPr="006B0157" w:rsidRDefault="00795B2D" w:rsidP="00795B2D">
            <w:pPr>
              <w:rPr>
                <w:ins w:id="799" w:author="Hoan Ng" w:date="2017-03-20T22:18:00Z"/>
                <w:b/>
                <w:bCs/>
              </w:rPr>
            </w:pPr>
            <w:ins w:id="800" w:author="Hoan Ng" w:date="2017-03-20T22:18:00Z">
              <w:r w:rsidRPr="006B0157">
                <w:rPr>
                  <w:b/>
                  <w:bCs/>
                </w:rPr>
                <w:t> </w:t>
              </w:r>
            </w:ins>
            <w:ins w:id="801" w:author="Hứa Văn Tuấn Anh" w:date="2019-07-05T23:06:00Z">
              <w:r>
                <w:rPr>
                  <w:b/>
                  <w:bCs/>
                </w:rPr>
                <w:t>1</w:t>
              </w:r>
            </w:ins>
          </w:p>
        </w:tc>
        <w:tc>
          <w:tcPr>
            <w:tcW w:w="868" w:type="dxa"/>
            <w:hideMark/>
            <w:tcPrChange w:id="802" w:author="Phạm Quang Thịnh" w:date="2019-07-05T19:51:00Z">
              <w:tcPr>
                <w:tcW w:w="868" w:type="dxa"/>
                <w:gridSpan w:val="2"/>
                <w:hideMark/>
              </w:tcPr>
            </w:tcPrChange>
          </w:tcPr>
          <w:p w14:paraId="2D70E219" w14:textId="5CACA49E" w:rsidR="00795B2D" w:rsidRPr="006B0157" w:rsidRDefault="00795B2D" w:rsidP="00795B2D">
            <w:pPr>
              <w:rPr>
                <w:ins w:id="803" w:author="Hoan Ng" w:date="2017-03-20T22:18:00Z"/>
                <w:b/>
                <w:bCs/>
              </w:rPr>
            </w:pPr>
            <w:ins w:id="804" w:author="Hoan Ng" w:date="2017-03-20T22:18:00Z">
              <w:r w:rsidRPr="006B0157">
                <w:rPr>
                  <w:b/>
                  <w:bCs/>
                </w:rPr>
                <w:t> </w:t>
              </w:r>
            </w:ins>
            <w:ins w:id="805" w:author="Hứa Văn Tuấn Anh" w:date="2019-07-05T23:07:00Z">
              <w:r>
                <w:rPr>
                  <w:b/>
                  <w:bCs/>
                </w:rPr>
                <w:t>Thinh</w:t>
              </w:r>
            </w:ins>
          </w:p>
        </w:tc>
        <w:tc>
          <w:tcPr>
            <w:tcW w:w="978" w:type="dxa"/>
            <w:hideMark/>
            <w:tcPrChange w:id="806" w:author="Phạm Quang Thịnh" w:date="2019-07-05T19:51:00Z">
              <w:tcPr>
                <w:tcW w:w="978" w:type="dxa"/>
                <w:gridSpan w:val="2"/>
                <w:hideMark/>
              </w:tcPr>
            </w:tcPrChange>
          </w:tcPr>
          <w:p w14:paraId="5E9EA58B" w14:textId="1DE00844" w:rsidR="00795B2D" w:rsidRPr="006B0157" w:rsidRDefault="00795B2D" w:rsidP="00795B2D">
            <w:pPr>
              <w:rPr>
                <w:ins w:id="807" w:author="Hoan Ng" w:date="2017-03-20T22:18:00Z"/>
                <w:b/>
                <w:bCs/>
              </w:rPr>
            </w:pPr>
            <w:ins w:id="808" w:author="Hoan Ng" w:date="2017-03-20T22:18:00Z">
              <w:r w:rsidRPr="006B0157">
                <w:rPr>
                  <w:b/>
                  <w:bCs/>
                </w:rPr>
                <w:t> </w:t>
              </w:r>
            </w:ins>
            <w:ins w:id="809" w:author="Hứa Văn Tuấn Anh" w:date="2019-07-05T23:07:00Z">
              <w:r>
                <w:rPr>
                  <w:b/>
                  <w:bCs/>
                </w:rPr>
                <w:t>100</w:t>
              </w:r>
            </w:ins>
          </w:p>
        </w:tc>
        <w:tc>
          <w:tcPr>
            <w:tcW w:w="790" w:type="dxa"/>
            <w:hideMark/>
            <w:tcPrChange w:id="810" w:author="Phạm Quang Thịnh" w:date="2019-07-05T19:51:00Z">
              <w:tcPr>
                <w:tcW w:w="790" w:type="dxa"/>
                <w:gridSpan w:val="2"/>
                <w:hideMark/>
              </w:tcPr>
            </w:tcPrChange>
          </w:tcPr>
          <w:p w14:paraId="0741C07F" w14:textId="77777777" w:rsidR="00795B2D" w:rsidRPr="006B0157" w:rsidRDefault="00795B2D" w:rsidP="00795B2D">
            <w:pPr>
              <w:rPr>
                <w:ins w:id="811" w:author="Hoan Ng" w:date="2017-03-20T22:18:00Z"/>
                <w:b/>
                <w:bCs/>
              </w:rPr>
            </w:pPr>
            <w:ins w:id="812" w:author="Hoan Ng" w:date="2017-03-20T22:18:00Z">
              <w:r w:rsidRPr="006B0157">
                <w:rPr>
                  <w:b/>
                  <w:bCs/>
                </w:rPr>
                <w:t> </w:t>
              </w:r>
            </w:ins>
          </w:p>
        </w:tc>
      </w:tr>
      <w:tr w:rsidR="00795B2D" w:rsidRPr="006B0157" w14:paraId="1DC933D5" w14:textId="77777777" w:rsidTr="00123FAF">
        <w:trPr>
          <w:trHeight w:val="300"/>
          <w:ins w:id="813" w:author="Hoan Ng" w:date="2017-03-20T22:18:00Z"/>
          <w:trPrChange w:id="814" w:author="Phạm Quang Thịnh" w:date="2019-07-05T19:51:00Z">
            <w:trPr>
              <w:gridAfter w:val="0"/>
              <w:trHeight w:val="300"/>
            </w:trPr>
          </w:trPrChange>
        </w:trPr>
        <w:tc>
          <w:tcPr>
            <w:tcW w:w="985" w:type="dxa"/>
            <w:hideMark/>
            <w:tcPrChange w:id="815" w:author="Phạm Quang Thịnh" w:date="2019-07-05T19:51:00Z">
              <w:tcPr>
                <w:tcW w:w="985" w:type="dxa"/>
                <w:gridSpan w:val="2"/>
                <w:hideMark/>
              </w:tcPr>
            </w:tcPrChange>
          </w:tcPr>
          <w:p w14:paraId="26DBBE15" w14:textId="4B03D167" w:rsidR="00795B2D" w:rsidRPr="006B0157" w:rsidRDefault="00795B2D" w:rsidP="00795B2D">
            <w:pPr>
              <w:rPr>
                <w:ins w:id="816" w:author="Hoan Ng" w:date="2017-03-20T22:18:00Z"/>
                <w:b/>
                <w:bCs/>
              </w:rPr>
            </w:pPr>
            <w:ins w:id="817" w:author="Hoan Ng" w:date="2017-03-20T22:18:00Z">
              <w:r w:rsidRPr="006B0157">
                <w:rPr>
                  <w:b/>
                  <w:bCs/>
                </w:rPr>
                <w:t> </w:t>
              </w:r>
            </w:ins>
            <w:ins w:id="818" w:author="Hứa Văn Tuấn Anh" w:date="2019-07-05T23:06:00Z">
              <w:r>
                <w:rPr>
                  <w:b/>
                  <w:bCs/>
                </w:rPr>
                <w:t>3</w:t>
              </w:r>
            </w:ins>
          </w:p>
        </w:tc>
        <w:tc>
          <w:tcPr>
            <w:tcW w:w="4702" w:type="dxa"/>
            <w:hideMark/>
            <w:tcPrChange w:id="819" w:author="Phạm Quang Thịnh" w:date="2019-07-05T19:51:00Z">
              <w:tcPr>
                <w:tcW w:w="4702" w:type="dxa"/>
                <w:gridSpan w:val="2"/>
                <w:hideMark/>
              </w:tcPr>
            </w:tcPrChange>
          </w:tcPr>
          <w:p w14:paraId="5717F50F" w14:textId="44DCA085" w:rsidR="00795B2D" w:rsidRPr="006B0157" w:rsidRDefault="00795B2D" w:rsidP="00795B2D">
            <w:pPr>
              <w:rPr>
                <w:ins w:id="820" w:author="Hoan Ng" w:date="2017-03-20T22:18:00Z"/>
                <w:b/>
                <w:bCs/>
              </w:rPr>
            </w:pPr>
            <w:ins w:id="821" w:author="Hứa Văn Tuấn Anh" w:date="2019-07-05T23:06:00Z">
              <w:r>
                <w:rPr>
                  <w:b/>
                  <w:bCs/>
                </w:rPr>
                <w:t>Lập</w:t>
              </w:r>
              <w:r>
                <w:rPr>
                  <w:b/>
                  <w:bCs/>
                  <w:lang w:val="vi-VN"/>
                </w:rPr>
                <w:t xml:space="preserve"> báo cáo tháng</w:t>
              </w:r>
            </w:ins>
            <w:ins w:id="822" w:author="Hoan Ng" w:date="2017-03-20T22:18:00Z">
              <w:del w:id="823" w:author="Hứa Văn Tuấn Anh" w:date="2019-07-05T23:06:00Z">
                <w:r w:rsidRPr="006B0157" w:rsidDel="00795B2D">
                  <w:rPr>
                    <w:b/>
                    <w:bCs/>
                  </w:rPr>
                  <w:delText>Module 3</w:delText>
                </w:r>
              </w:del>
            </w:ins>
          </w:p>
        </w:tc>
        <w:tc>
          <w:tcPr>
            <w:tcW w:w="1027" w:type="dxa"/>
            <w:hideMark/>
            <w:tcPrChange w:id="824" w:author="Phạm Quang Thịnh" w:date="2019-07-05T19:51:00Z">
              <w:tcPr>
                <w:tcW w:w="1027" w:type="dxa"/>
                <w:gridSpan w:val="2"/>
                <w:hideMark/>
              </w:tcPr>
            </w:tcPrChange>
          </w:tcPr>
          <w:p w14:paraId="4D212617" w14:textId="4EF19AFD" w:rsidR="00795B2D" w:rsidRPr="006B0157" w:rsidRDefault="00795B2D" w:rsidP="00795B2D">
            <w:pPr>
              <w:rPr>
                <w:ins w:id="825" w:author="Hoan Ng" w:date="2017-03-20T22:18:00Z"/>
                <w:b/>
                <w:bCs/>
              </w:rPr>
            </w:pPr>
            <w:ins w:id="826" w:author="Hoan Ng" w:date="2017-03-20T22:18:00Z">
              <w:r w:rsidRPr="006B0157">
                <w:rPr>
                  <w:b/>
                  <w:bCs/>
                </w:rPr>
                <w:t> </w:t>
              </w:r>
            </w:ins>
            <w:ins w:id="827" w:author="Hứa Văn Tuấn Anh" w:date="2019-07-05T23:06:00Z">
              <w:r>
                <w:rPr>
                  <w:b/>
                  <w:bCs/>
                </w:rPr>
                <w:t>1</w:t>
              </w:r>
            </w:ins>
          </w:p>
        </w:tc>
        <w:tc>
          <w:tcPr>
            <w:tcW w:w="868" w:type="dxa"/>
            <w:hideMark/>
            <w:tcPrChange w:id="828" w:author="Phạm Quang Thịnh" w:date="2019-07-05T19:51:00Z">
              <w:tcPr>
                <w:tcW w:w="868" w:type="dxa"/>
                <w:gridSpan w:val="2"/>
                <w:hideMark/>
              </w:tcPr>
            </w:tcPrChange>
          </w:tcPr>
          <w:p w14:paraId="0BBF163A" w14:textId="417DB8C1" w:rsidR="00795B2D" w:rsidRPr="006B0157" w:rsidRDefault="00795B2D" w:rsidP="00795B2D">
            <w:pPr>
              <w:rPr>
                <w:ins w:id="829" w:author="Hoan Ng" w:date="2017-03-20T22:18:00Z"/>
                <w:b/>
                <w:bCs/>
              </w:rPr>
            </w:pPr>
            <w:ins w:id="830" w:author="Hoan Ng" w:date="2017-03-20T22:18:00Z">
              <w:r w:rsidRPr="006B0157">
                <w:rPr>
                  <w:b/>
                  <w:bCs/>
                </w:rPr>
                <w:t> </w:t>
              </w:r>
            </w:ins>
            <w:ins w:id="831" w:author="Hứa Văn Tuấn Anh" w:date="2019-07-05T23:07:00Z">
              <w:r>
                <w:rPr>
                  <w:b/>
                  <w:bCs/>
                </w:rPr>
                <w:t>Thinh</w:t>
              </w:r>
            </w:ins>
          </w:p>
        </w:tc>
        <w:tc>
          <w:tcPr>
            <w:tcW w:w="978" w:type="dxa"/>
            <w:hideMark/>
            <w:tcPrChange w:id="832" w:author="Phạm Quang Thịnh" w:date="2019-07-05T19:51:00Z">
              <w:tcPr>
                <w:tcW w:w="978" w:type="dxa"/>
                <w:gridSpan w:val="2"/>
                <w:hideMark/>
              </w:tcPr>
            </w:tcPrChange>
          </w:tcPr>
          <w:p w14:paraId="3CC468B1" w14:textId="397151CB" w:rsidR="00795B2D" w:rsidRPr="006B0157" w:rsidRDefault="00795B2D" w:rsidP="00795B2D">
            <w:pPr>
              <w:rPr>
                <w:ins w:id="833" w:author="Hoan Ng" w:date="2017-03-20T22:18:00Z"/>
                <w:b/>
                <w:bCs/>
              </w:rPr>
            </w:pPr>
            <w:ins w:id="834" w:author="Hoan Ng" w:date="2017-03-20T22:18:00Z">
              <w:r w:rsidRPr="006B0157">
                <w:rPr>
                  <w:b/>
                  <w:bCs/>
                </w:rPr>
                <w:t> </w:t>
              </w:r>
            </w:ins>
            <w:ins w:id="835" w:author="Hứa Văn Tuấn Anh" w:date="2019-07-05T23:07:00Z">
              <w:r>
                <w:rPr>
                  <w:b/>
                  <w:bCs/>
                </w:rPr>
                <w:t>100</w:t>
              </w:r>
            </w:ins>
          </w:p>
        </w:tc>
        <w:tc>
          <w:tcPr>
            <w:tcW w:w="790" w:type="dxa"/>
            <w:hideMark/>
            <w:tcPrChange w:id="836" w:author="Phạm Quang Thịnh" w:date="2019-07-05T19:51:00Z">
              <w:tcPr>
                <w:tcW w:w="790" w:type="dxa"/>
                <w:gridSpan w:val="2"/>
                <w:hideMark/>
              </w:tcPr>
            </w:tcPrChange>
          </w:tcPr>
          <w:p w14:paraId="55F11BED" w14:textId="77777777" w:rsidR="00795B2D" w:rsidRPr="006B0157" w:rsidRDefault="00795B2D" w:rsidP="00795B2D">
            <w:pPr>
              <w:rPr>
                <w:ins w:id="837" w:author="Hoan Ng" w:date="2017-03-20T22:18:00Z"/>
                <w:b/>
                <w:bCs/>
              </w:rPr>
            </w:pPr>
            <w:ins w:id="838" w:author="Hoan Ng" w:date="2017-03-20T22:18:00Z">
              <w:r w:rsidRPr="006B0157">
                <w:rPr>
                  <w:b/>
                  <w:bCs/>
                </w:rPr>
                <w:t> </w:t>
              </w:r>
            </w:ins>
          </w:p>
        </w:tc>
      </w:tr>
      <w:tr w:rsidR="00795B2D" w:rsidRPr="006B0157" w14:paraId="41F11205" w14:textId="77777777" w:rsidTr="00123FAF">
        <w:trPr>
          <w:trHeight w:val="300"/>
          <w:ins w:id="839" w:author="Hoan Ng" w:date="2017-03-20T22:18:00Z"/>
          <w:trPrChange w:id="840" w:author="Phạm Quang Thịnh" w:date="2019-07-05T19:51:00Z">
            <w:trPr>
              <w:gridAfter w:val="0"/>
              <w:trHeight w:val="300"/>
            </w:trPr>
          </w:trPrChange>
        </w:trPr>
        <w:tc>
          <w:tcPr>
            <w:tcW w:w="985" w:type="dxa"/>
            <w:hideMark/>
            <w:tcPrChange w:id="841" w:author="Phạm Quang Thịnh" w:date="2019-07-05T19:51:00Z">
              <w:tcPr>
                <w:tcW w:w="985" w:type="dxa"/>
                <w:gridSpan w:val="2"/>
                <w:hideMark/>
              </w:tcPr>
            </w:tcPrChange>
          </w:tcPr>
          <w:p w14:paraId="4AD638F6" w14:textId="01B626B7" w:rsidR="00795B2D" w:rsidRPr="006B0157" w:rsidRDefault="00795B2D" w:rsidP="00795B2D">
            <w:pPr>
              <w:rPr>
                <w:ins w:id="842" w:author="Hoan Ng" w:date="2017-03-20T22:18:00Z"/>
                <w:b/>
                <w:bCs/>
              </w:rPr>
            </w:pPr>
            <w:ins w:id="843" w:author="Hoan Ng" w:date="2017-03-20T22:18:00Z">
              <w:r w:rsidRPr="006B0157">
                <w:rPr>
                  <w:b/>
                  <w:bCs/>
                </w:rPr>
                <w:t> </w:t>
              </w:r>
            </w:ins>
            <w:ins w:id="844" w:author="Hứa Văn Tuấn Anh" w:date="2019-07-05T23:06:00Z">
              <w:r>
                <w:rPr>
                  <w:b/>
                  <w:bCs/>
                </w:rPr>
                <w:t>4</w:t>
              </w:r>
            </w:ins>
          </w:p>
        </w:tc>
        <w:tc>
          <w:tcPr>
            <w:tcW w:w="4702" w:type="dxa"/>
            <w:hideMark/>
            <w:tcPrChange w:id="845" w:author="Phạm Quang Thịnh" w:date="2019-07-05T19:51:00Z">
              <w:tcPr>
                <w:tcW w:w="4702" w:type="dxa"/>
                <w:gridSpan w:val="2"/>
                <w:hideMark/>
              </w:tcPr>
            </w:tcPrChange>
          </w:tcPr>
          <w:p w14:paraId="17541341" w14:textId="5E4F8FFC" w:rsidR="00795B2D" w:rsidRPr="006B0157" w:rsidRDefault="00795B2D" w:rsidP="00795B2D">
            <w:pPr>
              <w:rPr>
                <w:ins w:id="846" w:author="Hoan Ng" w:date="2017-03-20T22:18:00Z"/>
                <w:b/>
                <w:bCs/>
              </w:rPr>
            </w:pPr>
            <w:ins w:id="847" w:author="Hứa Văn Tuấn Anh" w:date="2019-07-05T23:06:00Z">
              <w:r>
                <w:rPr>
                  <w:b/>
                  <w:bCs/>
                </w:rPr>
                <w:t>Thay</w:t>
              </w:r>
              <w:r>
                <w:rPr>
                  <w:b/>
                  <w:bCs/>
                  <w:lang w:val="vi-VN"/>
                </w:rPr>
                <w:t xml:space="preserve"> đổi quy định</w:t>
              </w:r>
            </w:ins>
            <w:ins w:id="848" w:author="Hoan Ng" w:date="2017-03-20T22:18:00Z">
              <w:del w:id="849" w:author="Hứa Văn Tuấn Anh" w:date="2019-07-05T23:06:00Z">
                <w:r w:rsidRPr="006B0157" w:rsidDel="00C47A20">
                  <w:rPr>
                    <w:b/>
                    <w:bCs/>
                  </w:rPr>
                  <w:delText>Module …</w:delText>
                </w:r>
              </w:del>
            </w:ins>
          </w:p>
        </w:tc>
        <w:tc>
          <w:tcPr>
            <w:tcW w:w="1027" w:type="dxa"/>
            <w:hideMark/>
            <w:tcPrChange w:id="850" w:author="Phạm Quang Thịnh" w:date="2019-07-05T19:51:00Z">
              <w:tcPr>
                <w:tcW w:w="1027" w:type="dxa"/>
                <w:gridSpan w:val="2"/>
                <w:hideMark/>
              </w:tcPr>
            </w:tcPrChange>
          </w:tcPr>
          <w:p w14:paraId="0F736EF2" w14:textId="41D93F6A" w:rsidR="00795B2D" w:rsidRPr="006B0157" w:rsidRDefault="00795B2D" w:rsidP="00795B2D">
            <w:pPr>
              <w:rPr>
                <w:ins w:id="851" w:author="Hoan Ng" w:date="2017-03-20T22:18:00Z"/>
                <w:b/>
                <w:bCs/>
              </w:rPr>
            </w:pPr>
            <w:ins w:id="852" w:author="Hoan Ng" w:date="2017-03-20T22:18:00Z">
              <w:r w:rsidRPr="006B0157">
                <w:rPr>
                  <w:b/>
                  <w:bCs/>
                </w:rPr>
                <w:t> </w:t>
              </w:r>
            </w:ins>
            <w:ins w:id="853" w:author="Hứa Văn Tuấn Anh" w:date="2019-07-05T23:06:00Z">
              <w:r>
                <w:rPr>
                  <w:b/>
                  <w:bCs/>
                </w:rPr>
                <w:t>1</w:t>
              </w:r>
            </w:ins>
          </w:p>
        </w:tc>
        <w:tc>
          <w:tcPr>
            <w:tcW w:w="868" w:type="dxa"/>
            <w:hideMark/>
            <w:tcPrChange w:id="854" w:author="Phạm Quang Thịnh" w:date="2019-07-05T19:51:00Z">
              <w:tcPr>
                <w:tcW w:w="868" w:type="dxa"/>
                <w:gridSpan w:val="2"/>
                <w:hideMark/>
              </w:tcPr>
            </w:tcPrChange>
          </w:tcPr>
          <w:p w14:paraId="5A73F495" w14:textId="4E085855" w:rsidR="00795B2D" w:rsidRPr="006B0157" w:rsidRDefault="00795B2D" w:rsidP="00795B2D">
            <w:pPr>
              <w:rPr>
                <w:ins w:id="855" w:author="Hoan Ng" w:date="2017-03-20T22:18:00Z"/>
                <w:b/>
                <w:bCs/>
              </w:rPr>
            </w:pPr>
            <w:ins w:id="856" w:author="Hoan Ng" w:date="2017-03-20T22:18:00Z">
              <w:r w:rsidRPr="006B0157">
                <w:rPr>
                  <w:b/>
                  <w:bCs/>
                </w:rPr>
                <w:t> </w:t>
              </w:r>
            </w:ins>
            <w:ins w:id="857" w:author="Hứa Văn Tuấn Anh" w:date="2019-07-05T23:07:00Z">
              <w:r>
                <w:rPr>
                  <w:b/>
                  <w:bCs/>
                </w:rPr>
                <w:t>Thinh</w:t>
              </w:r>
            </w:ins>
          </w:p>
        </w:tc>
        <w:tc>
          <w:tcPr>
            <w:tcW w:w="978" w:type="dxa"/>
            <w:hideMark/>
            <w:tcPrChange w:id="858" w:author="Phạm Quang Thịnh" w:date="2019-07-05T19:51:00Z">
              <w:tcPr>
                <w:tcW w:w="978" w:type="dxa"/>
                <w:gridSpan w:val="2"/>
                <w:hideMark/>
              </w:tcPr>
            </w:tcPrChange>
          </w:tcPr>
          <w:p w14:paraId="2D7ADA96" w14:textId="6F4A1795" w:rsidR="00795B2D" w:rsidRPr="006B0157" w:rsidRDefault="00795B2D" w:rsidP="00795B2D">
            <w:pPr>
              <w:rPr>
                <w:ins w:id="859" w:author="Hoan Ng" w:date="2017-03-20T22:18:00Z"/>
                <w:b/>
                <w:bCs/>
              </w:rPr>
            </w:pPr>
            <w:ins w:id="860" w:author="Hoan Ng" w:date="2017-03-20T22:18:00Z">
              <w:r w:rsidRPr="006B0157">
                <w:rPr>
                  <w:b/>
                  <w:bCs/>
                </w:rPr>
                <w:t> </w:t>
              </w:r>
            </w:ins>
            <w:ins w:id="861" w:author="Hứa Văn Tuấn Anh" w:date="2019-07-05T23:07:00Z">
              <w:r>
                <w:rPr>
                  <w:b/>
                  <w:bCs/>
                </w:rPr>
                <w:t>100</w:t>
              </w:r>
            </w:ins>
          </w:p>
        </w:tc>
        <w:tc>
          <w:tcPr>
            <w:tcW w:w="790" w:type="dxa"/>
            <w:hideMark/>
            <w:tcPrChange w:id="862" w:author="Phạm Quang Thịnh" w:date="2019-07-05T19:51:00Z">
              <w:tcPr>
                <w:tcW w:w="790" w:type="dxa"/>
                <w:gridSpan w:val="2"/>
                <w:hideMark/>
              </w:tcPr>
            </w:tcPrChange>
          </w:tcPr>
          <w:p w14:paraId="5D2079E4" w14:textId="77777777" w:rsidR="00795B2D" w:rsidRPr="006B0157" w:rsidRDefault="00795B2D" w:rsidP="00795B2D">
            <w:pPr>
              <w:rPr>
                <w:ins w:id="863" w:author="Hoan Ng" w:date="2017-03-20T22:18:00Z"/>
                <w:b/>
                <w:bCs/>
              </w:rPr>
            </w:pPr>
            <w:ins w:id="864" w:author="Hoan Ng" w:date="2017-03-20T22:18:00Z">
              <w:r w:rsidRPr="006B0157">
                <w:rPr>
                  <w:b/>
                  <w:bCs/>
                </w:rPr>
                <w:t> </w:t>
              </w:r>
            </w:ins>
          </w:p>
        </w:tc>
      </w:tr>
      <w:tr w:rsidR="00795B2D" w:rsidRPr="006B0157" w14:paraId="02E89BC5" w14:textId="77777777" w:rsidTr="00123FAF">
        <w:trPr>
          <w:trHeight w:val="300"/>
          <w:ins w:id="865" w:author="Hứa Văn Tuấn Anh" w:date="2019-07-05T23:06:00Z"/>
        </w:trPr>
        <w:tc>
          <w:tcPr>
            <w:tcW w:w="985" w:type="dxa"/>
          </w:tcPr>
          <w:p w14:paraId="148014AC" w14:textId="42181A3A" w:rsidR="00795B2D" w:rsidRPr="006B0157" w:rsidRDefault="00795B2D" w:rsidP="00795B2D">
            <w:pPr>
              <w:rPr>
                <w:ins w:id="866" w:author="Hứa Văn Tuấn Anh" w:date="2019-07-05T23:06:00Z"/>
                <w:b/>
                <w:bCs/>
              </w:rPr>
            </w:pPr>
            <w:ins w:id="867" w:author="Hứa Văn Tuấn Anh" w:date="2019-07-05T23:06:00Z">
              <w:r>
                <w:rPr>
                  <w:b/>
                  <w:bCs/>
                </w:rPr>
                <w:t>5</w:t>
              </w:r>
            </w:ins>
          </w:p>
        </w:tc>
        <w:tc>
          <w:tcPr>
            <w:tcW w:w="4702" w:type="dxa"/>
          </w:tcPr>
          <w:p w14:paraId="10A5D93D" w14:textId="797AFBC6" w:rsidR="00795B2D" w:rsidRPr="006B0157" w:rsidRDefault="00795B2D" w:rsidP="00795B2D">
            <w:pPr>
              <w:rPr>
                <w:ins w:id="868" w:author="Hứa Văn Tuấn Anh" w:date="2019-07-05T23:06:00Z"/>
                <w:b/>
                <w:bCs/>
              </w:rPr>
            </w:pPr>
            <w:ins w:id="869" w:author="Hứa Văn Tuấn Anh" w:date="2019-07-05T23:06:00Z">
              <w:r>
                <w:rPr>
                  <w:b/>
                  <w:bCs/>
                  <w:lang w:val="vi-VN"/>
                </w:rPr>
                <w:t>Tạo database</w:t>
              </w:r>
            </w:ins>
          </w:p>
        </w:tc>
        <w:tc>
          <w:tcPr>
            <w:tcW w:w="1027" w:type="dxa"/>
          </w:tcPr>
          <w:p w14:paraId="458BA8F7" w14:textId="01D2EB9C" w:rsidR="00795B2D" w:rsidRPr="006B0157" w:rsidRDefault="00795B2D" w:rsidP="00795B2D">
            <w:pPr>
              <w:rPr>
                <w:ins w:id="870" w:author="Hứa Văn Tuấn Anh" w:date="2019-07-05T23:06:00Z"/>
                <w:b/>
                <w:bCs/>
              </w:rPr>
            </w:pPr>
            <w:ins w:id="871" w:author="Hứa Văn Tuấn Anh" w:date="2019-07-05T23:07:00Z">
              <w:r>
                <w:rPr>
                  <w:b/>
                  <w:bCs/>
                </w:rPr>
                <w:t>5</w:t>
              </w:r>
            </w:ins>
          </w:p>
        </w:tc>
        <w:tc>
          <w:tcPr>
            <w:tcW w:w="868" w:type="dxa"/>
          </w:tcPr>
          <w:p w14:paraId="19DDE13A" w14:textId="42F5BCAB" w:rsidR="00795B2D" w:rsidRPr="006B0157" w:rsidRDefault="00795B2D" w:rsidP="00795B2D">
            <w:pPr>
              <w:rPr>
                <w:ins w:id="872" w:author="Hứa Văn Tuấn Anh" w:date="2019-07-05T23:06:00Z"/>
                <w:b/>
                <w:bCs/>
              </w:rPr>
            </w:pPr>
            <w:ins w:id="873" w:author="Hứa Văn Tuấn Anh" w:date="2019-07-05T23:07:00Z">
              <w:r>
                <w:rPr>
                  <w:b/>
                  <w:bCs/>
                </w:rPr>
                <w:t>Thinh</w:t>
              </w:r>
            </w:ins>
          </w:p>
        </w:tc>
        <w:tc>
          <w:tcPr>
            <w:tcW w:w="978" w:type="dxa"/>
          </w:tcPr>
          <w:p w14:paraId="70162B36" w14:textId="5B89C340" w:rsidR="00795B2D" w:rsidRPr="006B0157" w:rsidRDefault="00795B2D" w:rsidP="00795B2D">
            <w:pPr>
              <w:rPr>
                <w:ins w:id="874" w:author="Hứa Văn Tuấn Anh" w:date="2019-07-05T23:06:00Z"/>
                <w:b/>
                <w:bCs/>
              </w:rPr>
            </w:pPr>
            <w:ins w:id="875" w:author="Hứa Văn Tuấn Anh" w:date="2019-07-05T23:07:00Z">
              <w:r>
                <w:rPr>
                  <w:b/>
                  <w:bCs/>
                </w:rPr>
                <w:t>100</w:t>
              </w:r>
            </w:ins>
          </w:p>
        </w:tc>
        <w:tc>
          <w:tcPr>
            <w:tcW w:w="790" w:type="dxa"/>
          </w:tcPr>
          <w:p w14:paraId="1D8498DA" w14:textId="77777777" w:rsidR="00795B2D" w:rsidRPr="006B0157" w:rsidRDefault="00795B2D" w:rsidP="00795B2D">
            <w:pPr>
              <w:rPr>
                <w:ins w:id="876" w:author="Hứa Văn Tuấn Anh" w:date="2019-07-05T23:06:00Z"/>
                <w:b/>
                <w:bCs/>
              </w:rPr>
            </w:pPr>
          </w:p>
        </w:tc>
      </w:tr>
      <w:tr w:rsidR="00795B2D" w:rsidRPr="006B0157" w14:paraId="2155419A" w14:textId="77777777" w:rsidTr="00123FAF">
        <w:trPr>
          <w:trHeight w:val="300"/>
          <w:ins w:id="877" w:author="Hoan Ng" w:date="2017-03-20T22:18:00Z"/>
          <w:trPrChange w:id="878" w:author="Phạm Quang Thịnh" w:date="2019-07-05T19:51:00Z">
            <w:trPr>
              <w:gridAfter w:val="0"/>
              <w:trHeight w:val="300"/>
            </w:trPr>
          </w:trPrChange>
        </w:trPr>
        <w:tc>
          <w:tcPr>
            <w:tcW w:w="9350" w:type="dxa"/>
            <w:gridSpan w:val="6"/>
            <w:hideMark/>
            <w:tcPrChange w:id="879" w:author="Phạm Quang Thịnh" w:date="2019-07-05T19:51:00Z">
              <w:tcPr>
                <w:tcW w:w="9350" w:type="dxa"/>
                <w:gridSpan w:val="12"/>
                <w:hideMark/>
              </w:tcPr>
            </w:tcPrChange>
          </w:tcPr>
          <w:p w14:paraId="584D1CC3" w14:textId="77777777" w:rsidR="00795B2D" w:rsidRPr="006B0157" w:rsidRDefault="00795B2D" w:rsidP="00795B2D">
            <w:pPr>
              <w:rPr>
                <w:ins w:id="880" w:author="Hoan Ng" w:date="2017-03-20T22:18:00Z"/>
                <w:b/>
                <w:bCs/>
              </w:rPr>
            </w:pPr>
            <w:ins w:id="881" w:author="Hoan Ng" w:date="2017-03-20T22:18:00Z">
              <w:r w:rsidRPr="006B0157">
                <w:rPr>
                  <w:b/>
                  <w:bCs/>
                </w:rPr>
                <w:t>IV. NỘP BÁO CÁO TIẾN ĐỘ &amp; SẢN PHẨM…</w:t>
              </w:r>
            </w:ins>
          </w:p>
        </w:tc>
      </w:tr>
      <w:tr w:rsidR="00795B2D" w:rsidRPr="006B0157" w14:paraId="08A95BAF" w14:textId="77777777" w:rsidTr="00123FAF">
        <w:trPr>
          <w:trHeight w:val="300"/>
          <w:ins w:id="882" w:author="Hoan Ng" w:date="2017-03-20T22:18:00Z"/>
          <w:trPrChange w:id="883" w:author="Phạm Quang Thịnh" w:date="2019-07-05T19:51:00Z">
            <w:trPr>
              <w:gridAfter w:val="0"/>
              <w:trHeight w:val="300"/>
            </w:trPr>
          </w:trPrChange>
        </w:trPr>
        <w:tc>
          <w:tcPr>
            <w:tcW w:w="985" w:type="dxa"/>
            <w:hideMark/>
            <w:tcPrChange w:id="884" w:author="Phạm Quang Thịnh" w:date="2019-07-05T19:51:00Z">
              <w:tcPr>
                <w:tcW w:w="985" w:type="dxa"/>
                <w:gridSpan w:val="2"/>
                <w:hideMark/>
              </w:tcPr>
            </w:tcPrChange>
          </w:tcPr>
          <w:p w14:paraId="5EC285D6" w14:textId="69B35745" w:rsidR="00795B2D" w:rsidRPr="006B0157" w:rsidRDefault="00795B2D" w:rsidP="00795B2D">
            <w:pPr>
              <w:rPr>
                <w:ins w:id="885" w:author="Hoan Ng" w:date="2017-03-20T22:18:00Z"/>
                <w:b/>
                <w:bCs/>
              </w:rPr>
            </w:pPr>
            <w:ins w:id="886" w:author="Hoan Ng" w:date="2017-03-20T22:18:00Z">
              <w:r w:rsidRPr="006B0157">
                <w:rPr>
                  <w:b/>
                  <w:bCs/>
                </w:rPr>
                <w:t> </w:t>
              </w:r>
            </w:ins>
            <w:ins w:id="887" w:author="Hứa Văn Tuấn Anh" w:date="2019-07-05T23:07:00Z">
              <w:r>
                <w:rPr>
                  <w:b/>
                  <w:bCs/>
                </w:rPr>
                <w:t>1</w:t>
              </w:r>
            </w:ins>
          </w:p>
        </w:tc>
        <w:tc>
          <w:tcPr>
            <w:tcW w:w="4702" w:type="dxa"/>
            <w:hideMark/>
            <w:tcPrChange w:id="888" w:author="Phạm Quang Thịnh" w:date="2019-07-05T19:51:00Z">
              <w:tcPr>
                <w:tcW w:w="4702" w:type="dxa"/>
                <w:gridSpan w:val="2"/>
                <w:hideMark/>
              </w:tcPr>
            </w:tcPrChange>
          </w:tcPr>
          <w:p w14:paraId="67955B3A" w14:textId="77777777" w:rsidR="00795B2D" w:rsidRPr="006B0157" w:rsidRDefault="00795B2D" w:rsidP="00795B2D">
            <w:pPr>
              <w:rPr>
                <w:ins w:id="889" w:author="Hoan Ng" w:date="2017-03-20T22:18:00Z"/>
                <w:b/>
                <w:bCs/>
              </w:rPr>
            </w:pPr>
            <w:ins w:id="890" w:author="Hoan Ng" w:date="2017-03-20T22:18:00Z">
              <w:r w:rsidRPr="006B0157">
                <w:rPr>
                  <w:b/>
                  <w:bCs/>
                </w:rPr>
                <w:t>Nộp lần 1</w:t>
              </w:r>
            </w:ins>
          </w:p>
        </w:tc>
        <w:tc>
          <w:tcPr>
            <w:tcW w:w="1027" w:type="dxa"/>
            <w:hideMark/>
            <w:tcPrChange w:id="891" w:author="Phạm Quang Thịnh" w:date="2019-07-05T19:51:00Z">
              <w:tcPr>
                <w:tcW w:w="1027" w:type="dxa"/>
                <w:gridSpan w:val="2"/>
                <w:hideMark/>
              </w:tcPr>
            </w:tcPrChange>
          </w:tcPr>
          <w:p w14:paraId="67D99CE8" w14:textId="5D384CCC" w:rsidR="00795B2D" w:rsidRPr="006B0157" w:rsidRDefault="00795B2D" w:rsidP="00795B2D">
            <w:pPr>
              <w:rPr>
                <w:ins w:id="892" w:author="Hoan Ng" w:date="2017-03-20T22:18:00Z"/>
                <w:b/>
                <w:bCs/>
              </w:rPr>
            </w:pPr>
            <w:ins w:id="893" w:author="Hoan Ng" w:date="2017-03-20T22:18:00Z">
              <w:r w:rsidRPr="006B0157">
                <w:rPr>
                  <w:b/>
                  <w:bCs/>
                </w:rPr>
                <w:t> </w:t>
              </w:r>
            </w:ins>
            <w:ins w:id="894" w:author="Hứa Văn Tuấn Anh" w:date="2019-07-05T23:02:00Z">
              <w:r>
                <w:rPr>
                  <w:b/>
                  <w:bCs/>
                </w:rPr>
                <w:t>1</w:t>
              </w:r>
            </w:ins>
          </w:p>
        </w:tc>
        <w:tc>
          <w:tcPr>
            <w:tcW w:w="868" w:type="dxa"/>
            <w:hideMark/>
            <w:tcPrChange w:id="895" w:author="Phạm Quang Thịnh" w:date="2019-07-05T19:51:00Z">
              <w:tcPr>
                <w:tcW w:w="868" w:type="dxa"/>
                <w:gridSpan w:val="2"/>
                <w:hideMark/>
              </w:tcPr>
            </w:tcPrChange>
          </w:tcPr>
          <w:p w14:paraId="22654C25" w14:textId="7175F102" w:rsidR="00795B2D" w:rsidRPr="00086A32" w:rsidRDefault="00795B2D" w:rsidP="00795B2D">
            <w:pPr>
              <w:rPr>
                <w:ins w:id="896" w:author="Hoan Ng" w:date="2017-03-20T22:18:00Z"/>
                <w:b/>
                <w:bCs/>
                <w:lang w:val="vi-VN"/>
                <w:rPrChange w:id="897" w:author="Hứa Văn Tuấn Anh" w:date="2019-07-05T23:02:00Z">
                  <w:rPr>
                    <w:ins w:id="898" w:author="Hoan Ng" w:date="2017-03-20T22:18:00Z"/>
                    <w:b/>
                    <w:bCs/>
                  </w:rPr>
                </w:rPrChange>
              </w:rPr>
            </w:pPr>
            <w:ins w:id="899" w:author="Hoan Ng" w:date="2017-03-20T22:18:00Z">
              <w:r w:rsidRPr="006B0157">
                <w:rPr>
                  <w:b/>
                  <w:bCs/>
                </w:rPr>
                <w:t> </w:t>
              </w:r>
            </w:ins>
            <w:ins w:id="900" w:author="Hứa Văn Tuấn Anh" w:date="2019-07-05T23:02:00Z">
              <w:r>
                <w:rPr>
                  <w:b/>
                  <w:bCs/>
                </w:rPr>
                <w:t>Team</w:t>
              </w:r>
            </w:ins>
          </w:p>
        </w:tc>
        <w:tc>
          <w:tcPr>
            <w:tcW w:w="978" w:type="dxa"/>
            <w:hideMark/>
            <w:tcPrChange w:id="901" w:author="Phạm Quang Thịnh" w:date="2019-07-05T19:51:00Z">
              <w:tcPr>
                <w:tcW w:w="978" w:type="dxa"/>
                <w:gridSpan w:val="2"/>
                <w:hideMark/>
              </w:tcPr>
            </w:tcPrChange>
          </w:tcPr>
          <w:p w14:paraId="2326F572" w14:textId="177F47E1" w:rsidR="00795B2D" w:rsidRPr="006B0157" w:rsidRDefault="00795B2D" w:rsidP="00795B2D">
            <w:pPr>
              <w:rPr>
                <w:ins w:id="902" w:author="Hoan Ng" w:date="2017-03-20T22:18:00Z"/>
                <w:b/>
                <w:bCs/>
              </w:rPr>
            </w:pPr>
            <w:ins w:id="903" w:author="Hoan Ng" w:date="2017-03-20T22:18:00Z">
              <w:r w:rsidRPr="006B0157">
                <w:rPr>
                  <w:b/>
                  <w:bCs/>
                </w:rPr>
                <w:t> </w:t>
              </w:r>
            </w:ins>
            <w:ins w:id="904" w:author="Hứa Văn Tuấn Anh" w:date="2019-07-05T23:03:00Z">
              <w:r>
                <w:rPr>
                  <w:b/>
                  <w:bCs/>
                </w:rPr>
                <w:t>100</w:t>
              </w:r>
            </w:ins>
          </w:p>
        </w:tc>
        <w:tc>
          <w:tcPr>
            <w:tcW w:w="790" w:type="dxa"/>
            <w:hideMark/>
            <w:tcPrChange w:id="905" w:author="Phạm Quang Thịnh" w:date="2019-07-05T19:51:00Z">
              <w:tcPr>
                <w:tcW w:w="790" w:type="dxa"/>
                <w:gridSpan w:val="2"/>
                <w:hideMark/>
              </w:tcPr>
            </w:tcPrChange>
          </w:tcPr>
          <w:p w14:paraId="28A2CD43" w14:textId="77777777" w:rsidR="00795B2D" w:rsidRPr="006B0157" w:rsidRDefault="00795B2D" w:rsidP="00795B2D">
            <w:pPr>
              <w:rPr>
                <w:ins w:id="906" w:author="Hoan Ng" w:date="2017-03-20T22:18:00Z"/>
                <w:b/>
                <w:bCs/>
              </w:rPr>
            </w:pPr>
            <w:ins w:id="907" w:author="Hoan Ng" w:date="2017-03-20T22:18:00Z">
              <w:r w:rsidRPr="006B0157">
                <w:rPr>
                  <w:b/>
                  <w:bCs/>
                </w:rPr>
                <w:t> </w:t>
              </w:r>
            </w:ins>
          </w:p>
        </w:tc>
      </w:tr>
      <w:tr w:rsidR="00795B2D" w:rsidRPr="006B0157" w14:paraId="6B5C81B7" w14:textId="77777777" w:rsidTr="00123FAF">
        <w:trPr>
          <w:trHeight w:val="300"/>
          <w:ins w:id="908" w:author="Hoan Ng" w:date="2017-03-20T22:18:00Z"/>
          <w:trPrChange w:id="909" w:author="Phạm Quang Thịnh" w:date="2019-07-05T19:51:00Z">
            <w:trPr>
              <w:gridAfter w:val="0"/>
              <w:trHeight w:val="300"/>
            </w:trPr>
          </w:trPrChange>
        </w:trPr>
        <w:tc>
          <w:tcPr>
            <w:tcW w:w="985" w:type="dxa"/>
            <w:hideMark/>
            <w:tcPrChange w:id="910" w:author="Phạm Quang Thịnh" w:date="2019-07-05T19:51:00Z">
              <w:tcPr>
                <w:tcW w:w="985" w:type="dxa"/>
                <w:gridSpan w:val="2"/>
                <w:hideMark/>
              </w:tcPr>
            </w:tcPrChange>
          </w:tcPr>
          <w:p w14:paraId="642F01F8" w14:textId="18BD0675" w:rsidR="00795B2D" w:rsidRPr="006B0157" w:rsidRDefault="00795B2D" w:rsidP="00795B2D">
            <w:pPr>
              <w:rPr>
                <w:ins w:id="911" w:author="Hoan Ng" w:date="2017-03-20T22:18:00Z"/>
                <w:b/>
                <w:bCs/>
              </w:rPr>
            </w:pPr>
            <w:ins w:id="912" w:author="Hoan Ng" w:date="2017-03-20T22:18:00Z">
              <w:r w:rsidRPr="006B0157">
                <w:rPr>
                  <w:b/>
                  <w:bCs/>
                </w:rPr>
                <w:t> </w:t>
              </w:r>
            </w:ins>
            <w:ins w:id="913" w:author="Hứa Văn Tuấn Anh" w:date="2019-07-05T23:07:00Z">
              <w:r>
                <w:rPr>
                  <w:b/>
                  <w:bCs/>
                </w:rPr>
                <w:t>2</w:t>
              </w:r>
            </w:ins>
          </w:p>
        </w:tc>
        <w:tc>
          <w:tcPr>
            <w:tcW w:w="4702" w:type="dxa"/>
            <w:hideMark/>
            <w:tcPrChange w:id="914" w:author="Phạm Quang Thịnh" w:date="2019-07-05T19:51:00Z">
              <w:tcPr>
                <w:tcW w:w="4702" w:type="dxa"/>
                <w:gridSpan w:val="2"/>
                <w:hideMark/>
              </w:tcPr>
            </w:tcPrChange>
          </w:tcPr>
          <w:p w14:paraId="7A6B662D" w14:textId="77777777" w:rsidR="00795B2D" w:rsidRPr="006B0157" w:rsidRDefault="00795B2D" w:rsidP="00795B2D">
            <w:pPr>
              <w:rPr>
                <w:ins w:id="915" w:author="Hoan Ng" w:date="2017-03-20T22:18:00Z"/>
                <w:b/>
                <w:bCs/>
              </w:rPr>
            </w:pPr>
            <w:ins w:id="916" w:author="Hoan Ng" w:date="2017-03-20T22:18:00Z">
              <w:r w:rsidRPr="006B0157">
                <w:rPr>
                  <w:b/>
                  <w:bCs/>
                </w:rPr>
                <w:t>Nộp lần 2</w:t>
              </w:r>
            </w:ins>
          </w:p>
        </w:tc>
        <w:tc>
          <w:tcPr>
            <w:tcW w:w="1027" w:type="dxa"/>
            <w:hideMark/>
            <w:tcPrChange w:id="917" w:author="Phạm Quang Thịnh" w:date="2019-07-05T19:51:00Z">
              <w:tcPr>
                <w:tcW w:w="1027" w:type="dxa"/>
                <w:gridSpan w:val="2"/>
                <w:hideMark/>
              </w:tcPr>
            </w:tcPrChange>
          </w:tcPr>
          <w:p w14:paraId="053BB972" w14:textId="2D2181E9" w:rsidR="00795B2D" w:rsidRPr="006B0157" w:rsidRDefault="00795B2D" w:rsidP="00795B2D">
            <w:pPr>
              <w:rPr>
                <w:ins w:id="918" w:author="Hoan Ng" w:date="2017-03-20T22:18:00Z"/>
                <w:b/>
                <w:bCs/>
              </w:rPr>
            </w:pPr>
            <w:ins w:id="919" w:author="Hoan Ng" w:date="2017-03-20T22:18:00Z">
              <w:r w:rsidRPr="006B0157">
                <w:rPr>
                  <w:b/>
                  <w:bCs/>
                </w:rPr>
                <w:t> </w:t>
              </w:r>
            </w:ins>
            <w:ins w:id="920" w:author="Hứa Văn Tuấn Anh" w:date="2019-07-05T23:02:00Z">
              <w:r>
                <w:rPr>
                  <w:b/>
                  <w:bCs/>
                </w:rPr>
                <w:t>1</w:t>
              </w:r>
            </w:ins>
          </w:p>
        </w:tc>
        <w:tc>
          <w:tcPr>
            <w:tcW w:w="868" w:type="dxa"/>
            <w:hideMark/>
            <w:tcPrChange w:id="921" w:author="Phạm Quang Thịnh" w:date="2019-07-05T19:51:00Z">
              <w:tcPr>
                <w:tcW w:w="868" w:type="dxa"/>
                <w:gridSpan w:val="2"/>
                <w:hideMark/>
              </w:tcPr>
            </w:tcPrChange>
          </w:tcPr>
          <w:p w14:paraId="5F460FDF" w14:textId="20E97267" w:rsidR="00795B2D" w:rsidRPr="006B0157" w:rsidRDefault="00795B2D" w:rsidP="00795B2D">
            <w:pPr>
              <w:rPr>
                <w:ins w:id="922" w:author="Hoan Ng" w:date="2017-03-20T22:18:00Z"/>
                <w:b/>
                <w:bCs/>
              </w:rPr>
            </w:pPr>
            <w:ins w:id="923" w:author="Hoan Ng" w:date="2017-03-20T22:18:00Z">
              <w:r w:rsidRPr="006B0157">
                <w:rPr>
                  <w:b/>
                  <w:bCs/>
                </w:rPr>
                <w:t> </w:t>
              </w:r>
            </w:ins>
            <w:ins w:id="924" w:author="Hứa Văn Tuấn Anh" w:date="2019-07-05T23:02:00Z">
              <w:r>
                <w:rPr>
                  <w:b/>
                  <w:bCs/>
                </w:rPr>
                <w:t>Team</w:t>
              </w:r>
            </w:ins>
          </w:p>
        </w:tc>
        <w:tc>
          <w:tcPr>
            <w:tcW w:w="978" w:type="dxa"/>
            <w:hideMark/>
            <w:tcPrChange w:id="925" w:author="Phạm Quang Thịnh" w:date="2019-07-05T19:51:00Z">
              <w:tcPr>
                <w:tcW w:w="978" w:type="dxa"/>
                <w:gridSpan w:val="2"/>
                <w:hideMark/>
              </w:tcPr>
            </w:tcPrChange>
          </w:tcPr>
          <w:p w14:paraId="1DDBC677" w14:textId="10A0AB11" w:rsidR="00795B2D" w:rsidRPr="006B0157" w:rsidRDefault="00795B2D" w:rsidP="00795B2D">
            <w:pPr>
              <w:rPr>
                <w:ins w:id="926" w:author="Hoan Ng" w:date="2017-03-20T22:18:00Z"/>
                <w:b/>
                <w:bCs/>
              </w:rPr>
            </w:pPr>
            <w:ins w:id="927" w:author="Hoan Ng" w:date="2017-03-20T22:18:00Z">
              <w:r w:rsidRPr="006B0157">
                <w:rPr>
                  <w:b/>
                  <w:bCs/>
                </w:rPr>
                <w:t> </w:t>
              </w:r>
            </w:ins>
            <w:ins w:id="928" w:author="Hứa Văn Tuấn Anh" w:date="2019-07-05T23:03:00Z">
              <w:r>
                <w:rPr>
                  <w:b/>
                  <w:bCs/>
                </w:rPr>
                <w:t>100</w:t>
              </w:r>
            </w:ins>
          </w:p>
        </w:tc>
        <w:tc>
          <w:tcPr>
            <w:tcW w:w="790" w:type="dxa"/>
            <w:hideMark/>
            <w:tcPrChange w:id="929" w:author="Phạm Quang Thịnh" w:date="2019-07-05T19:51:00Z">
              <w:tcPr>
                <w:tcW w:w="790" w:type="dxa"/>
                <w:gridSpan w:val="2"/>
                <w:hideMark/>
              </w:tcPr>
            </w:tcPrChange>
          </w:tcPr>
          <w:p w14:paraId="13597EA7" w14:textId="77777777" w:rsidR="00795B2D" w:rsidRPr="006B0157" w:rsidRDefault="00795B2D" w:rsidP="00795B2D">
            <w:pPr>
              <w:rPr>
                <w:ins w:id="930" w:author="Hoan Ng" w:date="2017-03-20T22:18:00Z"/>
                <w:b/>
                <w:bCs/>
              </w:rPr>
            </w:pPr>
            <w:ins w:id="931" w:author="Hoan Ng" w:date="2017-03-20T22:18:00Z">
              <w:r w:rsidRPr="006B0157">
                <w:rPr>
                  <w:b/>
                  <w:bCs/>
                </w:rPr>
                <w:t> </w:t>
              </w:r>
            </w:ins>
          </w:p>
        </w:tc>
      </w:tr>
      <w:tr w:rsidR="00795B2D" w:rsidRPr="006B0157" w14:paraId="24418DBC" w14:textId="77777777" w:rsidTr="00123FAF">
        <w:trPr>
          <w:trHeight w:val="300"/>
          <w:ins w:id="932" w:author="Hoan Ng" w:date="2017-03-20T22:18:00Z"/>
          <w:trPrChange w:id="933" w:author="Phạm Quang Thịnh" w:date="2019-07-05T19:51:00Z">
            <w:trPr>
              <w:gridAfter w:val="0"/>
              <w:trHeight w:val="300"/>
            </w:trPr>
          </w:trPrChange>
        </w:trPr>
        <w:tc>
          <w:tcPr>
            <w:tcW w:w="985" w:type="dxa"/>
            <w:hideMark/>
            <w:tcPrChange w:id="934" w:author="Phạm Quang Thịnh" w:date="2019-07-05T19:51:00Z">
              <w:tcPr>
                <w:tcW w:w="985" w:type="dxa"/>
                <w:gridSpan w:val="2"/>
                <w:hideMark/>
              </w:tcPr>
            </w:tcPrChange>
          </w:tcPr>
          <w:p w14:paraId="56E93A65" w14:textId="48016F04" w:rsidR="00795B2D" w:rsidRPr="006B0157" w:rsidRDefault="00795B2D" w:rsidP="00795B2D">
            <w:pPr>
              <w:rPr>
                <w:ins w:id="935" w:author="Hoan Ng" w:date="2017-03-20T22:18:00Z"/>
                <w:b/>
                <w:bCs/>
              </w:rPr>
            </w:pPr>
            <w:ins w:id="936" w:author="Hoan Ng" w:date="2017-03-20T22:18:00Z">
              <w:r w:rsidRPr="006B0157">
                <w:rPr>
                  <w:b/>
                  <w:bCs/>
                </w:rPr>
                <w:t> </w:t>
              </w:r>
            </w:ins>
            <w:ins w:id="937" w:author="Hứa Văn Tuấn Anh" w:date="2019-07-05T23:07:00Z">
              <w:r>
                <w:rPr>
                  <w:b/>
                  <w:bCs/>
                </w:rPr>
                <w:t>3</w:t>
              </w:r>
            </w:ins>
          </w:p>
        </w:tc>
        <w:tc>
          <w:tcPr>
            <w:tcW w:w="4702" w:type="dxa"/>
            <w:hideMark/>
            <w:tcPrChange w:id="938" w:author="Phạm Quang Thịnh" w:date="2019-07-05T19:51:00Z">
              <w:tcPr>
                <w:tcW w:w="4702" w:type="dxa"/>
                <w:gridSpan w:val="2"/>
                <w:hideMark/>
              </w:tcPr>
            </w:tcPrChange>
          </w:tcPr>
          <w:p w14:paraId="4C722AB4" w14:textId="77777777" w:rsidR="00795B2D" w:rsidRPr="006B0157" w:rsidRDefault="00795B2D" w:rsidP="00795B2D">
            <w:pPr>
              <w:rPr>
                <w:ins w:id="939" w:author="Hoan Ng" w:date="2017-03-20T22:18:00Z"/>
                <w:b/>
                <w:bCs/>
              </w:rPr>
            </w:pPr>
            <w:ins w:id="940" w:author="Hoan Ng" w:date="2017-03-20T22:18:00Z">
              <w:r w:rsidRPr="006B0157">
                <w:rPr>
                  <w:b/>
                  <w:bCs/>
                </w:rPr>
                <w:t>Nộp lần 3</w:t>
              </w:r>
            </w:ins>
          </w:p>
        </w:tc>
        <w:tc>
          <w:tcPr>
            <w:tcW w:w="1027" w:type="dxa"/>
            <w:hideMark/>
            <w:tcPrChange w:id="941" w:author="Phạm Quang Thịnh" w:date="2019-07-05T19:51:00Z">
              <w:tcPr>
                <w:tcW w:w="1027" w:type="dxa"/>
                <w:gridSpan w:val="2"/>
                <w:hideMark/>
              </w:tcPr>
            </w:tcPrChange>
          </w:tcPr>
          <w:p w14:paraId="52DD1873" w14:textId="15BCC781" w:rsidR="00795B2D" w:rsidRPr="006B0157" w:rsidRDefault="00795B2D" w:rsidP="00795B2D">
            <w:pPr>
              <w:rPr>
                <w:ins w:id="942" w:author="Hoan Ng" w:date="2017-03-20T22:18:00Z"/>
                <w:b/>
                <w:bCs/>
              </w:rPr>
            </w:pPr>
            <w:ins w:id="943" w:author="Hoan Ng" w:date="2017-03-20T22:18:00Z">
              <w:r w:rsidRPr="006B0157">
                <w:rPr>
                  <w:b/>
                  <w:bCs/>
                </w:rPr>
                <w:t> </w:t>
              </w:r>
            </w:ins>
            <w:ins w:id="944" w:author="Hứa Văn Tuấn Anh" w:date="2019-07-05T23:02:00Z">
              <w:r>
                <w:rPr>
                  <w:b/>
                  <w:bCs/>
                </w:rPr>
                <w:t>1</w:t>
              </w:r>
            </w:ins>
          </w:p>
        </w:tc>
        <w:tc>
          <w:tcPr>
            <w:tcW w:w="868" w:type="dxa"/>
            <w:hideMark/>
            <w:tcPrChange w:id="945" w:author="Phạm Quang Thịnh" w:date="2019-07-05T19:51:00Z">
              <w:tcPr>
                <w:tcW w:w="868" w:type="dxa"/>
                <w:gridSpan w:val="2"/>
                <w:hideMark/>
              </w:tcPr>
            </w:tcPrChange>
          </w:tcPr>
          <w:p w14:paraId="06FFE48C" w14:textId="5018D9F9" w:rsidR="00795B2D" w:rsidRPr="006B0157" w:rsidRDefault="00795B2D" w:rsidP="00795B2D">
            <w:pPr>
              <w:rPr>
                <w:ins w:id="946" w:author="Hoan Ng" w:date="2017-03-20T22:18:00Z"/>
                <w:b/>
                <w:bCs/>
              </w:rPr>
            </w:pPr>
            <w:ins w:id="947" w:author="Hoan Ng" w:date="2017-03-20T22:18:00Z">
              <w:r w:rsidRPr="006B0157">
                <w:rPr>
                  <w:b/>
                  <w:bCs/>
                </w:rPr>
                <w:t> </w:t>
              </w:r>
            </w:ins>
            <w:ins w:id="948" w:author="Hứa Văn Tuấn Anh" w:date="2019-07-05T23:03:00Z">
              <w:r>
                <w:rPr>
                  <w:b/>
                  <w:bCs/>
                </w:rPr>
                <w:t>Team</w:t>
              </w:r>
            </w:ins>
          </w:p>
        </w:tc>
        <w:tc>
          <w:tcPr>
            <w:tcW w:w="978" w:type="dxa"/>
            <w:hideMark/>
            <w:tcPrChange w:id="949" w:author="Phạm Quang Thịnh" w:date="2019-07-05T19:51:00Z">
              <w:tcPr>
                <w:tcW w:w="978" w:type="dxa"/>
                <w:gridSpan w:val="2"/>
                <w:hideMark/>
              </w:tcPr>
            </w:tcPrChange>
          </w:tcPr>
          <w:p w14:paraId="21EF9080" w14:textId="3FB2FE06" w:rsidR="00795B2D" w:rsidRPr="006B0157" w:rsidRDefault="00795B2D" w:rsidP="00795B2D">
            <w:pPr>
              <w:rPr>
                <w:ins w:id="950" w:author="Hoan Ng" w:date="2017-03-20T22:18:00Z"/>
                <w:b/>
                <w:bCs/>
              </w:rPr>
            </w:pPr>
            <w:ins w:id="951" w:author="Hoan Ng" w:date="2017-03-20T22:18:00Z">
              <w:r w:rsidRPr="006B0157">
                <w:rPr>
                  <w:b/>
                  <w:bCs/>
                </w:rPr>
                <w:t> </w:t>
              </w:r>
            </w:ins>
            <w:ins w:id="952" w:author="Hứa Văn Tuấn Anh" w:date="2019-07-05T23:03:00Z">
              <w:r>
                <w:rPr>
                  <w:b/>
                  <w:bCs/>
                </w:rPr>
                <w:t>100</w:t>
              </w:r>
            </w:ins>
          </w:p>
        </w:tc>
        <w:tc>
          <w:tcPr>
            <w:tcW w:w="790" w:type="dxa"/>
            <w:hideMark/>
            <w:tcPrChange w:id="953" w:author="Phạm Quang Thịnh" w:date="2019-07-05T19:51:00Z">
              <w:tcPr>
                <w:tcW w:w="790" w:type="dxa"/>
                <w:gridSpan w:val="2"/>
                <w:hideMark/>
              </w:tcPr>
            </w:tcPrChange>
          </w:tcPr>
          <w:p w14:paraId="7E873678" w14:textId="77777777" w:rsidR="00795B2D" w:rsidRPr="006B0157" w:rsidRDefault="00795B2D" w:rsidP="00795B2D">
            <w:pPr>
              <w:rPr>
                <w:ins w:id="954" w:author="Hoan Ng" w:date="2017-03-20T22:18:00Z"/>
                <w:b/>
                <w:bCs/>
              </w:rPr>
            </w:pPr>
            <w:ins w:id="955" w:author="Hoan Ng" w:date="2017-03-20T22:18:00Z">
              <w:r w:rsidRPr="006B0157">
                <w:rPr>
                  <w:b/>
                  <w:bCs/>
                </w:rPr>
                <w:t> </w:t>
              </w:r>
            </w:ins>
          </w:p>
        </w:tc>
      </w:tr>
      <w:tr w:rsidR="00795B2D" w:rsidRPr="006B0157" w14:paraId="5999AD27" w14:textId="77777777" w:rsidTr="00123FAF">
        <w:trPr>
          <w:trHeight w:val="300"/>
          <w:ins w:id="956" w:author="Hoan Ng" w:date="2017-03-20T22:18:00Z"/>
          <w:trPrChange w:id="957" w:author="Phạm Quang Thịnh" w:date="2019-07-05T19:51:00Z">
            <w:trPr>
              <w:gridAfter w:val="0"/>
              <w:trHeight w:val="300"/>
            </w:trPr>
          </w:trPrChange>
        </w:trPr>
        <w:tc>
          <w:tcPr>
            <w:tcW w:w="985" w:type="dxa"/>
            <w:hideMark/>
            <w:tcPrChange w:id="958" w:author="Phạm Quang Thịnh" w:date="2019-07-05T19:51:00Z">
              <w:tcPr>
                <w:tcW w:w="985" w:type="dxa"/>
                <w:gridSpan w:val="2"/>
                <w:hideMark/>
              </w:tcPr>
            </w:tcPrChange>
          </w:tcPr>
          <w:p w14:paraId="01E72DC2" w14:textId="11478919" w:rsidR="00795B2D" w:rsidRPr="006B0157" w:rsidRDefault="00795B2D" w:rsidP="00795B2D">
            <w:pPr>
              <w:rPr>
                <w:ins w:id="959" w:author="Hoan Ng" w:date="2017-03-20T22:18:00Z"/>
                <w:b/>
                <w:bCs/>
              </w:rPr>
            </w:pPr>
            <w:ins w:id="960" w:author="Hoan Ng" w:date="2017-03-20T22:18:00Z">
              <w:r w:rsidRPr="006B0157">
                <w:rPr>
                  <w:b/>
                  <w:bCs/>
                </w:rPr>
                <w:t> </w:t>
              </w:r>
            </w:ins>
            <w:ins w:id="961" w:author="Hứa Văn Tuấn Anh" w:date="2019-07-05T23:07:00Z">
              <w:r>
                <w:rPr>
                  <w:b/>
                  <w:bCs/>
                </w:rPr>
                <w:t>4</w:t>
              </w:r>
            </w:ins>
          </w:p>
        </w:tc>
        <w:tc>
          <w:tcPr>
            <w:tcW w:w="4702" w:type="dxa"/>
            <w:hideMark/>
            <w:tcPrChange w:id="962" w:author="Phạm Quang Thịnh" w:date="2019-07-05T19:51:00Z">
              <w:tcPr>
                <w:tcW w:w="4702" w:type="dxa"/>
                <w:gridSpan w:val="2"/>
                <w:hideMark/>
              </w:tcPr>
            </w:tcPrChange>
          </w:tcPr>
          <w:p w14:paraId="1CD31165" w14:textId="77777777" w:rsidR="00795B2D" w:rsidRPr="006B0157" w:rsidRDefault="00795B2D" w:rsidP="00795B2D">
            <w:pPr>
              <w:rPr>
                <w:ins w:id="963" w:author="Hoan Ng" w:date="2017-03-20T22:18:00Z"/>
                <w:b/>
                <w:bCs/>
              </w:rPr>
            </w:pPr>
            <w:ins w:id="964" w:author="Hoan Ng" w:date="2017-03-20T22:18:00Z">
              <w:r w:rsidRPr="006B0157">
                <w:rPr>
                  <w:b/>
                  <w:bCs/>
                </w:rPr>
                <w:t>Nộp lần …</w:t>
              </w:r>
            </w:ins>
          </w:p>
        </w:tc>
        <w:tc>
          <w:tcPr>
            <w:tcW w:w="1027" w:type="dxa"/>
            <w:hideMark/>
            <w:tcPrChange w:id="965" w:author="Phạm Quang Thịnh" w:date="2019-07-05T19:51:00Z">
              <w:tcPr>
                <w:tcW w:w="1027" w:type="dxa"/>
                <w:gridSpan w:val="2"/>
                <w:hideMark/>
              </w:tcPr>
            </w:tcPrChange>
          </w:tcPr>
          <w:p w14:paraId="684EFFB8" w14:textId="77777777" w:rsidR="00795B2D" w:rsidRPr="006B0157" w:rsidRDefault="00795B2D" w:rsidP="00795B2D">
            <w:pPr>
              <w:rPr>
                <w:ins w:id="966" w:author="Hoan Ng" w:date="2017-03-20T22:18:00Z"/>
                <w:b/>
                <w:bCs/>
              </w:rPr>
            </w:pPr>
            <w:ins w:id="967" w:author="Hoan Ng" w:date="2017-03-20T22:18:00Z">
              <w:r w:rsidRPr="006B0157">
                <w:rPr>
                  <w:b/>
                  <w:bCs/>
                </w:rPr>
                <w:t> </w:t>
              </w:r>
            </w:ins>
          </w:p>
        </w:tc>
        <w:tc>
          <w:tcPr>
            <w:tcW w:w="868" w:type="dxa"/>
            <w:hideMark/>
            <w:tcPrChange w:id="968" w:author="Phạm Quang Thịnh" w:date="2019-07-05T19:51:00Z">
              <w:tcPr>
                <w:tcW w:w="868" w:type="dxa"/>
                <w:gridSpan w:val="2"/>
                <w:hideMark/>
              </w:tcPr>
            </w:tcPrChange>
          </w:tcPr>
          <w:p w14:paraId="39B5373F" w14:textId="77777777" w:rsidR="00795B2D" w:rsidRPr="006B0157" w:rsidRDefault="00795B2D" w:rsidP="00795B2D">
            <w:pPr>
              <w:rPr>
                <w:ins w:id="969" w:author="Hoan Ng" w:date="2017-03-20T22:18:00Z"/>
                <w:b/>
                <w:bCs/>
              </w:rPr>
            </w:pPr>
            <w:ins w:id="970" w:author="Hoan Ng" w:date="2017-03-20T22:18:00Z">
              <w:r w:rsidRPr="006B0157">
                <w:rPr>
                  <w:b/>
                  <w:bCs/>
                </w:rPr>
                <w:t> </w:t>
              </w:r>
            </w:ins>
          </w:p>
        </w:tc>
        <w:tc>
          <w:tcPr>
            <w:tcW w:w="978" w:type="dxa"/>
            <w:hideMark/>
            <w:tcPrChange w:id="971" w:author="Phạm Quang Thịnh" w:date="2019-07-05T19:51:00Z">
              <w:tcPr>
                <w:tcW w:w="978" w:type="dxa"/>
                <w:gridSpan w:val="2"/>
                <w:hideMark/>
              </w:tcPr>
            </w:tcPrChange>
          </w:tcPr>
          <w:p w14:paraId="781539F5" w14:textId="77777777" w:rsidR="00795B2D" w:rsidRPr="006B0157" w:rsidRDefault="00795B2D" w:rsidP="00795B2D">
            <w:pPr>
              <w:rPr>
                <w:ins w:id="972" w:author="Hoan Ng" w:date="2017-03-20T22:18:00Z"/>
                <w:b/>
                <w:bCs/>
              </w:rPr>
            </w:pPr>
            <w:ins w:id="973" w:author="Hoan Ng" w:date="2017-03-20T22:18:00Z">
              <w:r w:rsidRPr="006B0157">
                <w:rPr>
                  <w:b/>
                  <w:bCs/>
                </w:rPr>
                <w:t> </w:t>
              </w:r>
            </w:ins>
          </w:p>
        </w:tc>
        <w:tc>
          <w:tcPr>
            <w:tcW w:w="790" w:type="dxa"/>
            <w:hideMark/>
            <w:tcPrChange w:id="974" w:author="Phạm Quang Thịnh" w:date="2019-07-05T19:51:00Z">
              <w:tcPr>
                <w:tcW w:w="790" w:type="dxa"/>
                <w:gridSpan w:val="2"/>
                <w:hideMark/>
              </w:tcPr>
            </w:tcPrChange>
          </w:tcPr>
          <w:p w14:paraId="615D768B" w14:textId="77777777" w:rsidR="00795B2D" w:rsidRPr="006B0157" w:rsidRDefault="00795B2D" w:rsidP="00795B2D">
            <w:pPr>
              <w:rPr>
                <w:ins w:id="975" w:author="Hoan Ng" w:date="2017-03-20T22:18:00Z"/>
                <w:b/>
                <w:bCs/>
              </w:rPr>
            </w:pPr>
            <w:ins w:id="976" w:author="Hoan Ng" w:date="2017-03-20T22:18:00Z">
              <w:r w:rsidRPr="006B0157">
                <w:rPr>
                  <w:b/>
                  <w:bCs/>
                </w:rPr>
                <w:t> </w:t>
              </w:r>
            </w:ins>
          </w:p>
        </w:tc>
      </w:tr>
    </w:tbl>
    <w:sdt>
      <w:sdtPr>
        <w:id w:val="1660037760"/>
        <w:docPartObj>
          <w:docPartGallery w:val="Table of Contents"/>
          <w:docPartUnique/>
        </w:docPartObj>
      </w:sdtPr>
      <w:sdtEndPr>
        <w:rPr>
          <w:b/>
          <w:bCs/>
          <w:noProof/>
        </w:rPr>
      </w:sdtEndPr>
      <w:sdtContent>
        <w:p w14:paraId="3085DD03" w14:textId="4D03314C" w:rsidR="00DE37E0" w:rsidRDefault="00DE37E0" w:rsidP="00DE37E0">
          <w:pPr>
            <w:pStyle w:val="uMucluc"/>
            <w:rPr>
              <w:noProof/>
            </w:rPr>
          </w:pPr>
          <w:r>
            <w:t>Mục lục</w:t>
          </w:r>
          <w:r>
            <w:fldChar w:fldCharType="begin"/>
          </w:r>
          <w:r>
            <w:instrText xml:space="preserve"> TOC \o "1-2" \h \z \u </w:instrText>
          </w:r>
          <w:r>
            <w:fldChar w:fldCharType="separate"/>
          </w:r>
        </w:p>
        <w:p w14:paraId="3620D933" w14:textId="797DDD5E" w:rsidR="00DE37E0" w:rsidRDefault="00BE7985">
          <w:pPr>
            <w:pStyle w:val="Mucluc1"/>
            <w:tabs>
              <w:tab w:val="right" w:leader="dot" w:pos="9350"/>
            </w:tabs>
            <w:rPr>
              <w:rFonts w:asciiTheme="minorHAnsi" w:eastAsiaTheme="minorEastAsia" w:hAnsiTheme="minorHAnsi" w:cstheme="minorBidi"/>
              <w:b w:val="0"/>
              <w:noProof/>
              <w:color w:val="auto"/>
              <w:szCs w:val="22"/>
              <w:lang w:eastAsia="ja-JP"/>
            </w:rPr>
          </w:pPr>
          <w:hyperlink w:anchor="_Toc13165955" w:history="1">
            <w:r w:rsidR="00DE37E0">
              <w:rPr>
                <w:noProof/>
                <w:webHidden/>
              </w:rPr>
              <w:tab/>
            </w:r>
            <w:r w:rsidR="00DE37E0">
              <w:rPr>
                <w:noProof/>
                <w:webHidden/>
              </w:rPr>
              <w:fldChar w:fldCharType="begin"/>
            </w:r>
            <w:r w:rsidR="00DE37E0">
              <w:rPr>
                <w:noProof/>
                <w:webHidden/>
              </w:rPr>
              <w:instrText xml:space="preserve"> PAGEREF _Toc13165955 \h </w:instrText>
            </w:r>
            <w:r w:rsidR="00DE37E0">
              <w:rPr>
                <w:noProof/>
                <w:webHidden/>
              </w:rPr>
            </w:r>
            <w:r w:rsidR="00DE37E0">
              <w:rPr>
                <w:noProof/>
                <w:webHidden/>
              </w:rPr>
              <w:fldChar w:fldCharType="separate"/>
            </w:r>
            <w:r w:rsidR="004421F6">
              <w:rPr>
                <w:noProof/>
                <w:webHidden/>
              </w:rPr>
              <w:t>0</w:t>
            </w:r>
            <w:r w:rsidR="00DE37E0">
              <w:rPr>
                <w:noProof/>
                <w:webHidden/>
              </w:rPr>
              <w:fldChar w:fldCharType="end"/>
            </w:r>
          </w:hyperlink>
        </w:p>
        <w:p w14:paraId="25393878" w14:textId="47F8A378" w:rsidR="00DE37E0" w:rsidRDefault="00BE7985">
          <w:pPr>
            <w:pStyle w:val="Mucluc1"/>
            <w:tabs>
              <w:tab w:val="right" w:leader="dot" w:pos="9350"/>
            </w:tabs>
            <w:rPr>
              <w:rFonts w:asciiTheme="minorHAnsi" w:eastAsiaTheme="minorEastAsia" w:hAnsiTheme="minorHAnsi" w:cstheme="minorBidi"/>
              <w:b w:val="0"/>
              <w:noProof/>
              <w:color w:val="auto"/>
              <w:szCs w:val="22"/>
              <w:lang w:eastAsia="ja-JP"/>
            </w:rPr>
          </w:pPr>
          <w:hyperlink w:anchor="_Toc13165956" w:history="1">
            <w:r w:rsidR="00DE37E0" w:rsidRPr="00BF45F1">
              <w:rPr>
                <w:rStyle w:val="Siuktni"/>
                <w:noProof/>
              </w:rPr>
              <w:t>Phân công công việc &amp; tiến độ</w:t>
            </w:r>
            <w:r w:rsidR="00DE37E0">
              <w:rPr>
                <w:noProof/>
                <w:webHidden/>
              </w:rPr>
              <w:tab/>
            </w:r>
            <w:r w:rsidR="00DE37E0">
              <w:rPr>
                <w:noProof/>
                <w:webHidden/>
              </w:rPr>
              <w:fldChar w:fldCharType="begin"/>
            </w:r>
            <w:r w:rsidR="00DE37E0">
              <w:rPr>
                <w:noProof/>
                <w:webHidden/>
              </w:rPr>
              <w:instrText xml:space="preserve"> PAGEREF _Toc13165956 \h </w:instrText>
            </w:r>
            <w:r w:rsidR="00DE37E0">
              <w:rPr>
                <w:noProof/>
                <w:webHidden/>
              </w:rPr>
            </w:r>
            <w:r w:rsidR="00DE37E0">
              <w:rPr>
                <w:noProof/>
                <w:webHidden/>
              </w:rPr>
              <w:fldChar w:fldCharType="separate"/>
            </w:r>
            <w:r w:rsidR="004421F6">
              <w:rPr>
                <w:noProof/>
                <w:webHidden/>
              </w:rPr>
              <w:t>1</w:t>
            </w:r>
            <w:r w:rsidR="00DE37E0">
              <w:rPr>
                <w:noProof/>
                <w:webHidden/>
              </w:rPr>
              <w:fldChar w:fldCharType="end"/>
            </w:r>
          </w:hyperlink>
        </w:p>
        <w:p w14:paraId="1F381D40" w14:textId="3AB6F664" w:rsidR="00DE37E0" w:rsidRDefault="00750022">
          <w:pPr>
            <w:pStyle w:val="Muclu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"_Toc13165957" </w:instrText>
          </w:r>
          <w:r>
            <w:fldChar w:fldCharType="separate"/>
          </w:r>
          <w:r w:rsidR="00DE37E0" w:rsidRPr="00BF45F1">
            <w:rPr>
              <w:rStyle w:val="Siuktni"/>
              <w:noProof/>
            </w:rPr>
            <w:t>Chương 1: Hiện trạng</w:t>
          </w:r>
          <w:r w:rsidR="00DE37E0">
            <w:rPr>
              <w:noProof/>
              <w:webHidden/>
            </w:rPr>
            <w:tab/>
          </w:r>
          <w:r w:rsidR="00DE37E0">
            <w:rPr>
              <w:noProof/>
              <w:webHidden/>
            </w:rPr>
            <w:fldChar w:fldCharType="begin"/>
          </w:r>
          <w:r w:rsidR="00DE37E0">
            <w:rPr>
              <w:noProof/>
              <w:webHidden/>
            </w:rPr>
            <w:instrText xml:space="preserve"> PAGEREF _Toc13165957 \h </w:instrText>
          </w:r>
          <w:r w:rsidR="00DE37E0">
            <w:rPr>
              <w:noProof/>
              <w:webHidden/>
            </w:rPr>
          </w:r>
          <w:r w:rsidR="00DE37E0">
            <w:rPr>
              <w:noProof/>
              <w:webHidden/>
            </w:rPr>
            <w:fldChar w:fldCharType="separate"/>
          </w:r>
          <w:ins w:id="977" w:author="Phạm Quang Thịnh" w:date="2019-07-06T00:57:00Z">
            <w:r w:rsidR="004421F6">
              <w:rPr>
                <w:noProof/>
                <w:webHidden/>
              </w:rPr>
              <w:t>4</w:t>
            </w:r>
          </w:ins>
          <w:del w:id="978" w:author="Phạm Quang Thịnh" w:date="2019-07-06T00:50:00Z">
            <w:r w:rsidR="00DE37E0" w:rsidDel="00DF5BCA">
              <w:rPr>
                <w:noProof/>
                <w:webHidden/>
              </w:rPr>
              <w:delText>3</w:delText>
            </w:r>
          </w:del>
          <w:r w:rsidR="00DE37E0">
            <w:rPr>
              <w:noProof/>
              <w:webHidden/>
            </w:rPr>
            <w:fldChar w:fldCharType="end"/>
          </w:r>
          <w:r>
            <w:rPr>
              <w:noProof/>
            </w:rPr>
            <w:fldChar w:fldCharType="end"/>
          </w:r>
        </w:p>
        <w:p w14:paraId="46C6E8EE" w14:textId="4B9B39EA" w:rsidR="00DE37E0" w:rsidRDefault="00750022">
          <w:pPr>
            <w:pStyle w:val="Mucluc2"/>
            <w:tabs>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"_Toc13165958" </w:instrText>
          </w:r>
          <w:r>
            <w:fldChar w:fldCharType="separate"/>
          </w:r>
          <w:r w:rsidR="00DE37E0" w:rsidRPr="00BF45F1">
            <w:rPr>
              <w:rStyle w:val="Siuktni"/>
              <w:noProof/>
            </w:rPr>
            <w:t>1.1. Hiện trạng tổ chức</w:t>
          </w:r>
          <w:r w:rsidR="00DE37E0">
            <w:rPr>
              <w:noProof/>
              <w:webHidden/>
            </w:rPr>
            <w:tab/>
          </w:r>
          <w:r w:rsidR="00DE37E0">
            <w:rPr>
              <w:noProof/>
              <w:webHidden/>
            </w:rPr>
            <w:fldChar w:fldCharType="begin"/>
          </w:r>
          <w:r w:rsidR="00DE37E0">
            <w:rPr>
              <w:noProof/>
              <w:webHidden/>
            </w:rPr>
            <w:instrText xml:space="preserve"> PAGEREF _Toc13165958 \h </w:instrText>
          </w:r>
          <w:r w:rsidR="00DE37E0">
            <w:rPr>
              <w:noProof/>
              <w:webHidden/>
            </w:rPr>
          </w:r>
          <w:r w:rsidR="00DE37E0">
            <w:rPr>
              <w:noProof/>
              <w:webHidden/>
            </w:rPr>
            <w:fldChar w:fldCharType="separate"/>
          </w:r>
          <w:ins w:id="979" w:author="Phạm Quang Thịnh" w:date="2019-07-06T00:57:00Z">
            <w:r w:rsidR="004421F6">
              <w:rPr>
                <w:noProof/>
                <w:webHidden/>
              </w:rPr>
              <w:t>4</w:t>
            </w:r>
          </w:ins>
          <w:del w:id="980" w:author="Phạm Quang Thịnh" w:date="2019-07-06T00:50:00Z">
            <w:r w:rsidR="00DE37E0" w:rsidDel="00DF5BCA">
              <w:rPr>
                <w:noProof/>
                <w:webHidden/>
              </w:rPr>
              <w:delText>3</w:delText>
            </w:r>
          </w:del>
          <w:r w:rsidR="00DE37E0">
            <w:rPr>
              <w:noProof/>
              <w:webHidden/>
            </w:rPr>
            <w:fldChar w:fldCharType="end"/>
          </w:r>
          <w:r>
            <w:rPr>
              <w:noProof/>
            </w:rPr>
            <w:fldChar w:fldCharType="end"/>
          </w:r>
        </w:p>
        <w:p w14:paraId="57E2D3A4" w14:textId="17E6BB3F" w:rsidR="00DE37E0" w:rsidRDefault="00750022">
          <w:pPr>
            <w:pStyle w:val="Mucluc2"/>
            <w:tabs>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"_Toc13165959" </w:instrText>
          </w:r>
          <w:r>
            <w:fldChar w:fldCharType="separate"/>
          </w:r>
          <w:r w:rsidR="00DE37E0" w:rsidRPr="00BF45F1">
            <w:rPr>
              <w:rStyle w:val="Siuktni"/>
              <w:noProof/>
            </w:rPr>
            <w:t>1.2. Hiện trạng nghiệp vụ (chức năng &amp; phi chức năng)</w:t>
          </w:r>
          <w:r w:rsidR="00DE37E0">
            <w:rPr>
              <w:noProof/>
              <w:webHidden/>
            </w:rPr>
            <w:tab/>
          </w:r>
          <w:r w:rsidR="00DE37E0">
            <w:rPr>
              <w:noProof/>
              <w:webHidden/>
            </w:rPr>
            <w:fldChar w:fldCharType="begin"/>
          </w:r>
          <w:r w:rsidR="00DE37E0">
            <w:rPr>
              <w:noProof/>
              <w:webHidden/>
            </w:rPr>
            <w:instrText xml:space="preserve"> PAGEREF _Toc13165959 \h </w:instrText>
          </w:r>
          <w:r w:rsidR="00DE37E0">
            <w:rPr>
              <w:noProof/>
              <w:webHidden/>
            </w:rPr>
          </w:r>
          <w:r w:rsidR="00DE37E0">
            <w:rPr>
              <w:noProof/>
              <w:webHidden/>
            </w:rPr>
            <w:fldChar w:fldCharType="separate"/>
          </w:r>
          <w:ins w:id="981" w:author="Phạm Quang Thịnh" w:date="2019-07-06T00:57:00Z">
            <w:r w:rsidR="004421F6">
              <w:rPr>
                <w:noProof/>
                <w:webHidden/>
              </w:rPr>
              <w:t>5</w:t>
            </w:r>
          </w:ins>
          <w:del w:id="982" w:author="Phạm Quang Thịnh" w:date="2019-07-06T00:50:00Z">
            <w:r w:rsidR="00DE37E0" w:rsidDel="00DF5BCA">
              <w:rPr>
                <w:noProof/>
                <w:webHidden/>
              </w:rPr>
              <w:delText>3</w:delText>
            </w:r>
          </w:del>
          <w:r w:rsidR="00DE37E0">
            <w:rPr>
              <w:noProof/>
              <w:webHidden/>
            </w:rPr>
            <w:fldChar w:fldCharType="end"/>
          </w:r>
          <w:r>
            <w:rPr>
              <w:noProof/>
            </w:rPr>
            <w:fldChar w:fldCharType="end"/>
          </w:r>
        </w:p>
        <w:p w14:paraId="33DE2AF9" w14:textId="5BDB3249" w:rsidR="00DE37E0" w:rsidRDefault="00750022">
          <w:pPr>
            <w:pStyle w:val="Mucluc2"/>
            <w:tabs>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"_Toc13165960" </w:instrText>
          </w:r>
          <w:r>
            <w:fldChar w:fldCharType="separate"/>
          </w:r>
          <w:r w:rsidR="00DE37E0" w:rsidRPr="00BF45F1">
            <w:rPr>
              <w:rStyle w:val="Siuktni"/>
              <w:noProof/>
            </w:rPr>
            <w:t>1.3. Hiện trạng tin học (phần cứng, phần mềm, con người)</w:t>
          </w:r>
          <w:r w:rsidR="00DE37E0">
            <w:rPr>
              <w:noProof/>
              <w:webHidden/>
            </w:rPr>
            <w:tab/>
          </w:r>
          <w:r w:rsidR="00DE37E0">
            <w:rPr>
              <w:noProof/>
              <w:webHidden/>
            </w:rPr>
            <w:fldChar w:fldCharType="begin"/>
          </w:r>
          <w:r w:rsidR="00DE37E0">
            <w:rPr>
              <w:noProof/>
              <w:webHidden/>
            </w:rPr>
            <w:instrText xml:space="preserve"> PAGEREF _Toc13165960 \h </w:instrText>
          </w:r>
          <w:r w:rsidR="00DE37E0">
            <w:rPr>
              <w:noProof/>
              <w:webHidden/>
            </w:rPr>
          </w:r>
          <w:r w:rsidR="00DE37E0">
            <w:rPr>
              <w:noProof/>
              <w:webHidden/>
            </w:rPr>
            <w:fldChar w:fldCharType="separate"/>
          </w:r>
          <w:ins w:id="983" w:author="Phạm Quang Thịnh" w:date="2019-07-06T00:57:00Z">
            <w:r w:rsidR="004421F6">
              <w:rPr>
                <w:noProof/>
                <w:webHidden/>
              </w:rPr>
              <w:t>8</w:t>
            </w:r>
          </w:ins>
          <w:del w:id="984" w:author="Phạm Quang Thịnh" w:date="2019-07-06T00:50:00Z">
            <w:r w:rsidR="00DE37E0" w:rsidDel="00DF5BCA">
              <w:rPr>
                <w:noProof/>
                <w:webHidden/>
              </w:rPr>
              <w:delText>3</w:delText>
            </w:r>
          </w:del>
          <w:r w:rsidR="00DE37E0">
            <w:rPr>
              <w:noProof/>
              <w:webHidden/>
            </w:rPr>
            <w:fldChar w:fldCharType="end"/>
          </w:r>
          <w:r>
            <w:rPr>
              <w:noProof/>
            </w:rPr>
            <w:fldChar w:fldCharType="end"/>
          </w:r>
        </w:p>
        <w:p w14:paraId="6D23579D" w14:textId="3C9F7502" w:rsidR="00DE37E0" w:rsidRDefault="00750022">
          <w:pPr>
            <w:pStyle w:val="Muclu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"_Toc13165961" </w:instrText>
          </w:r>
          <w:r>
            <w:fldChar w:fldCharType="separate"/>
          </w:r>
          <w:r w:rsidR="00DE37E0" w:rsidRPr="00BF45F1">
            <w:rPr>
              <w:rStyle w:val="Siuktni"/>
              <w:noProof/>
            </w:rPr>
            <w:t>Chương 2: Phân tích</w:t>
          </w:r>
          <w:r w:rsidR="00DE37E0">
            <w:rPr>
              <w:noProof/>
              <w:webHidden/>
            </w:rPr>
            <w:tab/>
          </w:r>
          <w:r w:rsidR="00DE37E0">
            <w:rPr>
              <w:noProof/>
              <w:webHidden/>
            </w:rPr>
            <w:fldChar w:fldCharType="begin"/>
          </w:r>
          <w:r w:rsidR="00DE37E0">
            <w:rPr>
              <w:noProof/>
              <w:webHidden/>
            </w:rPr>
            <w:instrText xml:space="preserve"> PAGEREF _Toc13165961 \h </w:instrText>
          </w:r>
          <w:r w:rsidR="00DE37E0">
            <w:rPr>
              <w:noProof/>
              <w:webHidden/>
            </w:rPr>
          </w:r>
          <w:r w:rsidR="00DE37E0">
            <w:rPr>
              <w:noProof/>
              <w:webHidden/>
            </w:rPr>
            <w:fldChar w:fldCharType="separate"/>
          </w:r>
          <w:ins w:id="985" w:author="Phạm Quang Thịnh" w:date="2019-07-06T00:57:00Z">
            <w:r w:rsidR="004421F6">
              <w:rPr>
                <w:noProof/>
                <w:webHidden/>
              </w:rPr>
              <w:t>9</w:t>
            </w:r>
          </w:ins>
          <w:del w:id="986" w:author="Phạm Quang Thịnh" w:date="2019-07-06T00:50:00Z">
            <w:r w:rsidR="00DE37E0" w:rsidDel="00DF5BCA">
              <w:rPr>
                <w:noProof/>
                <w:webHidden/>
              </w:rPr>
              <w:delText>3</w:delText>
            </w:r>
          </w:del>
          <w:r w:rsidR="00DE37E0">
            <w:rPr>
              <w:noProof/>
              <w:webHidden/>
            </w:rPr>
            <w:fldChar w:fldCharType="end"/>
          </w:r>
          <w:r>
            <w:rPr>
              <w:noProof/>
            </w:rPr>
            <w:fldChar w:fldCharType="end"/>
          </w:r>
        </w:p>
        <w:p w14:paraId="7FE514F9" w14:textId="7DE26836" w:rsidR="00DE37E0" w:rsidRDefault="00750022">
          <w:pPr>
            <w:pStyle w:val="Muclu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"_Toc13165962" </w:instrText>
          </w:r>
          <w:r>
            <w:fldChar w:fldCharType="separate"/>
          </w:r>
          <w:r w:rsidR="00DE37E0" w:rsidRPr="00BF45F1">
            <w:rPr>
              <w:rStyle w:val="Siuktni"/>
              <w:noProof/>
            </w:rPr>
            <w:t>1.</w:t>
          </w:r>
          <w:r w:rsidR="00DE37E0">
            <w:rPr>
              <w:rFonts w:asciiTheme="minorHAnsi" w:eastAsiaTheme="minorEastAsia" w:hAnsiTheme="minorHAnsi" w:cstheme="minorBidi"/>
              <w:noProof/>
              <w:color w:val="auto"/>
              <w:sz w:val="22"/>
              <w:szCs w:val="22"/>
              <w:lang w:eastAsia="ja-JP"/>
            </w:rPr>
            <w:tab/>
          </w:r>
          <w:r w:rsidR="00DE37E0" w:rsidRPr="00BF45F1">
            <w:rPr>
              <w:rStyle w:val="Siuktni"/>
              <w:noProof/>
            </w:rPr>
            <w:t>Lược đồ phân chức năng (FDD)</w:t>
          </w:r>
          <w:r w:rsidR="00DE37E0">
            <w:rPr>
              <w:noProof/>
              <w:webHidden/>
            </w:rPr>
            <w:tab/>
          </w:r>
          <w:r w:rsidR="00DE37E0">
            <w:rPr>
              <w:noProof/>
              <w:webHidden/>
            </w:rPr>
            <w:fldChar w:fldCharType="begin"/>
          </w:r>
          <w:r w:rsidR="00DE37E0">
            <w:rPr>
              <w:noProof/>
              <w:webHidden/>
            </w:rPr>
            <w:instrText xml:space="preserve"> PAGEREF _Toc13165962 \h </w:instrText>
          </w:r>
          <w:r w:rsidR="00DE37E0">
            <w:rPr>
              <w:noProof/>
              <w:webHidden/>
            </w:rPr>
          </w:r>
          <w:r w:rsidR="00DE37E0">
            <w:rPr>
              <w:noProof/>
              <w:webHidden/>
            </w:rPr>
            <w:fldChar w:fldCharType="separate"/>
          </w:r>
          <w:ins w:id="987" w:author="Phạm Quang Thịnh" w:date="2019-07-06T00:57:00Z">
            <w:r w:rsidR="004421F6">
              <w:rPr>
                <w:noProof/>
                <w:webHidden/>
              </w:rPr>
              <w:t>9</w:t>
            </w:r>
          </w:ins>
          <w:del w:id="988" w:author="Phạm Quang Thịnh" w:date="2019-07-06T00:50:00Z">
            <w:r w:rsidR="00DE37E0" w:rsidDel="00DF5BCA">
              <w:rPr>
                <w:noProof/>
                <w:webHidden/>
              </w:rPr>
              <w:delText>3</w:delText>
            </w:r>
          </w:del>
          <w:r w:rsidR="00DE37E0">
            <w:rPr>
              <w:noProof/>
              <w:webHidden/>
            </w:rPr>
            <w:fldChar w:fldCharType="end"/>
          </w:r>
          <w:r>
            <w:rPr>
              <w:noProof/>
            </w:rPr>
            <w:fldChar w:fldCharType="end"/>
          </w:r>
        </w:p>
        <w:p w14:paraId="126286E0" w14:textId="2A271D50" w:rsidR="00DE37E0" w:rsidRDefault="00750022">
          <w:pPr>
            <w:pStyle w:val="Muclu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"_Toc13165963" </w:instrText>
          </w:r>
          <w:r>
            <w:fldChar w:fldCharType="separate"/>
          </w:r>
          <w:r w:rsidR="00DE37E0" w:rsidRPr="00BF45F1">
            <w:rPr>
              <w:rStyle w:val="Siuktni"/>
              <w:noProof/>
            </w:rPr>
            <w:t>2.</w:t>
          </w:r>
          <w:r w:rsidR="00DE37E0">
            <w:rPr>
              <w:rFonts w:asciiTheme="minorHAnsi" w:eastAsiaTheme="minorEastAsia" w:hAnsiTheme="minorHAnsi" w:cstheme="minorBidi"/>
              <w:noProof/>
              <w:color w:val="auto"/>
              <w:sz w:val="22"/>
              <w:szCs w:val="22"/>
              <w:lang w:eastAsia="ja-JP"/>
            </w:rPr>
            <w:tab/>
          </w:r>
          <w:r w:rsidR="00DE37E0" w:rsidRPr="00BF45F1">
            <w:rPr>
              <w:rStyle w:val="Siuktni"/>
              <w:noProof/>
            </w:rPr>
            <w:t>Đặc tả và Mô hình hóa nghiệp vụ (DFD Model)</w:t>
          </w:r>
          <w:r w:rsidR="00DE37E0">
            <w:rPr>
              <w:noProof/>
              <w:webHidden/>
            </w:rPr>
            <w:tab/>
          </w:r>
          <w:r w:rsidR="00DE37E0">
            <w:rPr>
              <w:noProof/>
              <w:webHidden/>
            </w:rPr>
            <w:fldChar w:fldCharType="begin"/>
          </w:r>
          <w:r w:rsidR="00DE37E0">
            <w:rPr>
              <w:noProof/>
              <w:webHidden/>
            </w:rPr>
            <w:instrText xml:space="preserve"> PAGEREF _Toc13165963 \h </w:instrText>
          </w:r>
          <w:r w:rsidR="00DE37E0">
            <w:rPr>
              <w:noProof/>
              <w:webHidden/>
            </w:rPr>
          </w:r>
          <w:r w:rsidR="00DE37E0">
            <w:rPr>
              <w:noProof/>
              <w:webHidden/>
            </w:rPr>
            <w:fldChar w:fldCharType="separate"/>
          </w:r>
          <w:ins w:id="989" w:author="Phạm Quang Thịnh" w:date="2019-07-06T00:57:00Z">
            <w:r w:rsidR="004421F6">
              <w:rPr>
                <w:noProof/>
                <w:webHidden/>
              </w:rPr>
              <w:t>10</w:t>
            </w:r>
          </w:ins>
          <w:del w:id="990" w:author="Phạm Quang Thịnh" w:date="2019-07-06T00:50:00Z">
            <w:r w:rsidR="00DE37E0" w:rsidDel="00DF5BCA">
              <w:rPr>
                <w:noProof/>
                <w:webHidden/>
              </w:rPr>
              <w:delText>4</w:delText>
            </w:r>
          </w:del>
          <w:r w:rsidR="00DE37E0">
            <w:rPr>
              <w:noProof/>
              <w:webHidden/>
            </w:rPr>
            <w:fldChar w:fldCharType="end"/>
          </w:r>
          <w:r>
            <w:rPr>
              <w:noProof/>
            </w:rPr>
            <w:fldChar w:fldCharType="end"/>
          </w:r>
        </w:p>
        <w:p w14:paraId="68DD00EF" w14:textId="3F0C731C" w:rsidR="00DE37E0" w:rsidRDefault="00750022">
          <w:pPr>
            <w:pStyle w:val="Muclu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"_Toc13165964" </w:instrText>
          </w:r>
          <w:r>
            <w:fldChar w:fldCharType="separate"/>
          </w:r>
          <w:r w:rsidR="00DE37E0" w:rsidRPr="00BF45F1">
            <w:rPr>
              <w:rStyle w:val="Siuktni"/>
              <w:noProof/>
            </w:rPr>
            <w:t>3.</w:t>
          </w:r>
          <w:r w:rsidR="00DE37E0">
            <w:rPr>
              <w:rFonts w:asciiTheme="minorHAnsi" w:eastAsiaTheme="minorEastAsia" w:hAnsiTheme="minorHAnsi" w:cstheme="minorBidi"/>
              <w:noProof/>
              <w:color w:val="auto"/>
              <w:sz w:val="22"/>
              <w:szCs w:val="22"/>
              <w:lang w:eastAsia="ja-JP"/>
            </w:rPr>
            <w:tab/>
          </w:r>
          <w:r w:rsidR="00DE37E0" w:rsidRPr="00BF45F1">
            <w:rPr>
              <w:rStyle w:val="Siuktni"/>
              <w:noProof/>
            </w:rPr>
            <w:t>Mô hình hóa dữ liệu (ERD Model)</w:t>
          </w:r>
          <w:r w:rsidR="00DE37E0">
            <w:rPr>
              <w:noProof/>
              <w:webHidden/>
            </w:rPr>
            <w:tab/>
          </w:r>
          <w:r w:rsidR="00DE37E0">
            <w:rPr>
              <w:noProof/>
              <w:webHidden/>
            </w:rPr>
            <w:fldChar w:fldCharType="begin"/>
          </w:r>
          <w:r w:rsidR="00DE37E0">
            <w:rPr>
              <w:noProof/>
              <w:webHidden/>
            </w:rPr>
            <w:instrText xml:space="preserve"> PAGEREF _Toc13165964 \h </w:instrText>
          </w:r>
          <w:r w:rsidR="00DE37E0">
            <w:rPr>
              <w:noProof/>
              <w:webHidden/>
            </w:rPr>
          </w:r>
          <w:r w:rsidR="00DE37E0">
            <w:rPr>
              <w:noProof/>
              <w:webHidden/>
            </w:rPr>
            <w:fldChar w:fldCharType="separate"/>
          </w:r>
          <w:ins w:id="991" w:author="Phạm Quang Thịnh" w:date="2019-07-06T00:57:00Z">
            <w:r w:rsidR="004421F6">
              <w:rPr>
                <w:noProof/>
                <w:webHidden/>
              </w:rPr>
              <w:t>13</w:t>
            </w:r>
          </w:ins>
          <w:del w:id="992" w:author="Phạm Quang Thịnh" w:date="2019-07-06T00:50:00Z">
            <w:r w:rsidR="00DE37E0" w:rsidDel="00DF5BCA">
              <w:rPr>
                <w:noProof/>
                <w:webHidden/>
              </w:rPr>
              <w:delText>7</w:delText>
            </w:r>
          </w:del>
          <w:r w:rsidR="00DE37E0">
            <w:rPr>
              <w:noProof/>
              <w:webHidden/>
            </w:rPr>
            <w:fldChar w:fldCharType="end"/>
          </w:r>
          <w:r>
            <w:rPr>
              <w:noProof/>
            </w:rPr>
            <w:fldChar w:fldCharType="end"/>
          </w:r>
        </w:p>
        <w:p w14:paraId="0179CE8F" w14:textId="735B524C" w:rsidR="00DE37E0" w:rsidRDefault="00750022">
          <w:pPr>
            <w:pStyle w:val="Muclu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"_Toc13165965" </w:instrText>
          </w:r>
          <w:r>
            <w:fldChar w:fldCharType="separate"/>
          </w:r>
          <w:r w:rsidR="00DE37E0" w:rsidRPr="00BF45F1">
            <w:rPr>
              <w:rStyle w:val="Siuktni"/>
              <w:noProof/>
            </w:rPr>
            <w:t>4.</w:t>
          </w:r>
          <w:r w:rsidR="00DE37E0">
            <w:rPr>
              <w:rFonts w:asciiTheme="minorHAnsi" w:eastAsiaTheme="minorEastAsia" w:hAnsiTheme="minorHAnsi" w:cstheme="minorBidi"/>
              <w:noProof/>
              <w:color w:val="auto"/>
              <w:sz w:val="22"/>
              <w:szCs w:val="22"/>
              <w:lang w:eastAsia="ja-JP"/>
            </w:rPr>
            <w:tab/>
          </w:r>
          <w:r w:rsidR="00DE37E0" w:rsidRPr="00BF45F1">
            <w:rPr>
              <w:rStyle w:val="Siuktni"/>
              <w:noProof/>
            </w:rPr>
            <w:t>Sơ đồ lớp ở mức phân tích (Class diagram)</w:t>
          </w:r>
          <w:r w:rsidR="00DE37E0">
            <w:rPr>
              <w:noProof/>
              <w:webHidden/>
            </w:rPr>
            <w:tab/>
          </w:r>
          <w:r w:rsidR="00DE37E0">
            <w:rPr>
              <w:noProof/>
              <w:webHidden/>
            </w:rPr>
            <w:fldChar w:fldCharType="begin"/>
          </w:r>
          <w:r w:rsidR="00DE37E0">
            <w:rPr>
              <w:noProof/>
              <w:webHidden/>
            </w:rPr>
            <w:instrText xml:space="preserve"> PAGEREF _Toc13165965 \h </w:instrText>
          </w:r>
          <w:r w:rsidR="00DE37E0">
            <w:rPr>
              <w:noProof/>
              <w:webHidden/>
            </w:rPr>
          </w:r>
          <w:r w:rsidR="00DE37E0">
            <w:rPr>
              <w:noProof/>
              <w:webHidden/>
            </w:rPr>
            <w:fldChar w:fldCharType="separate"/>
          </w:r>
          <w:ins w:id="993" w:author="Phạm Quang Thịnh" w:date="2019-07-06T00:57:00Z">
            <w:r w:rsidR="004421F6">
              <w:rPr>
                <w:noProof/>
                <w:webHidden/>
              </w:rPr>
              <w:t>14</w:t>
            </w:r>
          </w:ins>
          <w:del w:id="994" w:author="Phạm Quang Thịnh" w:date="2019-07-06T00:50:00Z">
            <w:r w:rsidR="00DE37E0" w:rsidDel="00DF5BCA">
              <w:rPr>
                <w:noProof/>
                <w:webHidden/>
              </w:rPr>
              <w:delText>8</w:delText>
            </w:r>
          </w:del>
          <w:r w:rsidR="00DE37E0">
            <w:rPr>
              <w:noProof/>
              <w:webHidden/>
            </w:rPr>
            <w:fldChar w:fldCharType="end"/>
          </w:r>
          <w:r>
            <w:rPr>
              <w:noProof/>
            </w:rPr>
            <w:fldChar w:fldCharType="end"/>
          </w:r>
        </w:p>
        <w:p w14:paraId="38F5EF7C" w14:textId="3DF7564F" w:rsidR="00DE37E0" w:rsidRDefault="00750022">
          <w:pPr>
            <w:pStyle w:val="Muclu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"_Toc13165966" </w:instrText>
          </w:r>
          <w:r>
            <w:fldChar w:fldCharType="separate"/>
          </w:r>
          <w:r w:rsidR="00DE37E0" w:rsidRPr="00BF45F1">
            <w:rPr>
              <w:rStyle w:val="Siuktni"/>
              <w:noProof/>
            </w:rPr>
            <w:t>Chương 3: Thiết kế</w:t>
          </w:r>
          <w:r w:rsidR="00DE37E0">
            <w:rPr>
              <w:noProof/>
              <w:webHidden/>
            </w:rPr>
            <w:tab/>
          </w:r>
          <w:r w:rsidR="00DE37E0">
            <w:rPr>
              <w:noProof/>
              <w:webHidden/>
            </w:rPr>
            <w:fldChar w:fldCharType="begin"/>
          </w:r>
          <w:r w:rsidR="00DE37E0">
            <w:rPr>
              <w:noProof/>
              <w:webHidden/>
            </w:rPr>
            <w:instrText xml:space="preserve"> PAGEREF _Toc13165966 \h </w:instrText>
          </w:r>
          <w:r w:rsidR="00DE37E0">
            <w:rPr>
              <w:noProof/>
              <w:webHidden/>
            </w:rPr>
          </w:r>
          <w:r w:rsidR="00DE37E0">
            <w:rPr>
              <w:noProof/>
              <w:webHidden/>
            </w:rPr>
            <w:fldChar w:fldCharType="separate"/>
          </w:r>
          <w:ins w:id="995" w:author="Phạm Quang Thịnh" w:date="2019-07-06T00:57:00Z">
            <w:r w:rsidR="004421F6">
              <w:rPr>
                <w:noProof/>
                <w:webHidden/>
              </w:rPr>
              <w:t>14</w:t>
            </w:r>
          </w:ins>
          <w:del w:id="996" w:author="Phạm Quang Thịnh" w:date="2019-07-06T00:50:00Z">
            <w:r w:rsidR="00DE37E0" w:rsidDel="00DF5BCA">
              <w:rPr>
                <w:noProof/>
                <w:webHidden/>
              </w:rPr>
              <w:delText>8</w:delText>
            </w:r>
          </w:del>
          <w:r w:rsidR="00DE37E0">
            <w:rPr>
              <w:noProof/>
              <w:webHidden/>
            </w:rPr>
            <w:fldChar w:fldCharType="end"/>
          </w:r>
          <w:r>
            <w:rPr>
              <w:noProof/>
            </w:rPr>
            <w:fldChar w:fldCharType="end"/>
          </w:r>
        </w:p>
        <w:p w14:paraId="4DF12FFB" w14:textId="09E40A8F" w:rsidR="00DE37E0" w:rsidRDefault="00750022">
          <w:pPr>
            <w:pStyle w:val="Muclu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"_Toc13165967" </w:instrText>
          </w:r>
          <w:r>
            <w:fldChar w:fldCharType="separate"/>
          </w:r>
          <w:r w:rsidR="00DE37E0" w:rsidRPr="00BF45F1">
            <w:rPr>
              <w:rStyle w:val="Siuktni"/>
              <w:noProof/>
            </w:rPr>
            <w:t>1.</w:t>
          </w:r>
          <w:r w:rsidR="00DE37E0">
            <w:rPr>
              <w:rFonts w:asciiTheme="minorHAnsi" w:eastAsiaTheme="minorEastAsia" w:hAnsiTheme="minorHAnsi" w:cstheme="minorBidi"/>
              <w:noProof/>
              <w:color w:val="auto"/>
              <w:sz w:val="22"/>
              <w:szCs w:val="22"/>
              <w:lang w:eastAsia="ja-JP"/>
            </w:rPr>
            <w:tab/>
          </w:r>
          <w:r w:rsidR="00DE37E0" w:rsidRPr="00BF45F1">
            <w:rPr>
              <w:rStyle w:val="Siuktni"/>
              <w:noProof/>
            </w:rPr>
            <w:t>Thiết kế kiến trúc</w:t>
          </w:r>
          <w:r w:rsidR="00DE37E0">
            <w:rPr>
              <w:noProof/>
              <w:webHidden/>
            </w:rPr>
            <w:tab/>
          </w:r>
          <w:r w:rsidR="00DE37E0">
            <w:rPr>
              <w:noProof/>
              <w:webHidden/>
            </w:rPr>
            <w:fldChar w:fldCharType="begin"/>
          </w:r>
          <w:r w:rsidR="00DE37E0">
            <w:rPr>
              <w:noProof/>
              <w:webHidden/>
            </w:rPr>
            <w:instrText xml:space="preserve"> PAGEREF _Toc13165967 \h </w:instrText>
          </w:r>
          <w:r w:rsidR="00DE37E0">
            <w:rPr>
              <w:noProof/>
              <w:webHidden/>
            </w:rPr>
          </w:r>
          <w:r w:rsidR="00DE37E0">
            <w:rPr>
              <w:noProof/>
              <w:webHidden/>
            </w:rPr>
            <w:fldChar w:fldCharType="separate"/>
          </w:r>
          <w:ins w:id="997" w:author="Phạm Quang Thịnh" w:date="2019-07-06T00:57:00Z">
            <w:r w:rsidR="004421F6">
              <w:rPr>
                <w:noProof/>
                <w:webHidden/>
              </w:rPr>
              <w:t>14</w:t>
            </w:r>
          </w:ins>
          <w:del w:id="998" w:author="Phạm Quang Thịnh" w:date="2019-07-06T00:50:00Z">
            <w:r w:rsidR="00DE37E0" w:rsidDel="00DF5BCA">
              <w:rPr>
                <w:noProof/>
                <w:webHidden/>
              </w:rPr>
              <w:delText>8</w:delText>
            </w:r>
          </w:del>
          <w:r w:rsidR="00DE37E0">
            <w:rPr>
              <w:noProof/>
              <w:webHidden/>
            </w:rPr>
            <w:fldChar w:fldCharType="end"/>
          </w:r>
          <w:r>
            <w:rPr>
              <w:noProof/>
            </w:rPr>
            <w:fldChar w:fldCharType="end"/>
          </w:r>
        </w:p>
        <w:p w14:paraId="38CA7D83" w14:textId="1AC8F5F0" w:rsidR="00DE37E0" w:rsidRDefault="00750022">
          <w:pPr>
            <w:pStyle w:val="Muclu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"_Toc13165968" </w:instrText>
          </w:r>
          <w:r>
            <w:fldChar w:fldCharType="separate"/>
          </w:r>
          <w:r w:rsidR="00DE37E0" w:rsidRPr="00BF45F1">
            <w:rPr>
              <w:rStyle w:val="Siuktni"/>
              <w:noProof/>
            </w:rPr>
            <w:t>2.</w:t>
          </w:r>
          <w:r w:rsidR="00DE37E0">
            <w:rPr>
              <w:rFonts w:asciiTheme="minorHAnsi" w:eastAsiaTheme="minorEastAsia" w:hAnsiTheme="minorHAnsi" w:cstheme="minorBidi"/>
              <w:noProof/>
              <w:color w:val="auto"/>
              <w:sz w:val="22"/>
              <w:szCs w:val="22"/>
              <w:lang w:eastAsia="ja-JP"/>
            </w:rPr>
            <w:tab/>
          </w:r>
          <w:r w:rsidR="00DE37E0" w:rsidRPr="00BF45F1">
            <w:rPr>
              <w:rStyle w:val="Siuktni"/>
              <w:noProof/>
            </w:rPr>
            <w:t>Thiết kế lớp – Sơ đồ lớp ở mức thiết kế</w:t>
          </w:r>
          <w:r w:rsidR="00DE37E0">
            <w:rPr>
              <w:noProof/>
              <w:webHidden/>
            </w:rPr>
            <w:tab/>
          </w:r>
          <w:r w:rsidR="00DE37E0">
            <w:rPr>
              <w:noProof/>
              <w:webHidden/>
            </w:rPr>
            <w:fldChar w:fldCharType="begin"/>
          </w:r>
          <w:r w:rsidR="00DE37E0">
            <w:rPr>
              <w:noProof/>
              <w:webHidden/>
            </w:rPr>
            <w:instrText xml:space="preserve"> PAGEREF _Toc13165968 \h </w:instrText>
          </w:r>
          <w:r w:rsidR="00DE37E0">
            <w:rPr>
              <w:noProof/>
              <w:webHidden/>
            </w:rPr>
          </w:r>
          <w:r w:rsidR="00DE37E0">
            <w:rPr>
              <w:noProof/>
              <w:webHidden/>
            </w:rPr>
            <w:fldChar w:fldCharType="separate"/>
          </w:r>
          <w:ins w:id="999" w:author="Phạm Quang Thịnh" w:date="2019-07-06T00:57:00Z">
            <w:r w:rsidR="004421F6">
              <w:rPr>
                <w:noProof/>
                <w:webHidden/>
              </w:rPr>
              <w:t>15</w:t>
            </w:r>
          </w:ins>
          <w:del w:id="1000" w:author="Phạm Quang Thịnh" w:date="2019-07-06T00:50:00Z">
            <w:r w:rsidR="00DE37E0" w:rsidDel="00DF5BCA">
              <w:rPr>
                <w:noProof/>
                <w:webHidden/>
              </w:rPr>
              <w:delText>8</w:delText>
            </w:r>
          </w:del>
          <w:r w:rsidR="00DE37E0">
            <w:rPr>
              <w:noProof/>
              <w:webHidden/>
            </w:rPr>
            <w:fldChar w:fldCharType="end"/>
          </w:r>
          <w:r>
            <w:rPr>
              <w:noProof/>
            </w:rPr>
            <w:fldChar w:fldCharType="end"/>
          </w:r>
        </w:p>
        <w:p w14:paraId="4B3DCF73" w14:textId="6870DF9F" w:rsidR="00DE37E0" w:rsidRDefault="00750022">
          <w:pPr>
            <w:pStyle w:val="Muclu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"_Toc13165969" </w:instrText>
          </w:r>
          <w:r>
            <w:fldChar w:fldCharType="separate"/>
          </w:r>
          <w:r w:rsidR="00DE37E0" w:rsidRPr="00BF45F1">
            <w:rPr>
              <w:rStyle w:val="Siuktni"/>
              <w:noProof/>
            </w:rPr>
            <w:t>3.</w:t>
          </w:r>
          <w:r w:rsidR="00DE37E0">
            <w:rPr>
              <w:rFonts w:asciiTheme="minorHAnsi" w:eastAsiaTheme="minorEastAsia" w:hAnsiTheme="minorHAnsi" w:cstheme="minorBidi"/>
              <w:noProof/>
              <w:color w:val="auto"/>
              <w:sz w:val="22"/>
              <w:szCs w:val="22"/>
              <w:lang w:eastAsia="ja-JP"/>
            </w:rPr>
            <w:tab/>
          </w:r>
          <w:r w:rsidR="00DE37E0" w:rsidRPr="00BF45F1">
            <w:rPr>
              <w:rStyle w:val="Siuktni"/>
              <w:noProof/>
            </w:rPr>
            <w:t>Thiết kế giao diện</w:t>
          </w:r>
          <w:r w:rsidR="00DE37E0">
            <w:rPr>
              <w:noProof/>
              <w:webHidden/>
            </w:rPr>
            <w:tab/>
          </w:r>
          <w:r w:rsidR="00DE37E0">
            <w:rPr>
              <w:noProof/>
              <w:webHidden/>
            </w:rPr>
            <w:fldChar w:fldCharType="begin"/>
          </w:r>
          <w:r w:rsidR="00DE37E0">
            <w:rPr>
              <w:noProof/>
              <w:webHidden/>
            </w:rPr>
            <w:instrText xml:space="preserve"> PAGEREF _Toc13165969 \h </w:instrText>
          </w:r>
          <w:r w:rsidR="00DE37E0">
            <w:rPr>
              <w:noProof/>
              <w:webHidden/>
            </w:rPr>
          </w:r>
          <w:r w:rsidR="00DE37E0">
            <w:rPr>
              <w:noProof/>
              <w:webHidden/>
            </w:rPr>
            <w:fldChar w:fldCharType="separate"/>
          </w:r>
          <w:ins w:id="1001" w:author="Phạm Quang Thịnh" w:date="2019-07-06T00:57:00Z">
            <w:r w:rsidR="004421F6">
              <w:rPr>
                <w:noProof/>
                <w:webHidden/>
              </w:rPr>
              <w:t>16</w:t>
            </w:r>
          </w:ins>
          <w:del w:id="1002" w:author="Phạm Quang Thịnh" w:date="2019-07-06T00:50:00Z">
            <w:r w:rsidR="00DE37E0" w:rsidDel="00DF5BCA">
              <w:rPr>
                <w:noProof/>
                <w:webHidden/>
              </w:rPr>
              <w:delText>8</w:delText>
            </w:r>
          </w:del>
          <w:r w:rsidR="00DE37E0">
            <w:rPr>
              <w:noProof/>
              <w:webHidden/>
            </w:rPr>
            <w:fldChar w:fldCharType="end"/>
          </w:r>
          <w:r>
            <w:rPr>
              <w:noProof/>
            </w:rPr>
            <w:fldChar w:fldCharType="end"/>
          </w:r>
        </w:p>
        <w:p w14:paraId="1D4C45D9" w14:textId="21E2190A" w:rsidR="00DE37E0" w:rsidRDefault="00750022">
          <w:pPr>
            <w:pStyle w:val="Muclu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"_Toc13165971" </w:instrText>
          </w:r>
          <w:r>
            <w:fldChar w:fldCharType="separate"/>
          </w:r>
          <w:r w:rsidR="00DE37E0" w:rsidRPr="00BF45F1">
            <w:rPr>
              <w:rStyle w:val="Siuktni"/>
              <w:noProof/>
            </w:rPr>
            <w:t>4.</w:t>
          </w:r>
          <w:r w:rsidR="00DE37E0">
            <w:rPr>
              <w:rFonts w:asciiTheme="minorHAnsi" w:eastAsiaTheme="minorEastAsia" w:hAnsiTheme="minorHAnsi" w:cstheme="minorBidi"/>
              <w:noProof/>
              <w:color w:val="auto"/>
              <w:sz w:val="22"/>
              <w:szCs w:val="22"/>
              <w:lang w:eastAsia="ja-JP"/>
            </w:rPr>
            <w:tab/>
          </w:r>
          <w:r w:rsidR="00DE37E0" w:rsidRPr="00BF45F1">
            <w:rPr>
              <w:rStyle w:val="Siuktni"/>
              <w:noProof/>
            </w:rPr>
            <w:t>Thiết kế dữ liệu (RD – Relationship Diagram – Mô hình quan hệ)</w:t>
          </w:r>
          <w:r w:rsidR="00DE37E0">
            <w:rPr>
              <w:noProof/>
              <w:webHidden/>
            </w:rPr>
            <w:tab/>
          </w:r>
          <w:r w:rsidR="00DE37E0">
            <w:rPr>
              <w:noProof/>
              <w:webHidden/>
            </w:rPr>
            <w:fldChar w:fldCharType="begin"/>
          </w:r>
          <w:r w:rsidR="00DE37E0">
            <w:rPr>
              <w:noProof/>
              <w:webHidden/>
            </w:rPr>
            <w:instrText xml:space="preserve"> PAGEREF _Toc13165971 \h </w:instrText>
          </w:r>
          <w:r w:rsidR="00DE37E0">
            <w:rPr>
              <w:noProof/>
              <w:webHidden/>
            </w:rPr>
          </w:r>
          <w:r w:rsidR="00DE37E0">
            <w:rPr>
              <w:noProof/>
              <w:webHidden/>
            </w:rPr>
            <w:fldChar w:fldCharType="separate"/>
          </w:r>
          <w:ins w:id="1003" w:author="Phạm Quang Thịnh" w:date="2019-07-06T00:57:00Z">
            <w:r w:rsidR="004421F6">
              <w:rPr>
                <w:noProof/>
                <w:webHidden/>
              </w:rPr>
              <w:t>33</w:t>
            </w:r>
          </w:ins>
          <w:del w:id="1004" w:author="Phạm Quang Thịnh" w:date="2019-07-06T00:50:00Z">
            <w:r w:rsidR="00DE37E0" w:rsidDel="00DF5BCA">
              <w:rPr>
                <w:noProof/>
                <w:webHidden/>
              </w:rPr>
              <w:delText>9</w:delText>
            </w:r>
          </w:del>
          <w:r w:rsidR="00DE37E0">
            <w:rPr>
              <w:noProof/>
              <w:webHidden/>
            </w:rPr>
            <w:fldChar w:fldCharType="end"/>
          </w:r>
          <w:r>
            <w:rPr>
              <w:noProof/>
            </w:rPr>
            <w:fldChar w:fldCharType="end"/>
          </w:r>
        </w:p>
        <w:p w14:paraId="12204BDC" w14:textId="3A333B6C" w:rsidR="00DE37E0" w:rsidRDefault="00750022">
          <w:pPr>
            <w:pStyle w:val="Muclu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"_Toc13165972" </w:instrText>
          </w:r>
          <w:r>
            <w:fldChar w:fldCharType="separate"/>
          </w:r>
          <w:r w:rsidR="00DE37E0" w:rsidRPr="00BF45F1">
            <w:rPr>
              <w:rStyle w:val="Siuktni"/>
              <w:noProof/>
            </w:rPr>
            <w:t>Chương 4: Cài đặt</w:t>
          </w:r>
          <w:r w:rsidR="00DE37E0">
            <w:rPr>
              <w:noProof/>
              <w:webHidden/>
            </w:rPr>
            <w:tab/>
          </w:r>
          <w:r w:rsidR="00DE37E0">
            <w:rPr>
              <w:noProof/>
              <w:webHidden/>
            </w:rPr>
            <w:fldChar w:fldCharType="begin"/>
          </w:r>
          <w:r w:rsidR="00DE37E0">
            <w:rPr>
              <w:noProof/>
              <w:webHidden/>
            </w:rPr>
            <w:instrText xml:space="preserve"> PAGEREF _Toc13165972 \h </w:instrText>
          </w:r>
          <w:r w:rsidR="00DE37E0">
            <w:rPr>
              <w:noProof/>
              <w:webHidden/>
            </w:rPr>
          </w:r>
          <w:r w:rsidR="00DE37E0">
            <w:rPr>
              <w:noProof/>
              <w:webHidden/>
            </w:rPr>
            <w:fldChar w:fldCharType="separate"/>
          </w:r>
          <w:ins w:id="1005" w:author="Phạm Quang Thịnh" w:date="2019-07-06T00:57:00Z">
            <w:r w:rsidR="004421F6">
              <w:rPr>
                <w:noProof/>
                <w:webHidden/>
              </w:rPr>
              <w:t>35</w:t>
            </w:r>
          </w:ins>
          <w:del w:id="1006"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7C0AE8F8" w14:textId="49FA2DC5" w:rsidR="00DE37E0" w:rsidRDefault="00750022">
          <w:pPr>
            <w:pStyle w:val="Muclu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"_Toc13165973" </w:instrText>
          </w:r>
          <w:r>
            <w:fldChar w:fldCharType="separate"/>
          </w:r>
          <w:r w:rsidR="00DE37E0" w:rsidRPr="00BF45F1">
            <w:rPr>
              <w:rStyle w:val="Siuktni"/>
              <w:noProof/>
            </w:rPr>
            <w:t>1.</w:t>
          </w:r>
          <w:r w:rsidR="00DE37E0">
            <w:rPr>
              <w:rFonts w:asciiTheme="minorHAnsi" w:eastAsiaTheme="minorEastAsia" w:hAnsiTheme="minorHAnsi" w:cstheme="minorBidi"/>
              <w:noProof/>
              <w:color w:val="auto"/>
              <w:sz w:val="22"/>
              <w:szCs w:val="22"/>
              <w:lang w:eastAsia="ja-JP"/>
            </w:rPr>
            <w:tab/>
          </w:r>
          <w:r w:rsidR="00DE37E0" w:rsidRPr="00BF45F1">
            <w:rPr>
              <w:rStyle w:val="Siuktni"/>
              <w:noProof/>
            </w:rPr>
            <w:t>Công nghệ sử dụng</w:t>
          </w:r>
          <w:r w:rsidR="00DE37E0">
            <w:rPr>
              <w:noProof/>
              <w:webHidden/>
            </w:rPr>
            <w:tab/>
          </w:r>
          <w:r w:rsidR="00DE37E0">
            <w:rPr>
              <w:noProof/>
              <w:webHidden/>
            </w:rPr>
            <w:fldChar w:fldCharType="begin"/>
          </w:r>
          <w:r w:rsidR="00DE37E0">
            <w:rPr>
              <w:noProof/>
              <w:webHidden/>
            </w:rPr>
            <w:instrText xml:space="preserve"> PAGEREF _Toc13165973 \h </w:instrText>
          </w:r>
          <w:r w:rsidR="00DE37E0">
            <w:rPr>
              <w:noProof/>
              <w:webHidden/>
            </w:rPr>
          </w:r>
          <w:r w:rsidR="00DE37E0">
            <w:rPr>
              <w:noProof/>
              <w:webHidden/>
            </w:rPr>
            <w:fldChar w:fldCharType="separate"/>
          </w:r>
          <w:ins w:id="1007" w:author="Phạm Quang Thịnh" w:date="2019-07-06T00:57:00Z">
            <w:r w:rsidR="004421F6">
              <w:rPr>
                <w:noProof/>
                <w:webHidden/>
              </w:rPr>
              <w:t>35</w:t>
            </w:r>
          </w:ins>
          <w:del w:id="1008"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49987F2F" w14:textId="1E7DC840" w:rsidR="00DE37E0" w:rsidRDefault="00750022">
          <w:pPr>
            <w:pStyle w:val="Muclu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"_Toc13165974" </w:instrText>
          </w:r>
          <w:r>
            <w:fldChar w:fldCharType="separate"/>
          </w:r>
          <w:r w:rsidR="00DE37E0" w:rsidRPr="00BF45F1">
            <w:rPr>
              <w:rStyle w:val="Siuktni"/>
              <w:noProof/>
            </w:rPr>
            <w:t>2.</w:t>
          </w:r>
          <w:r w:rsidR="00DE37E0">
            <w:rPr>
              <w:rFonts w:asciiTheme="minorHAnsi" w:eastAsiaTheme="minorEastAsia" w:hAnsiTheme="minorHAnsi" w:cstheme="minorBidi"/>
              <w:noProof/>
              <w:color w:val="auto"/>
              <w:sz w:val="22"/>
              <w:szCs w:val="22"/>
              <w:lang w:eastAsia="ja-JP"/>
            </w:rPr>
            <w:tab/>
          </w:r>
          <w:r w:rsidR="00DE37E0" w:rsidRPr="00BF45F1">
            <w:rPr>
              <w:rStyle w:val="Siuktni"/>
              <w:noProof/>
            </w:rPr>
            <w:t>Vấn đề khi cài đặt</w:t>
          </w:r>
          <w:r w:rsidR="00DE37E0">
            <w:rPr>
              <w:noProof/>
              <w:webHidden/>
            </w:rPr>
            <w:tab/>
          </w:r>
          <w:r w:rsidR="00DE37E0">
            <w:rPr>
              <w:noProof/>
              <w:webHidden/>
            </w:rPr>
            <w:fldChar w:fldCharType="begin"/>
          </w:r>
          <w:r w:rsidR="00DE37E0">
            <w:rPr>
              <w:noProof/>
              <w:webHidden/>
            </w:rPr>
            <w:instrText xml:space="preserve"> PAGEREF _Toc13165974 \h </w:instrText>
          </w:r>
          <w:r w:rsidR="00DE37E0">
            <w:rPr>
              <w:noProof/>
              <w:webHidden/>
            </w:rPr>
          </w:r>
          <w:r w:rsidR="00DE37E0">
            <w:rPr>
              <w:noProof/>
              <w:webHidden/>
            </w:rPr>
            <w:fldChar w:fldCharType="separate"/>
          </w:r>
          <w:ins w:id="1009" w:author="Phạm Quang Thịnh" w:date="2019-07-06T00:57:00Z">
            <w:r w:rsidR="004421F6">
              <w:rPr>
                <w:noProof/>
                <w:webHidden/>
              </w:rPr>
              <w:t>35</w:t>
            </w:r>
          </w:ins>
          <w:del w:id="1010"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7A54091C" w14:textId="4856C7D8" w:rsidR="00DE37E0" w:rsidRDefault="00750022">
          <w:pPr>
            <w:pStyle w:val="Muclu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"_Toc13165975" </w:instrText>
          </w:r>
          <w:r>
            <w:fldChar w:fldCharType="separate"/>
          </w:r>
          <w:r w:rsidR="00DE37E0" w:rsidRPr="00BF45F1">
            <w:rPr>
              <w:rStyle w:val="Siuktni"/>
              <w:noProof/>
            </w:rPr>
            <w:t>3.</w:t>
          </w:r>
          <w:r w:rsidR="00DE37E0">
            <w:rPr>
              <w:rFonts w:asciiTheme="minorHAnsi" w:eastAsiaTheme="minorEastAsia" w:hAnsiTheme="minorHAnsi" w:cstheme="minorBidi"/>
              <w:noProof/>
              <w:color w:val="auto"/>
              <w:sz w:val="22"/>
              <w:szCs w:val="22"/>
              <w:lang w:eastAsia="ja-JP"/>
            </w:rPr>
            <w:tab/>
          </w:r>
          <w:r w:rsidR="00DE37E0" w:rsidRPr="00BF45F1">
            <w:rPr>
              <w:rStyle w:val="Siuktni"/>
              <w:noProof/>
            </w:rPr>
            <w:t>Mô tả giải pháp &amp; kỹ thuật</w:t>
          </w:r>
          <w:r w:rsidR="00DE37E0">
            <w:rPr>
              <w:noProof/>
              <w:webHidden/>
            </w:rPr>
            <w:tab/>
          </w:r>
          <w:r w:rsidR="00DE37E0">
            <w:rPr>
              <w:noProof/>
              <w:webHidden/>
            </w:rPr>
            <w:fldChar w:fldCharType="begin"/>
          </w:r>
          <w:r w:rsidR="00DE37E0">
            <w:rPr>
              <w:noProof/>
              <w:webHidden/>
            </w:rPr>
            <w:instrText xml:space="preserve"> PAGEREF _Toc13165975 \h </w:instrText>
          </w:r>
          <w:r w:rsidR="00DE37E0">
            <w:rPr>
              <w:noProof/>
              <w:webHidden/>
            </w:rPr>
          </w:r>
          <w:r w:rsidR="00DE37E0">
            <w:rPr>
              <w:noProof/>
              <w:webHidden/>
            </w:rPr>
            <w:fldChar w:fldCharType="separate"/>
          </w:r>
          <w:ins w:id="1011" w:author="Phạm Quang Thịnh" w:date="2019-07-06T00:57:00Z">
            <w:r w:rsidR="004421F6">
              <w:rPr>
                <w:noProof/>
                <w:webHidden/>
              </w:rPr>
              <w:t>35</w:t>
            </w:r>
          </w:ins>
          <w:del w:id="1012"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04EE6B9D" w14:textId="062B47A7" w:rsidR="00DE37E0" w:rsidRDefault="00750022">
          <w:pPr>
            <w:pStyle w:val="Muclu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"_Toc13165976" </w:instrText>
          </w:r>
          <w:r>
            <w:fldChar w:fldCharType="separate"/>
          </w:r>
          <w:r w:rsidR="00DE37E0" w:rsidRPr="00BF45F1">
            <w:rPr>
              <w:rStyle w:val="Siuktni"/>
              <w:noProof/>
            </w:rPr>
            <w:t>Chương 5: Kiểm thử</w:t>
          </w:r>
          <w:r w:rsidR="00DE37E0">
            <w:rPr>
              <w:noProof/>
              <w:webHidden/>
            </w:rPr>
            <w:tab/>
          </w:r>
          <w:r w:rsidR="00DE37E0">
            <w:rPr>
              <w:noProof/>
              <w:webHidden/>
            </w:rPr>
            <w:fldChar w:fldCharType="begin"/>
          </w:r>
          <w:r w:rsidR="00DE37E0">
            <w:rPr>
              <w:noProof/>
              <w:webHidden/>
            </w:rPr>
            <w:instrText xml:space="preserve"> PAGEREF _Toc13165976 \h </w:instrText>
          </w:r>
          <w:r w:rsidR="00DE37E0">
            <w:rPr>
              <w:noProof/>
              <w:webHidden/>
            </w:rPr>
          </w:r>
          <w:r w:rsidR="00DE37E0">
            <w:rPr>
              <w:noProof/>
              <w:webHidden/>
            </w:rPr>
            <w:fldChar w:fldCharType="separate"/>
          </w:r>
          <w:ins w:id="1013" w:author="Phạm Quang Thịnh" w:date="2019-07-06T00:57:00Z">
            <w:r w:rsidR="004421F6">
              <w:rPr>
                <w:noProof/>
                <w:webHidden/>
              </w:rPr>
              <w:t>36</w:t>
            </w:r>
          </w:ins>
          <w:del w:id="1014"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49A32400" w14:textId="54FF772A" w:rsidR="00DE37E0" w:rsidRDefault="00750022">
          <w:pPr>
            <w:pStyle w:val="Muclu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"_Toc13165977" </w:instrText>
          </w:r>
          <w:r>
            <w:fldChar w:fldCharType="separate"/>
          </w:r>
          <w:r w:rsidR="00DE37E0" w:rsidRPr="00BF45F1">
            <w:rPr>
              <w:rStyle w:val="Siuktni"/>
              <w:noProof/>
            </w:rPr>
            <w:t>Chương 6: Kết luận</w:t>
          </w:r>
          <w:r w:rsidR="00DE37E0">
            <w:rPr>
              <w:noProof/>
              <w:webHidden/>
            </w:rPr>
            <w:tab/>
          </w:r>
          <w:r w:rsidR="00DE37E0">
            <w:rPr>
              <w:noProof/>
              <w:webHidden/>
            </w:rPr>
            <w:fldChar w:fldCharType="begin"/>
          </w:r>
          <w:r w:rsidR="00DE37E0">
            <w:rPr>
              <w:noProof/>
              <w:webHidden/>
            </w:rPr>
            <w:instrText xml:space="preserve"> PAGEREF _Toc13165977 \h </w:instrText>
          </w:r>
          <w:r w:rsidR="00DE37E0">
            <w:rPr>
              <w:noProof/>
              <w:webHidden/>
            </w:rPr>
          </w:r>
          <w:r w:rsidR="00DE37E0">
            <w:rPr>
              <w:noProof/>
              <w:webHidden/>
            </w:rPr>
            <w:fldChar w:fldCharType="separate"/>
          </w:r>
          <w:ins w:id="1015" w:author="Phạm Quang Thịnh" w:date="2019-07-06T00:57:00Z">
            <w:r w:rsidR="004421F6">
              <w:rPr>
                <w:noProof/>
                <w:webHidden/>
              </w:rPr>
              <w:t>46</w:t>
            </w:r>
          </w:ins>
          <w:del w:id="1016"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12A8F629" w14:textId="6BDDCF20" w:rsidR="00DE37E0" w:rsidRDefault="00750022">
          <w:pPr>
            <w:pStyle w:val="Muclu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"_Toc13165978" </w:instrText>
          </w:r>
          <w:r>
            <w:fldChar w:fldCharType="separate"/>
          </w:r>
          <w:r w:rsidR="00DE37E0" w:rsidRPr="00BF45F1">
            <w:rPr>
              <w:rStyle w:val="Siuktni"/>
              <w:noProof/>
            </w:rPr>
            <w:t>Tài liệu tham khảo</w:t>
          </w:r>
          <w:r w:rsidR="00DE37E0">
            <w:rPr>
              <w:noProof/>
              <w:webHidden/>
            </w:rPr>
            <w:tab/>
          </w:r>
          <w:r w:rsidR="00DE37E0">
            <w:rPr>
              <w:noProof/>
              <w:webHidden/>
            </w:rPr>
            <w:fldChar w:fldCharType="begin"/>
          </w:r>
          <w:r w:rsidR="00DE37E0">
            <w:rPr>
              <w:noProof/>
              <w:webHidden/>
            </w:rPr>
            <w:instrText xml:space="preserve"> PAGEREF _Toc13165978 \h </w:instrText>
          </w:r>
          <w:r w:rsidR="00DE37E0">
            <w:rPr>
              <w:noProof/>
              <w:webHidden/>
            </w:rPr>
          </w:r>
          <w:r w:rsidR="00DE37E0">
            <w:rPr>
              <w:noProof/>
              <w:webHidden/>
            </w:rPr>
            <w:fldChar w:fldCharType="separate"/>
          </w:r>
          <w:ins w:id="1017" w:author="Phạm Quang Thịnh" w:date="2019-07-06T00:57:00Z">
            <w:r w:rsidR="004421F6">
              <w:rPr>
                <w:noProof/>
                <w:webHidden/>
              </w:rPr>
              <w:t>46</w:t>
            </w:r>
          </w:ins>
          <w:del w:id="1018"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10E1516C" w14:textId="43D508EF" w:rsidR="00DE37E0" w:rsidRDefault="00DE37E0" w:rsidP="00DE37E0">
          <w:pPr>
            <w:pStyle w:val="uMucluc"/>
          </w:pPr>
          <w:r>
            <w:fldChar w:fldCharType="end"/>
          </w:r>
        </w:p>
      </w:sdtContent>
    </w:sdt>
    <w:p w14:paraId="6382D436" w14:textId="1B2A6BD9" w:rsidR="008854BF" w:rsidRDefault="008854BF">
      <w:pPr>
        <w:rPr>
          <w:b/>
        </w:rPr>
      </w:pPr>
    </w:p>
    <w:p w14:paraId="457829D1" w14:textId="2DE9036E" w:rsidR="00DE37E0" w:rsidRDefault="00DE37E0">
      <w:pPr>
        <w:rPr>
          <w:b/>
        </w:rPr>
      </w:pPr>
    </w:p>
    <w:p w14:paraId="5F3557E5" w14:textId="1C79CA3B" w:rsidR="00DE37E0" w:rsidRDefault="00DE37E0">
      <w:pPr>
        <w:rPr>
          <w:b/>
        </w:rPr>
      </w:pPr>
    </w:p>
    <w:p w14:paraId="074FEB57" w14:textId="20041B09" w:rsidR="00DE37E0" w:rsidRDefault="00DE37E0">
      <w:pPr>
        <w:rPr>
          <w:b/>
        </w:rPr>
      </w:pPr>
    </w:p>
    <w:p w14:paraId="6D9635A4" w14:textId="5A6A0E0E" w:rsidR="00251B50" w:rsidRPr="006B0157" w:rsidRDefault="007E56BA" w:rsidP="00512934">
      <w:pPr>
        <w:pStyle w:val="u1"/>
        <w:rPr>
          <w:ins w:id="1019" w:author="Phạm Quang Thịnh" w:date="2019-06-04T13:15:00Z"/>
        </w:rPr>
      </w:pPr>
      <w:bookmarkStart w:id="1020" w:name="_Toc13165957"/>
      <w:r w:rsidRPr="006B0157">
        <w:lastRenderedPageBreak/>
        <w:t>Chương 1: Hiện trạng</w:t>
      </w:r>
      <w:bookmarkEnd w:id="1020"/>
    </w:p>
    <w:p w14:paraId="68BC3E4A" w14:textId="55646FA4" w:rsidR="00251B50" w:rsidRDefault="00251B50">
      <w:pPr>
        <w:pStyle w:val="u2"/>
        <w:numPr>
          <w:ilvl w:val="1"/>
          <w:numId w:val="31"/>
        </w:numPr>
        <w:rPr>
          <w:ins w:id="1021" w:author="Phạm Quang Thịnh" w:date="2019-07-05T10:45:00Z"/>
        </w:rPr>
        <w:pPrChange w:id="1022" w:author="Phạm Quang Thịnh" w:date="2019-07-05T10:45:00Z">
          <w:pPr>
            <w:pStyle w:val="u2"/>
            <w:ind w:left="720"/>
          </w:pPr>
        </w:pPrChange>
      </w:pPr>
      <w:bookmarkStart w:id="1023" w:name="_Toc13165958"/>
      <w:ins w:id="1024" w:author="Phạm Quang Thịnh" w:date="2019-06-04T13:15:00Z">
        <w:r w:rsidRPr="006B0157">
          <w:t>Hiện trạng tổ chức</w:t>
        </w:r>
      </w:ins>
      <w:bookmarkEnd w:id="1023"/>
    </w:p>
    <w:p w14:paraId="7C79F757" w14:textId="1B646974" w:rsidR="00A766BD" w:rsidRDefault="00C614B7" w:rsidP="00A034DF">
      <w:pPr>
        <w:pStyle w:val="oancuaDanhsach"/>
        <w:numPr>
          <w:ilvl w:val="0"/>
          <w:numId w:val="41"/>
        </w:numPr>
        <w:rPr>
          <w:ins w:id="1025" w:author="Phạm Quang Thịnh" w:date="2019-07-05T11:54:00Z"/>
          <w:sz w:val="24"/>
          <w:szCs w:val="24"/>
        </w:rPr>
      </w:pPr>
      <w:ins w:id="1026" w:author="Phạm Quang Thịnh" w:date="2019-07-05T11:29:00Z">
        <w:r>
          <w:rPr>
            <w:sz w:val="24"/>
            <w:szCs w:val="24"/>
          </w:rPr>
          <w:t>Trụ sở chính</w:t>
        </w:r>
      </w:ins>
      <w:ins w:id="1027" w:author="Phạm Quang Thịnh" w:date="2019-07-05T11:30:00Z">
        <w:r>
          <w:rPr>
            <w:sz w:val="24"/>
            <w:szCs w:val="24"/>
          </w:rPr>
          <w:t xml:space="preserve">: </w:t>
        </w:r>
      </w:ins>
      <w:ins w:id="1028" w:author="Phạm Quang Thịnh" w:date="2019-07-05T11:54:00Z">
        <w:r w:rsidR="00CE5CD2">
          <w:rPr>
            <w:sz w:val="24"/>
            <w:szCs w:val="24"/>
          </w:rPr>
          <w:t>Quản lí tất cả thông tin của các đại lý, lên chiến lược marketing, mở rộng thị trường, quản lí tài chính, tuyển nhân sự</w:t>
        </w:r>
      </w:ins>
    </w:p>
    <w:p w14:paraId="762E379E" w14:textId="323BF146" w:rsidR="00CE5CD2" w:rsidRDefault="00CE5CD2">
      <w:pPr>
        <w:pStyle w:val="oancuaDanhsach"/>
        <w:jc w:val="center"/>
        <w:rPr>
          <w:ins w:id="1029" w:author="Phạm Quang Thịnh" w:date="2019-07-05T11:55:00Z"/>
          <w:sz w:val="24"/>
          <w:szCs w:val="24"/>
        </w:rPr>
        <w:pPrChange w:id="1030" w:author="Phạm Quang Thịnh" w:date="2019-07-05T12:00:00Z">
          <w:pPr>
            <w:pStyle w:val="oancuaDanhsach"/>
          </w:pPr>
        </w:pPrChange>
      </w:pPr>
      <w:ins w:id="1031" w:author="Phạm Quang Thịnh" w:date="2019-07-05T11:54:00Z">
        <w:r>
          <w:rPr>
            <w:noProof/>
            <w:sz w:val="24"/>
            <w:szCs w:val="24"/>
          </w:rPr>
          <w:drawing>
            <wp:inline distT="0" distB="0" distL="0" distR="0" wp14:anchorId="7BD2E8B5" wp14:editId="3902B8AF">
              <wp:extent cx="3429000" cy="18573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0303" cy="1874330"/>
                      </a:xfrm>
                      <a:prstGeom prst="rect">
                        <a:avLst/>
                      </a:prstGeom>
                      <a:noFill/>
                      <a:ln>
                        <a:noFill/>
                      </a:ln>
                    </pic:spPr>
                  </pic:pic>
                </a:graphicData>
              </a:graphic>
            </wp:inline>
          </w:drawing>
        </w:r>
      </w:ins>
    </w:p>
    <w:p w14:paraId="4C5B794F" w14:textId="62437CD7" w:rsidR="00CE5CD2" w:rsidRDefault="00CE5CD2" w:rsidP="00CE5CD2">
      <w:pPr>
        <w:pStyle w:val="oancuaDanhsach"/>
        <w:numPr>
          <w:ilvl w:val="1"/>
          <w:numId w:val="41"/>
        </w:numPr>
        <w:rPr>
          <w:ins w:id="1032" w:author="Phạm Quang Thịnh" w:date="2019-07-05T11:56:00Z"/>
          <w:sz w:val="24"/>
          <w:szCs w:val="24"/>
        </w:rPr>
      </w:pPr>
      <w:ins w:id="1033" w:author="Phạm Quang Thịnh" w:date="2019-07-05T11:55:00Z">
        <w:r>
          <w:rPr>
            <w:sz w:val="24"/>
            <w:szCs w:val="24"/>
          </w:rPr>
          <w:t>Giám đốc: nắm bắt thông tin thị trường, đưa ra quyết định cuối cùng</w:t>
        </w:r>
      </w:ins>
    </w:p>
    <w:p w14:paraId="521920B7" w14:textId="3A351E1C" w:rsidR="00CE5CD2" w:rsidRDefault="00CE5CD2" w:rsidP="00CE5CD2">
      <w:pPr>
        <w:pStyle w:val="oancuaDanhsach"/>
        <w:numPr>
          <w:ilvl w:val="1"/>
          <w:numId w:val="41"/>
        </w:numPr>
        <w:rPr>
          <w:ins w:id="1034" w:author="Phạm Quang Thịnh" w:date="2019-07-05T11:56:00Z"/>
          <w:sz w:val="24"/>
          <w:szCs w:val="24"/>
        </w:rPr>
      </w:pPr>
      <w:ins w:id="1035" w:author="Phạm Quang Thịnh" w:date="2019-07-05T11:56:00Z">
        <w:r>
          <w:rPr>
            <w:sz w:val="24"/>
            <w:szCs w:val="24"/>
          </w:rPr>
          <w:t>Tài chính: quản lí chi tiêu, doanh thu, lên các kế hoạch tài chính cho năm</w:t>
        </w:r>
      </w:ins>
    </w:p>
    <w:p w14:paraId="22D0F1CA" w14:textId="4CA85E80" w:rsidR="00CE5CD2" w:rsidRDefault="00CE5CD2" w:rsidP="00CE5CD2">
      <w:pPr>
        <w:pStyle w:val="oancuaDanhsach"/>
        <w:numPr>
          <w:ilvl w:val="1"/>
          <w:numId w:val="41"/>
        </w:numPr>
        <w:rPr>
          <w:ins w:id="1036" w:author="Phạm Quang Thịnh" w:date="2019-07-05T11:57:00Z"/>
          <w:sz w:val="24"/>
          <w:szCs w:val="24"/>
        </w:rPr>
      </w:pPr>
      <w:ins w:id="1037" w:author="Phạm Quang Thịnh" w:date="2019-07-05T11:56:00Z">
        <w:r>
          <w:rPr>
            <w:sz w:val="24"/>
            <w:szCs w:val="24"/>
          </w:rPr>
          <w:t xml:space="preserve">Marketing: lên các chiến lược quảng cáo, phối hợp với </w:t>
        </w:r>
      </w:ins>
      <w:ins w:id="1038" w:author="Phạm Quang Thịnh" w:date="2019-07-05T11:57:00Z">
        <w:r>
          <w:rPr>
            <w:sz w:val="24"/>
            <w:szCs w:val="24"/>
          </w:rPr>
          <w:t>phòng tài chính đưa ra các chương trình thu hút thêm khách hàng</w:t>
        </w:r>
      </w:ins>
    </w:p>
    <w:p w14:paraId="723E2E90" w14:textId="2EC178BD" w:rsidR="00CE5CD2" w:rsidRDefault="00CE5CD2" w:rsidP="00CE5CD2">
      <w:pPr>
        <w:pStyle w:val="oancuaDanhsach"/>
        <w:numPr>
          <w:ilvl w:val="1"/>
          <w:numId w:val="41"/>
        </w:numPr>
        <w:rPr>
          <w:ins w:id="1039" w:author="Phạm Quang Thịnh" w:date="2019-07-05T11:57:00Z"/>
          <w:sz w:val="24"/>
          <w:szCs w:val="24"/>
        </w:rPr>
      </w:pPr>
      <w:ins w:id="1040" w:author="Phạm Quang Thịnh" w:date="2019-07-05T11:57:00Z">
        <w:r>
          <w:rPr>
            <w:sz w:val="24"/>
            <w:szCs w:val="24"/>
          </w:rPr>
          <w:t>Nhân sự: phỏng vấn, chiêu mộ các nhân viên mới, đồng thời quản lí thông tin tất cả các nhân viên</w:t>
        </w:r>
      </w:ins>
    </w:p>
    <w:p w14:paraId="5A2B27EE" w14:textId="46B47C50" w:rsidR="00CE5CD2" w:rsidRDefault="00CE5CD2" w:rsidP="00CE5CD2">
      <w:pPr>
        <w:pStyle w:val="oancuaDanhsach"/>
        <w:numPr>
          <w:ilvl w:val="1"/>
          <w:numId w:val="41"/>
        </w:numPr>
        <w:rPr>
          <w:ins w:id="1041" w:author="Phạm Quang Thịnh" w:date="2019-07-05T11:58:00Z"/>
          <w:sz w:val="24"/>
          <w:szCs w:val="24"/>
        </w:rPr>
      </w:pPr>
      <w:ins w:id="1042" w:author="Phạm Quang Thịnh" w:date="2019-07-05T11:57:00Z">
        <w:r>
          <w:rPr>
            <w:sz w:val="24"/>
            <w:szCs w:val="24"/>
          </w:rPr>
          <w:t xml:space="preserve">Kỹ thuật: </w:t>
        </w:r>
      </w:ins>
      <w:ins w:id="1043" w:author="Phạm Quang Thịnh" w:date="2019-07-05T11:58:00Z">
        <w:r>
          <w:rPr>
            <w:sz w:val="24"/>
            <w:szCs w:val="24"/>
          </w:rPr>
          <w:t>bảo trì, sửa chữa, cập nhật và nâng cấp các thiết bị</w:t>
        </w:r>
      </w:ins>
    </w:p>
    <w:p w14:paraId="1511E11B" w14:textId="65FCF0EA" w:rsidR="00E432F6" w:rsidRDefault="00E432F6" w:rsidP="00E432F6">
      <w:pPr>
        <w:pStyle w:val="oancuaDanhsach"/>
        <w:numPr>
          <w:ilvl w:val="0"/>
          <w:numId w:val="41"/>
        </w:numPr>
        <w:rPr>
          <w:ins w:id="1044" w:author="Phạm Quang Thịnh" w:date="2019-07-05T11:59:00Z"/>
          <w:sz w:val="24"/>
          <w:szCs w:val="24"/>
        </w:rPr>
      </w:pPr>
      <w:ins w:id="1045" w:author="Phạm Quang Thịnh" w:date="2019-07-05T11:58:00Z">
        <w:r>
          <w:rPr>
            <w:sz w:val="24"/>
            <w:szCs w:val="24"/>
          </w:rPr>
          <w:t xml:space="preserve">Tổng quản lí nằm ở trụ sở chính sẽ </w:t>
        </w:r>
      </w:ins>
      <w:ins w:id="1046" w:author="Phạm Quang Thịnh" w:date="2019-07-05T11:59:00Z">
        <w:r>
          <w:rPr>
            <w:sz w:val="24"/>
            <w:szCs w:val="24"/>
          </w:rPr>
          <w:t xml:space="preserve">thay mặt giám đốc đưa các quyết định, </w:t>
        </w:r>
        <w:r w:rsidR="003277CA">
          <w:rPr>
            <w:sz w:val="24"/>
            <w:szCs w:val="24"/>
          </w:rPr>
          <w:t>chính sách xuống các chi nhánh đại lý</w:t>
        </w:r>
      </w:ins>
    </w:p>
    <w:p w14:paraId="33B33D9D" w14:textId="4B87D72A" w:rsidR="003277CA" w:rsidRDefault="003277CA" w:rsidP="00E432F6">
      <w:pPr>
        <w:pStyle w:val="oancuaDanhsach"/>
        <w:numPr>
          <w:ilvl w:val="0"/>
          <w:numId w:val="41"/>
        </w:numPr>
        <w:rPr>
          <w:ins w:id="1047" w:author="Phạm Quang Thịnh" w:date="2019-07-05T12:00:00Z"/>
          <w:sz w:val="24"/>
          <w:szCs w:val="24"/>
        </w:rPr>
      </w:pPr>
      <w:ins w:id="1048" w:author="Phạm Quang Thịnh" w:date="2019-07-05T11:59:00Z">
        <w:r>
          <w:rPr>
            <w:sz w:val="24"/>
            <w:szCs w:val="24"/>
          </w:rPr>
          <w:t xml:space="preserve">Ngoài ra còn có các quản lí của từng đại lý sẽ </w:t>
        </w:r>
      </w:ins>
      <w:ins w:id="1049" w:author="Phạm Quang Thịnh" w:date="2019-07-05T12:00:00Z">
        <w:r>
          <w:rPr>
            <w:sz w:val="24"/>
            <w:szCs w:val="24"/>
          </w:rPr>
          <w:t>giám sát các nhân viên, chi tiêu của đại lý mình đang làm việc</w:t>
        </w:r>
      </w:ins>
    </w:p>
    <w:p w14:paraId="18564D96" w14:textId="2E8BBE43" w:rsidR="00800BDB" w:rsidRDefault="003277CA" w:rsidP="00800BDB">
      <w:pPr>
        <w:jc w:val="center"/>
        <w:rPr>
          <w:ins w:id="1050" w:author="Phạm Quang Thịnh" w:date="2019-07-05T12:01:00Z"/>
          <w:sz w:val="24"/>
          <w:szCs w:val="24"/>
        </w:rPr>
      </w:pPr>
      <w:ins w:id="1051" w:author="Phạm Quang Thịnh" w:date="2019-07-05T12:00:00Z">
        <w:r>
          <w:rPr>
            <w:noProof/>
          </w:rPr>
          <w:drawing>
            <wp:inline distT="0" distB="0" distL="0" distR="0" wp14:anchorId="3DF43CD6" wp14:editId="518748FA">
              <wp:extent cx="5372100" cy="294905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462" cy="2953091"/>
                      </a:xfrm>
                      <a:prstGeom prst="rect">
                        <a:avLst/>
                      </a:prstGeom>
                      <a:noFill/>
                      <a:ln>
                        <a:noFill/>
                      </a:ln>
                    </pic:spPr>
                  </pic:pic>
                </a:graphicData>
              </a:graphic>
            </wp:inline>
          </w:drawing>
        </w:r>
      </w:ins>
    </w:p>
    <w:p w14:paraId="0DA0548C" w14:textId="1A2E9F78" w:rsidR="00800BDB" w:rsidRDefault="00800BDB" w:rsidP="00800BDB">
      <w:pPr>
        <w:pStyle w:val="oancuaDanhsach"/>
        <w:numPr>
          <w:ilvl w:val="0"/>
          <w:numId w:val="51"/>
        </w:numPr>
        <w:rPr>
          <w:ins w:id="1052" w:author="Phạm Quang Thịnh" w:date="2019-07-05T12:01:00Z"/>
          <w:sz w:val="24"/>
          <w:szCs w:val="24"/>
        </w:rPr>
      </w:pPr>
      <w:ins w:id="1053" w:author="Phạm Quang Thịnh" w:date="2019-07-05T12:01:00Z">
        <w:r>
          <w:rPr>
            <w:sz w:val="24"/>
            <w:szCs w:val="24"/>
          </w:rPr>
          <w:lastRenderedPageBreak/>
          <w:t>Bản thiết kế bố trí của đại lý</w:t>
        </w:r>
      </w:ins>
    </w:p>
    <w:p w14:paraId="09A87B11" w14:textId="17CA6373" w:rsidR="00800BDB" w:rsidRPr="00800BDB" w:rsidRDefault="00800BDB">
      <w:pPr>
        <w:jc w:val="center"/>
        <w:rPr>
          <w:sz w:val="24"/>
          <w:szCs w:val="24"/>
          <w:rPrChange w:id="1054" w:author="Phạm Quang Thịnh" w:date="2019-07-05T12:01:00Z">
            <w:rPr/>
          </w:rPrChange>
        </w:rPr>
        <w:pPrChange w:id="1055" w:author="Phạm Quang Thịnh" w:date="2019-07-05T12:01:00Z">
          <w:pPr>
            <w:pStyle w:val="u2"/>
            <w:ind w:left="720"/>
          </w:pPr>
        </w:pPrChange>
      </w:pPr>
      <w:ins w:id="1056" w:author="Phạm Quang Thịnh" w:date="2019-07-05T12:01:00Z">
        <w:r>
          <w:rPr>
            <w:noProof/>
            <w:sz w:val="24"/>
            <w:szCs w:val="24"/>
          </w:rPr>
          <w:drawing>
            <wp:inline distT="0" distB="0" distL="0" distR="0" wp14:anchorId="5F63A1AC" wp14:editId="07752285">
              <wp:extent cx="4752975" cy="3318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0936" cy="3324248"/>
                      </a:xfrm>
                      <a:prstGeom prst="rect">
                        <a:avLst/>
                      </a:prstGeom>
                      <a:noFill/>
                      <a:ln>
                        <a:noFill/>
                      </a:ln>
                    </pic:spPr>
                  </pic:pic>
                </a:graphicData>
              </a:graphic>
            </wp:inline>
          </w:drawing>
        </w:r>
      </w:ins>
    </w:p>
    <w:p w14:paraId="13F3DB8E" w14:textId="0AF16068" w:rsidR="00046086" w:rsidRPr="006B0157" w:rsidDel="00251B50" w:rsidRDefault="00046086" w:rsidP="00512934">
      <w:pPr>
        <w:pStyle w:val="u2"/>
        <w:ind w:left="720"/>
        <w:rPr>
          <w:del w:id="1057" w:author="Phạm Quang Thịnh" w:date="2019-06-04T13:15:00Z"/>
        </w:rPr>
      </w:pPr>
      <w:ins w:id="1058" w:author="Hoan Ng" w:date="2017-03-20T21:39:00Z">
        <w:del w:id="1059" w:author="Phạm Quang Thịnh" w:date="2019-06-04T13:15:00Z">
          <w:r w:rsidRPr="006B0157" w:rsidDel="00251B50">
            <w:delText xml:space="preserve">1.1. </w:delText>
          </w:r>
        </w:del>
      </w:ins>
      <w:del w:id="1060" w:author="Phạm Quang Thịnh" w:date="2019-06-04T13:15:00Z">
        <w:r w:rsidR="003715AE" w:rsidRPr="006B0157" w:rsidDel="00251B50">
          <w:delText>Hiện trạng tổ chức</w:delText>
        </w:r>
      </w:del>
    </w:p>
    <w:p w14:paraId="5DD9A785" w14:textId="690C2FB3" w:rsidR="005F3BAC" w:rsidRPr="006B0157" w:rsidDel="00251B50" w:rsidRDefault="005F3BAC" w:rsidP="00512934">
      <w:pPr>
        <w:pStyle w:val="u2"/>
        <w:ind w:left="720"/>
        <w:rPr>
          <w:ins w:id="1061" w:author="Hoan Ng" w:date="2017-03-20T22:11:00Z"/>
          <w:del w:id="1062" w:author="Phạm Quang Thịnh" w:date="2019-06-04T13:15:00Z"/>
        </w:rPr>
      </w:pPr>
    </w:p>
    <w:p w14:paraId="4C85A63A" w14:textId="2C68DC33" w:rsidR="005F3BAC" w:rsidRDefault="00046086">
      <w:pPr>
        <w:pStyle w:val="u2"/>
        <w:numPr>
          <w:ilvl w:val="1"/>
          <w:numId w:val="31"/>
        </w:numPr>
        <w:rPr>
          <w:ins w:id="1063" w:author="Phạm Quang Thịnh" w:date="2019-07-05T10:45:00Z"/>
        </w:rPr>
        <w:pPrChange w:id="1064" w:author="Phạm Quang Thịnh" w:date="2019-07-05T10:45:00Z">
          <w:pPr>
            <w:pStyle w:val="u2"/>
            <w:ind w:left="720"/>
          </w:pPr>
        </w:pPrChange>
      </w:pPr>
      <w:bookmarkStart w:id="1065" w:name="_Toc13165959"/>
      <w:ins w:id="1066" w:author="Hoan Ng" w:date="2017-03-20T21:39:00Z">
        <w:del w:id="1067" w:author="Phạm Quang Thịnh" w:date="2019-07-05T10:45:00Z">
          <w:r w:rsidRPr="006B0157" w:rsidDel="00A766BD">
            <w:delText xml:space="preserve">1.2. </w:delText>
          </w:r>
        </w:del>
      </w:ins>
      <w:r w:rsidR="003715AE" w:rsidRPr="006B0157">
        <w:t>Hiện trạng nghiệp vụ (chức năng &amp; phi chức năng</w:t>
      </w:r>
      <w:ins w:id="1068" w:author="Phạm Quang Thịnh" w:date="2019-07-04T20:11:00Z">
        <w:r w:rsidR="004E3388">
          <w:t>)</w:t>
        </w:r>
      </w:ins>
      <w:bookmarkEnd w:id="1065"/>
    </w:p>
    <w:p w14:paraId="5B88FCDF" w14:textId="77777777" w:rsidR="00A766BD" w:rsidRDefault="00A766BD">
      <w:pPr>
        <w:pStyle w:val="u3"/>
        <w:numPr>
          <w:ilvl w:val="1"/>
          <w:numId w:val="40"/>
        </w:numPr>
        <w:rPr>
          <w:ins w:id="1069" w:author="Phạm Quang Thịnh" w:date="2019-07-05T10:46:00Z"/>
        </w:rPr>
        <w:pPrChange w:id="1070" w:author="Phạm Quang Thịnh" w:date="2019-07-05T10:47:00Z">
          <w:pPr>
            <w:pStyle w:val="u2"/>
            <w:numPr>
              <w:numId w:val="32"/>
            </w:numPr>
            <w:spacing w:line="276" w:lineRule="auto"/>
            <w:ind w:left="720" w:hanging="360"/>
          </w:pPr>
        </w:pPrChange>
      </w:pPr>
      <w:ins w:id="1071" w:author="Phạm Quang Thịnh" w:date="2019-07-05T10:46:00Z">
        <w:r>
          <w:t>Tiếp nhận đại lý (BM1, QĐ1)</w:t>
        </w:r>
      </w:ins>
    </w:p>
    <w:p w14:paraId="3159CB4F" w14:textId="6AF481AC" w:rsidR="00A766BD" w:rsidRDefault="00A766BD">
      <w:pPr>
        <w:pStyle w:val="oancuaDanhsach"/>
        <w:numPr>
          <w:ilvl w:val="0"/>
          <w:numId w:val="43"/>
        </w:numPr>
        <w:spacing w:after="200" w:line="276" w:lineRule="auto"/>
        <w:rPr>
          <w:ins w:id="1072" w:author="Phạm Quang Thịnh" w:date="2019-07-05T10:46:00Z"/>
          <w:rFonts w:cstheme="minorHAnsi"/>
          <w:sz w:val="24"/>
        </w:rPr>
        <w:pPrChange w:id="1073" w:author="Phạm Quang Thịnh" w:date="2019-07-05T10:48:00Z">
          <w:pPr>
            <w:pStyle w:val="oancuaDanhsach"/>
            <w:numPr>
              <w:numId w:val="33"/>
            </w:numPr>
            <w:spacing w:after="200" w:line="276" w:lineRule="auto"/>
            <w:ind w:hanging="360"/>
          </w:pPr>
        </w:pPrChange>
      </w:pPr>
      <w:ins w:id="1074" w:author="Phạm Quang Thịnh" w:date="2019-07-05T10:46:00Z">
        <w:r>
          <w:rPr>
            <w:rFonts w:cstheme="minorHAnsi"/>
            <w:sz w:val="24"/>
          </w:rPr>
          <w:t xml:space="preserve">Quản lý tổng cần mở rộng </w:t>
        </w:r>
      </w:ins>
      <w:ins w:id="1075" w:author="Phạm Quang Thịnh" w:date="2019-07-05T10:48:00Z">
        <w:r w:rsidR="00B64BC1">
          <w:rPr>
            <w:rFonts w:cstheme="minorHAnsi"/>
            <w:sz w:val="24"/>
          </w:rPr>
          <w:t>t</w:t>
        </w:r>
      </w:ins>
      <w:ins w:id="1076" w:author="Phạm Quang Thịnh" w:date="2019-07-05T10:46:00Z">
        <w:r>
          <w:rPr>
            <w:rFonts w:cstheme="minorHAnsi"/>
            <w:sz w:val="24"/>
          </w:rPr>
          <w:t>hị trường</w:t>
        </w:r>
      </w:ins>
    </w:p>
    <w:p w14:paraId="5CD95670" w14:textId="77777777" w:rsidR="00A766BD" w:rsidRDefault="00A766BD">
      <w:pPr>
        <w:pStyle w:val="oancuaDanhsach"/>
        <w:numPr>
          <w:ilvl w:val="0"/>
          <w:numId w:val="43"/>
        </w:numPr>
        <w:spacing w:after="200" w:line="276" w:lineRule="auto"/>
        <w:rPr>
          <w:ins w:id="1077" w:author="Phạm Quang Thịnh" w:date="2019-07-05T10:46:00Z"/>
          <w:rFonts w:cstheme="minorHAnsi"/>
          <w:sz w:val="24"/>
        </w:rPr>
        <w:pPrChange w:id="1078" w:author="Phạm Quang Thịnh" w:date="2019-07-05T10:48:00Z">
          <w:pPr>
            <w:pStyle w:val="oancuaDanhsach"/>
            <w:numPr>
              <w:numId w:val="33"/>
            </w:numPr>
            <w:spacing w:after="200" w:line="276" w:lineRule="auto"/>
            <w:ind w:hanging="360"/>
          </w:pPr>
        </w:pPrChange>
      </w:pPr>
      <w:ins w:id="1079" w:author="Phạm Quang Thịnh" w:date="2019-07-05T10:46:00Z">
        <w:r>
          <w:rPr>
            <w:rFonts w:cstheme="minorHAnsi"/>
            <w:sz w:val="24"/>
          </w:rPr>
          <w:t>Nghiên cứu lựa chọn địa điểm để mở thêm dại lý mới</w:t>
        </w:r>
      </w:ins>
    </w:p>
    <w:p w14:paraId="18D5DE22" w14:textId="77777777" w:rsidR="00A766BD" w:rsidRDefault="00A766BD">
      <w:pPr>
        <w:pStyle w:val="oancuaDanhsach"/>
        <w:numPr>
          <w:ilvl w:val="0"/>
          <w:numId w:val="43"/>
        </w:numPr>
        <w:spacing w:after="200" w:line="276" w:lineRule="auto"/>
        <w:rPr>
          <w:ins w:id="1080" w:author="Phạm Quang Thịnh" w:date="2019-07-05T10:46:00Z"/>
          <w:rFonts w:cstheme="minorHAnsi"/>
          <w:sz w:val="24"/>
        </w:rPr>
        <w:pPrChange w:id="1081" w:author="Phạm Quang Thịnh" w:date="2019-07-05T10:48:00Z">
          <w:pPr>
            <w:pStyle w:val="oancuaDanhsach"/>
            <w:numPr>
              <w:numId w:val="33"/>
            </w:numPr>
            <w:spacing w:after="200" w:line="276" w:lineRule="auto"/>
            <w:ind w:hanging="360"/>
          </w:pPr>
        </w:pPrChange>
      </w:pPr>
      <w:ins w:id="1082" w:author="Phạm Quang Thịnh" w:date="2019-07-05T10:46:00Z">
        <w:r>
          <w:rPr>
            <w:rFonts w:cstheme="minorHAnsi"/>
            <w:sz w:val="24"/>
          </w:rPr>
          <w:t>Quản lý xác nhận, thêm 1 đại lý vào quận được phân công</w:t>
        </w:r>
      </w:ins>
    </w:p>
    <w:p w14:paraId="5FB770DA" w14:textId="77777777" w:rsidR="00A766BD" w:rsidRDefault="00A766BD">
      <w:pPr>
        <w:pStyle w:val="oancuaDanhsach"/>
        <w:numPr>
          <w:ilvl w:val="0"/>
          <w:numId w:val="43"/>
        </w:numPr>
        <w:spacing w:after="200" w:line="276" w:lineRule="auto"/>
        <w:rPr>
          <w:ins w:id="1083" w:author="Phạm Quang Thịnh" w:date="2019-07-05T10:46:00Z"/>
          <w:rFonts w:cstheme="minorHAnsi"/>
          <w:sz w:val="24"/>
        </w:rPr>
        <w:pPrChange w:id="1084" w:author="Phạm Quang Thịnh" w:date="2019-07-05T10:48:00Z">
          <w:pPr>
            <w:pStyle w:val="oancuaDanhsach"/>
            <w:numPr>
              <w:numId w:val="33"/>
            </w:numPr>
            <w:spacing w:after="200" w:line="276" w:lineRule="auto"/>
            <w:ind w:hanging="360"/>
          </w:pPr>
        </w:pPrChange>
      </w:pPr>
      <w:ins w:id="1085" w:author="Phạm Quang Thịnh" w:date="2019-07-05T10:46:00Z">
        <w:r>
          <w:rPr>
            <w:rFonts w:cstheme="minorHAnsi"/>
            <w:sz w:val="24"/>
          </w:rPr>
          <w:t>Phân công lại nhân viên vào đại lý mới &amp; tuyển thêm nhân viên</w:t>
        </w:r>
      </w:ins>
    </w:p>
    <w:p w14:paraId="1B71455F" w14:textId="77777777" w:rsidR="00A766BD" w:rsidRDefault="00A766BD">
      <w:pPr>
        <w:pStyle w:val="oancuaDanhsach"/>
        <w:numPr>
          <w:ilvl w:val="0"/>
          <w:numId w:val="43"/>
        </w:numPr>
        <w:spacing w:after="200" w:line="276" w:lineRule="auto"/>
        <w:rPr>
          <w:ins w:id="1086" w:author="Phạm Quang Thịnh" w:date="2019-07-05T10:46:00Z"/>
          <w:rFonts w:cstheme="minorHAnsi"/>
          <w:sz w:val="24"/>
        </w:rPr>
        <w:pPrChange w:id="1087" w:author="Phạm Quang Thịnh" w:date="2019-07-05T10:48:00Z">
          <w:pPr>
            <w:pStyle w:val="oancuaDanhsach"/>
            <w:numPr>
              <w:numId w:val="33"/>
            </w:numPr>
            <w:spacing w:after="200" w:line="276" w:lineRule="auto"/>
            <w:ind w:hanging="360"/>
          </w:pPr>
        </w:pPrChange>
      </w:pPr>
      <w:ins w:id="1088" w:author="Phạm Quang Thịnh" w:date="2019-07-05T10:46:00Z">
        <w:r>
          <w:rPr>
            <w:rFonts w:cstheme="minorHAnsi"/>
            <w:sz w:val="24"/>
          </w:rPr>
          <w:t>Thêm thông tin của đại lý mới vào database</w:t>
        </w:r>
      </w:ins>
    </w:p>
    <w:p w14:paraId="637F0FBF" w14:textId="77777777" w:rsidR="00A766BD" w:rsidRDefault="00A766BD">
      <w:pPr>
        <w:pStyle w:val="u3"/>
        <w:numPr>
          <w:ilvl w:val="1"/>
          <w:numId w:val="40"/>
        </w:numPr>
        <w:rPr>
          <w:ins w:id="1089" w:author="Phạm Quang Thịnh" w:date="2019-07-05T10:46:00Z"/>
        </w:rPr>
        <w:pPrChange w:id="1090" w:author="Phạm Quang Thịnh" w:date="2019-07-05T10:47:00Z">
          <w:pPr>
            <w:pStyle w:val="u2"/>
            <w:numPr>
              <w:numId w:val="32"/>
            </w:numPr>
            <w:spacing w:line="276" w:lineRule="auto"/>
            <w:ind w:left="720" w:hanging="360"/>
          </w:pPr>
        </w:pPrChange>
      </w:pPr>
      <w:ins w:id="1091" w:author="Phạm Quang Thịnh" w:date="2019-07-05T10:46:00Z">
        <w:r>
          <w:t>Lập phiếu xuất hàng (BM2, QĐ2)</w:t>
        </w:r>
      </w:ins>
    </w:p>
    <w:p w14:paraId="1C8C021B" w14:textId="77777777" w:rsidR="00A766BD" w:rsidRDefault="00A766BD">
      <w:pPr>
        <w:pStyle w:val="oancuaDanhsach"/>
        <w:numPr>
          <w:ilvl w:val="0"/>
          <w:numId w:val="45"/>
        </w:numPr>
        <w:spacing w:after="200" w:line="276" w:lineRule="auto"/>
        <w:rPr>
          <w:ins w:id="1092" w:author="Phạm Quang Thịnh" w:date="2019-07-05T10:46:00Z"/>
          <w:rFonts w:cstheme="minorHAnsi"/>
          <w:sz w:val="24"/>
        </w:rPr>
        <w:pPrChange w:id="1093" w:author="Phạm Quang Thịnh" w:date="2019-07-05T10:49:00Z">
          <w:pPr>
            <w:pStyle w:val="oancuaDanhsach"/>
            <w:numPr>
              <w:numId w:val="34"/>
            </w:numPr>
            <w:spacing w:after="200" w:line="276" w:lineRule="auto"/>
            <w:ind w:hanging="360"/>
          </w:pPr>
        </w:pPrChange>
      </w:pPr>
      <w:ins w:id="1094" w:author="Phạm Quang Thịnh" w:date="2019-07-05T10:46:00Z">
        <w:r>
          <w:rPr>
            <w:rFonts w:cstheme="minorHAnsi"/>
            <w:color w:val="333333"/>
          </w:rPr>
          <w:t>Người có nhu cầu về vật tư, sản phẩm, hàng hóa phải lập giấy xin xuất hoặc ra lệnh xuất đối với vật tư, sản phẩm và hàng hóa.</w:t>
        </w:r>
      </w:ins>
    </w:p>
    <w:p w14:paraId="423998FB" w14:textId="77777777" w:rsidR="00A766BD" w:rsidRDefault="00A766BD">
      <w:pPr>
        <w:pStyle w:val="oancuaDanhsach"/>
        <w:numPr>
          <w:ilvl w:val="0"/>
          <w:numId w:val="45"/>
        </w:numPr>
        <w:spacing w:after="200" w:line="276" w:lineRule="auto"/>
        <w:rPr>
          <w:ins w:id="1095" w:author="Phạm Quang Thịnh" w:date="2019-07-05T10:46:00Z"/>
          <w:rFonts w:cstheme="minorHAnsi"/>
          <w:sz w:val="24"/>
        </w:rPr>
        <w:pPrChange w:id="1096" w:author="Phạm Quang Thịnh" w:date="2019-07-05T10:49:00Z">
          <w:pPr>
            <w:pStyle w:val="oancuaDanhsach"/>
            <w:numPr>
              <w:numId w:val="34"/>
            </w:numPr>
            <w:spacing w:after="200" w:line="276" w:lineRule="auto"/>
            <w:ind w:hanging="360"/>
          </w:pPr>
        </w:pPrChange>
      </w:pPr>
      <w:ins w:id="1097" w:author="Phạm Quang Thịnh" w:date="2019-07-05T10:46:00Z">
        <w:r>
          <w:rPr>
            <w:rFonts w:cstheme="minorHAnsi"/>
            <w:color w:val="333333"/>
          </w:rPr>
          <w:t>Chuyển tới cho Giám đốc hoặc người phụ trách đơn vị duyệt lệnh xuất.</w:t>
        </w:r>
      </w:ins>
    </w:p>
    <w:p w14:paraId="36AEA07D" w14:textId="77777777" w:rsidR="00A766BD" w:rsidRDefault="00A766BD">
      <w:pPr>
        <w:pStyle w:val="oancuaDanhsach"/>
        <w:numPr>
          <w:ilvl w:val="0"/>
          <w:numId w:val="45"/>
        </w:numPr>
        <w:spacing w:after="200" w:line="276" w:lineRule="auto"/>
        <w:rPr>
          <w:ins w:id="1098" w:author="Phạm Quang Thịnh" w:date="2019-07-05T10:46:00Z"/>
          <w:rFonts w:cstheme="minorHAnsi"/>
          <w:sz w:val="24"/>
        </w:rPr>
        <w:pPrChange w:id="1099" w:author="Phạm Quang Thịnh" w:date="2019-07-05T10:49:00Z">
          <w:pPr>
            <w:pStyle w:val="oancuaDanhsach"/>
            <w:numPr>
              <w:numId w:val="34"/>
            </w:numPr>
            <w:spacing w:after="200" w:line="276" w:lineRule="auto"/>
            <w:ind w:hanging="360"/>
          </w:pPr>
        </w:pPrChange>
      </w:pPr>
      <w:ins w:id="1100" w:author="Phạm Quang Thịnh" w:date="2019-07-05T10:46:00Z">
        <w:r>
          <w:rPr>
            <w:rFonts w:cstheme="minorHAnsi"/>
            <w:color w:val="333333"/>
          </w:rPr>
          <w:t>Phụ trách bộ phận hay kế toán vật tư căn cứ vào đề nghị xuất (hoặc lệnh xuất) để tiến hành lập phiếu </w:t>
        </w:r>
        <w:r>
          <w:rPr>
            <w:rFonts w:cstheme="minorHAnsi"/>
          </w:rPr>
          <w:t>x</w:t>
        </w:r>
        <w:r>
          <w:rPr>
            <w:rFonts w:cstheme="minorHAnsi"/>
            <w:color w:val="333333"/>
          </w:rPr>
          <w:t>uất kho. </w:t>
        </w:r>
      </w:ins>
    </w:p>
    <w:p w14:paraId="644FA3F0" w14:textId="77777777" w:rsidR="00A766BD" w:rsidRDefault="00A766BD">
      <w:pPr>
        <w:pStyle w:val="oancuaDanhsach"/>
        <w:numPr>
          <w:ilvl w:val="0"/>
          <w:numId w:val="45"/>
        </w:numPr>
        <w:spacing w:after="200" w:line="276" w:lineRule="auto"/>
        <w:rPr>
          <w:ins w:id="1101" w:author="Phạm Quang Thịnh" w:date="2019-07-05T10:46:00Z"/>
          <w:rFonts w:cstheme="minorHAnsi"/>
          <w:sz w:val="24"/>
        </w:rPr>
        <w:pPrChange w:id="1102" w:author="Phạm Quang Thịnh" w:date="2019-07-05T10:49:00Z">
          <w:pPr>
            <w:pStyle w:val="oancuaDanhsach"/>
            <w:numPr>
              <w:numId w:val="34"/>
            </w:numPr>
            <w:spacing w:after="200" w:line="276" w:lineRule="auto"/>
            <w:ind w:hanging="360"/>
          </w:pPr>
        </w:pPrChange>
      </w:pPr>
      <w:ins w:id="1103" w:author="Phạm Quang Thịnh" w:date="2019-07-05T10:46:00Z">
        <w:r>
          <w:rPr>
            <w:rFonts w:cstheme="minorHAnsi"/>
            <w:color w:val="333333"/>
          </w:rPr>
          <w:t>Chuyển phiếu xuất kho tới cho thủ kho để tiến hành việc xuất vật tư, sản phẩm, hàng hóa; sau đó ký vào phiếu xuất kho rồi giao chứng từ lại cho kế toán vật tư.</w:t>
        </w:r>
      </w:ins>
    </w:p>
    <w:p w14:paraId="5E5127CB" w14:textId="77777777" w:rsidR="00A766BD" w:rsidRDefault="00A766BD">
      <w:pPr>
        <w:pStyle w:val="oancuaDanhsach"/>
        <w:numPr>
          <w:ilvl w:val="0"/>
          <w:numId w:val="45"/>
        </w:numPr>
        <w:spacing w:after="200" w:line="276" w:lineRule="auto"/>
        <w:rPr>
          <w:ins w:id="1104" w:author="Phạm Quang Thịnh" w:date="2019-07-05T10:46:00Z"/>
          <w:rFonts w:cstheme="minorHAnsi"/>
          <w:sz w:val="24"/>
        </w:rPr>
        <w:pPrChange w:id="1105" w:author="Phạm Quang Thịnh" w:date="2019-07-05T10:49:00Z">
          <w:pPr>
            <w:pStyle w:val="oancuaDanhsach"/>
            <w:numPr>
              <w:numId w:val="34"/>
            </w:numPr>
            <w:spacing w:after="200" w:line="276" w:lineRule="auto"/>
            <w:ind w:hanging="360"/>
          </w:pPr>
        </w:pPrChange>
      </w:pPr>
      <w:ins w:id="1106" w:author="Phạm Quang Thịnh" w:date="2019-07-05T10:46:00Z">
        <w:r>
          <w:rPr>
            <w:rFonts w:cstheme="minorHAnsi"/>
            <w:color w:val="333333"/>
          </w:rPr>
          <w:t>Khi nhận phiếu xuất kho, phải chuyển tới cho kế toán trưởng để ký duyệt chứng từ rồi ghi vào sổ kế toán.</w:t>
        </w:r>
      </w:ins>
    </w:p>
    <w:p w14:paraId="6A708F61" w14:textId="77777777" w:rsidR="00A766BD" w:rsidRDefault="00A766BD">
      <w:pPr>
        <w:pStyle w:val="oancuaDanhsach"/>
        <w:numPr>
          <w:ilvl w:val="0"/>
          <w:numId w:val="45"/>
        </w:numPr>
        <w:spacing w:after="200" w:line="276" w:lineRule="auto"/>
        <w:rPr>
          <w:ins w:id="1107" w:author="Phạm Quang Thịnh" w:date="2019-07-05T10:46:00Z"/>
          <w:rFonts w:cstheme="minorHAnsi"/>
          <w:sz w:val="24"/>
        </w:rPr>
        <w:pPrChange w:id="1108" w:author="Phạm Quang Thịnh" w:date="2019-07-05T10:49:00Z">
          <w:pPr>
            <w:pStyle w:val="oancuaDanhsach"/>
            <w:numPr>
              <w:numId w:val="34"/>
            </w:numPr>
            <w:spacing w:after="200" w:line="276" w:lineRule="auto"/>
            <w:ind w:hanging="360"/>
          </w:pPr>
        </w:pPrChange>
      </w:pPr>
      <w:ins w:id="1109" w:author="Phạm Quang Thịnh" w:date="2019-07-05T10:46:00Z">
        <w:r>
          <w:rPr>
            <w:rFonts w:cstheme="minorHAnsi"/>
            <w:sz w:val="24"/>
          </w:rPr>
          <w:t>Sau khi lập xong phiếu mới được vào kho lấy hang</w:t>
        </w:r>
      </w:ins>
    </w:p>
    <w:p w14:paraId="7B396702" w14:textId="4E214AAA" w:rsidR="00A766BD" w:rsidRDefault="00A766BD">
      <w:pPr>
        <w:pStyle w:val="oancuaDanhsach"/>
        <w:numPr>
          <w:ilvl w:val="0"/>
          <w:numId w:val="45"/>
        </w:numPr>
        <w:spacing w:after="200" w:line="276" w:lineRule="auto"/>
        <w:rPr>
          <w:ins w:id="1110" w:author="Phạm Quang Thịnh" w:date="2019-07-05T10:46:00Z"/>
          <w:rFonts w:cstheme="minorHAnsi"/>
          <w:sz w:val="24"/>
        </w:rPr>
        <w:pPrChange w:id="1111" w:author="Phạm Quang Thịnh" w:date="2019-07-05T10:49:00Z">
          <w:pPr>
            <w:pStyle w:val="oancuaDanhsach"/>
            <w:numPr>
              <w:numId w:val="34"/>
            </w:numPr>
            <w:spacing w:after="200" w:line="276" w:lineRule="auto"/>
            <w:ind w:hanging="360"/>
          </w:pPr>
        </w:pPrChange>
      </w:pPr>
      <w:ins w:id="1112" w:author="Phạm Quang Thịnh" w:date="2019-07-05T10:46:00Z">
        <w:r>
          <w:rPr>
            <w:rFonts w:cstheme="minorHAnsi"/>
            <w:sz w:val="24"/>
          </w:rPr>
          <w:t>Thông tin các mặt h</w:t>
        </w:r>
      </w:ins>
      <w:ins w:id="1113" w:author="Phạm Quang Thịnh" w:date="2019-07-05T12:02:00Z">
        <w:r w:rsidR="00820286">
          <w:rPr>
            <w:rFonts w:cstheme="minorHAnsi"/>
            <w:sz w:val="24"/>
          </w:rPr>
          <w:t>à</w:t>
        </w:r>
      </w:ins>
      <w:ins w:id="1114" w:author="Phạm Quang Thịnh" w:date="2019-07-05T10:46:00Z">
        <w:r>
          <w:rPr>
            <w:rFonts w:cstheme="minorHAnsi"/>
            <w:sz w:val="24"/>
          </w:rPr>
          <w:t>ng được xuất (số lượng) được cập nhật vào database</w:t>
        </w:r>
      </w:ins>
    </w:p>
    <w:p w14:paraId="6431B1B5" w14:textId="58B5561D" w:rsidR="00A766BD" w:rsidRDefault="00A766BD" w:rsidP="00A766BD">
      <w:pPr>
        <w:ind w:left="1260"/>
        <w:rPr>
          <w:ins w:id="1115" w:author="Phạm Quang Thịnh" w:date="2019-07-05T10:46:00Z"/>
          <w:rFonts w:cstheme="minorHAnsi"/>
          <w:sz w:val="24"/>
        </w:rPr>
      </w:pPr>
      <w:ins w:id="1116" w:author="Phạm Quang Thịnh" w:date="2019-07-05T10:46:00Z">
        <w:r>
          <w:rPr>
            <w:rFonts w:cstheme="minorHAnsi"/>
            <w:noProof/>
            <w:sz w:val="24"/>
          </w:rPr>
          <w:lastRenderedPageBreak/>
          <w:drawing>
            <wp:inline distT="0" distB="0" distL="0" distR="0" wp14:anchorId="51B64E7C" wp14:editId="16479C7D">
              <wp:extent cx="4286250" cy="577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5772150"/>
                      </a:xfrm>
                      <a:prstGeom prst="rect">
                        <a:avLst/>
                      </a:prstGeom>
                      <a:noFill/>
                      <a:ln>
                        <a:noFill/>
                      </a:ln>
                    </pic:spPr>
                  </pic:pic>
                </a:graphicData>
              </a:graphic>
            </wp:inline>
          </w:drawing>
        </w:r>
      </w:ins>
    </w:p>
    <w:p w14:paraId="617B61DD" w14:textId="77777777" w:rsidR="00A766BD" w:rsidRDefault="00A766BD">
      <w:pPr>
        <w:pStyle w:val="u3"/>
        <w:numPr>
          <w:ilvl w:val="1"/>
          <w:numId w:val="40"/>
        </w:numPr>
        <w:rPr>
          <w:ins w:id="1117" w:author="Phạm Quang Thịnh" w:date="2019-07-05T10:46:00Z"/>
        </w:rPr>
        <w:pPrChange w:id="1118" w:author="Phạm Quang Thịnh" w:date="2019-07-05T10:47:00Z">
          <w:pPr>
            <w:pStyle w:val="u2"/>
            <w:numPr>
              <w:numId w:val="32"/>
            </w:numPr>
            <w:spacing w:line="276" w:lineRule="auto"/>
            <w:ind w:left="720" w:hanging="360"/>
          </w:pPr>
        </w:pPrChange>
      </w:pPr>
      <w:ins w:id="1119" w:author="Phạm Quang Thịnh" w:date="2019-07-05T10:46:00Z">
        <w:r>
          <w:t>Tra cứu đại lý (BM3)</w:t>
        </w:r>
      </w:ins>
    </w:p>
    <w:p w14:paraId="556657D1" w14:textId="77777777" w:rsidR="00A766BD" w:rsidRDefault="00A766BD">
      <w:pPr>
        <w:pStyle w:val="oancuaDanhsach"/>
        <w:numPr>
          <w:ilvl w:val="0"/>
          <w:numId w:val="46"/>
        </w:numPr>
        <w:spacing w:after="200" w:line="276" w:lineRule="auto"/>
        <w:rPr>
          <w:ins w:id="1120" w:author="Phạm Quang Thịnh" w:date="2019-07-05T10:46:00Z"/>
          <w:rFonts w:cstheme="minorHAnsi"/>
          <w:sz w:val="24"/>
        </w:rPr>
        <w:pPrChange w:id="1121" w:author="Phạm Quang Thịnh" w:date="2019-07-05T10:49:00Z">
          <w:pPr>
            <w:pStyle w:val="oancuaDanhsach"/>
            <w:numPr>
              <w:numId w:val="34"/>
            </w:numPr>
            <w:spacing w:after="200" w:line="276" w:lineRule="auto"/>
            <w:ind w:hanging="360"/>
          </w:pPr>
        </w:pPrChange>
      </w:pPr>
      <w:ins w:id="1122" w:author="Phạm Quang Thịnh" w:date="2019-07-05T10:46:00Z">
        <w:r>
          <w:rPr>
            <w:rFonts w:cstheme="minorHAnsi"/>
            <w:sz w:val="24"/>
          </w:rPr>
          <w:t xml:space="preserve">Người có nhu cầu tra cứu đại lý </w:t>
        </w:r>
      </w:ins>
    </w:p>
    <w:p w14:paraId="5243C26B" w14:textId="77777777" w:rsidR="00A766BD" w:rsidRDefault="00A766BD">
      <w:pPr>
        <w:pStyle w:val="oancuaDanhsach"/>
        <w:numPr>
          <w:ilvl w:val="0"/>
          <w:numId w:val="46"/>
        </w:numPr>
        <w:spacing w:after="200" w:line="276" w:lineRule="auto"/>
        <w:rPr>
          <w:ins w:id="1123" w:author="Phạm Quang Thịnh" w:date="2019-07-05T10:46:00Z"/>
          <w:rFonts w:cstheme="minorHAnsi"/>
          <w:sz w:val="24"/>
        </w:rPr>
        <w:pPrChange w:id="1124" w:author="Phạm Quang Thịnh" w:date="2019-07-05T10:49:00Z">
          <w:pPr>
            <w:pStyle w:val="oancuaDanhsach"/>
            <w:numPr>
              <w:numId w:val="34"/>
            </w:numPr>
            <w:spacing w:after="200" w:line="276" w:lineRule="auto"/>
            <w:ind w:hanging="360"/>
          </w:pPr>
        </w:pPrChange>
      </w:pPr>
      <w:ins w:id="1125" w:author="Phạm Quang Thịnh" w:date="2019-07-05T10:46:00Z">
        <w:r>
          <w:rPr>
            <w:rFonts w:cstheme="minorHAnsi"/>
            <w:sz w:val="24"/>
          </w:rPr>
          <w:t>Tìm theo quận -&gt; loại -&gt; tên đại lý</w:t>
        </w:r>
      </w:ins>
    </w:p>
    <w:p w14:paraId="0C866661" w14:textId="77777777" w:rsidR="00A766BD" w:rsidRDefault="00A766BD">
      <w:pPr>
        <w:pStyle w:val="oancuaDanhsach"/>
        <w:numPr>
          <w:ilvl w:val="0"/>
          <w:numId w:val="46"/>
        </w:numPr>
        <w:spacing w:after="200" w:line="276" w:lineRule="auto"/>
        <w:rPr>
          <w:ins w:id="1126" w:author="Phạm Quang Thịnh" w:date="2019-07-05T10:46:00Z"/>
          <w:rFonts w:cstheme="minorHAnsi"/>
          <w:sz w:val="24"/>
        </w:rPr>
        <w:pPrChange w:id="1127" w:author="Phạm Quang Thịnh" w:date="2019-07-05T10:49:00Z">
          <w:pPr>
            <w:pStyle w:val="oancuaDanhsach"/>
            <w:numPr>
              <w:numId w:val="34"/>
            </w:numPr>
            <w:spacing w:after="200" w:line="276" w:lineRule="auto"/>
            <w:ind w:hanging="360"/>
          </w:pPr>
        </w:pPrChange>
      </w:pPr>
      <w:ins w:id="1128" w:author="Phạm Quang Thịnh" w:date="2019-07-05T10:46:00Z">
        <w:r>
          <w:rPr>
            <w:rFonts w:cstheme="minorHAnsi"/>
            <w:sz w:val="24"/>
          </w:rPr>
          <w:t xml:space="preserve">Mọi quản lý có khả năng tra cứu thông tin của các đại lý khác </w:t>
        </w:r>
      </w:ins>
    </w:p>
    <w:p w14:paraId="1B12531C" w14:textId="77777777" w:rsidR="00A766BD" w:rsidRDefault="00A766BD">
      <w:pPr>
        <w:pStyle w:val="u3"/>
        <w:numPr>
          <w:ilvl w:val="1"/>
          <w:numId w:val="40"/>
        </w:numPr>
        <w:rPr>
          <w:ins w:id="1129" w:author="Phạm Quang Thịnh" w:date="2019-07-05T10:46:00Z"/>
        </w:rPr>
        <w:pPrChange w:id="1130" w:author="Phạm Quang Thịnh" w:date="2019-07-05T10:47:00Z">
          <w:pPr>
            <w:pStyle w:val="u2"/>
            <w:numPr>
              <w:numId w:val="32"/>
            </w:numPr>
            <w:spacing w:line="276" w:lineRule="auto"/>
            <w:ind w:left="720" w:hanging="360"/>
          </w:pPr>
        </w:pPrChange>
      </w:pPr>
      <w:ins w:id="1131" w:author="Phạm Quang Thịnh" w:date="2019-07-05T10:46:00Z">
        <w:r>
          <w:t>Lập hóa phiếu thu tiền (BM4, QĐ4)</w:t>
        </w:r>
      </w:ins>
    </w:p>
    <w:p w14:paraId="290B11AB" w14:textId="77777777" w:rsidR="00A766BD" w:rsidRDefault="00A766BD">
      <w:pPr>
        <w:pStyle w:val="oancuaDanhsach"/>
        <w:numPr>
          <w:ilvl w:val="0"/>
          <w:numId w:val="47"/>
        </w:numPr>
        <w:spacing w:after="200" w:line="276" w:lineRule="auto"/>
        <w:rPr>
          <w:ins w:id="1132" w:author="Phạm Quang Thịnh" w:date="2019-07-05T10:46:00Z"/>
          <w:rFonts w:cstheme="minorHAnsi"/>
          <w:sz w:val="24"/>
        </w:rPr>
        <w:pPrChange w:id="1133" w:author="Phạm Quang Thịnh" w:date="2019-07-05T10:49:00Z">
          <w:pPr>
            <w:pStyle w:val="oancuaDanhsach"/>
            <w:numPr>
              <w:numId w:val="33"/>
            </w:numPr>
            <w:spacing w:after="200" w:line="276" w:lineRule="auto"/>
            <w:ind w:hanging="360"/>
          </w:pPr>
        </w:pPrChange>
      </w:pPr>
      <w:ins w:id="1134" w:author="Phạm Quang Thịnh" w:date="2019-07-05T10:46:00Z">
        <w:r>
          <w:rPr>
            <w:rFonts w:cstheme="minorHAnsi"/>
            <w:sz w:val="24"/>
          </w:rPr>
          <w:t>Mỗi tháng phải thu tiền các đại lý con, lưu ý không được vượt quá số tiền đang nợ</w:t>
        </w:r>
      </w:ins>
    </w:p>
    <w:p w14:paraId="28B1A550" w14:textId="77777777" w:rsidR="00A766BD" w:rsidRDefault="00A766BD">
      <w:pPr>
        <w:pStyle w:val="oancuaDanhsach"/>
        <w:numPr>
          <w:ilvl w:val="0"/>
          <w:numId w:val="47"/>
        </w:numPr>
        <w:spacing w:after="200" w:line="276" w:lineRule="auto"/>
        <w:rPr>
          <w:ins w:id="1135" w:author="Phạm Quang Thịnh" w:date="2019-07-05T10:46:00Z"/>
          <w:rFonts w:cstheme="minorHAnsi"/>
          <w:sz w:val="24"/>
        </w:rPr>
        <w:pPrChange w:id="1136" w:author="Phạm Quang Thịnh" w:date="2019-07-05T10:49:00Z">
          <w:pPr>
            <w:pStyle w:val="oancuaDanhsach"/>
            <w:numPr>
              <w:numId w:val="33"/>
            </w:numPr>
            <w:spacing w:after="200" w:line="276" w:lineRule="auto"/>
            <w:ind w:hanging="360"/>
          </w:pPr>
        </w:pPrChange>
      </w:pPr>
      <w:ins w:id="1137" w:author="Phạm Quang Thịnh" w:date="2019-07-05T10:46:00Z">
        <w:r>
          <w:rPr>
            <w:rFonts w:cstheme="minorHAnsi"/>
            <w:sz w:val="24"/>
          </w:rPr>
          <w:t>Sau khi thu tiền thống kê lại rồi nhập vào database</w:t>
        </w:r>
      </w:ins>
    </w:p>
    <w:p w14:paraId="421FBFE2" w14:textId="3DA24C35" w:rsidR="00A766BD" w:rsidRDefault="00A766BD" w:rsidP="00A766BD">
      <w:pPr>
        <w:pStyle w:val="oancuaDanhsach"/>
        <w:jc w:val="center"/>
        <w:rPr>
          <w:ins w:id="1138" w:author="Phạm Quang Thịnh" w:date="2019-07-05T10:46:00Z"/>
          <w:rFonts w:cstheme="minorHAnsi"/>
          <w:sz w:val="24"/>
        </w:rPr>
      </w:pPr>
      <w:ins w:id="1139" w:author="Phạm Quang Thịnh" w:date="2019-07-05T10:46:00Z">
        <w:r>
          <w:rPr>
            <w:rFonts w:cstheme="minorHAnsi"/>
            <w:noProof/>
            <w:sz w:val="24"/>
          </w:rPr>
          <w:lastRenderedPageBreak/>
          <w:drawing>
            <wp:inline distT="0" distB="0" distL="0" distR="0" wp14:anchorId="59EDC5F0" wp14:editId="35B6C533">
              <wp:extent cx="4105275" cy="2838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5275" cy="2838450"/>
                      </a:xfrm>
                      <a:prstGeom prst="rect">
                        <a:avLst/>
                      </a:prstGeom>
                      <a:noFill/>
                      <a:ln>
                        <a:noFill/>
                      </a:ln>
                    </pic:spPr>
                  </pic:pic>
                </a:graphicData>
              </a:graphic>
            </wp:inline>
          </w:drawing>
        </w:r>
      </w:ins>
    </w:p>
    <w:p w14:paraId="5711286D" w14:textId="77777777" w:rsidR="00A766BD" w:rsidRDefault="00A766BD">
      <w:pPr>
        <w:pStyle w:val="u3"/>
        <w:numPr>
          <w:ilvl w:val="1"/>
          <w:numId w:val="40"/>
        </w:numPr>
        <w:rPr>
          <w:ins w:id="1140" w:author="Phạm Quang Thịnh" w:date="2019-07-05T10:46:00Z"/>
        </w:rPr>
        <w:pPrChange w:id="1141" w:author="Phạm Quang Thịnh" w:date="2019-07-05T10:47:00Z">
          <w:pPr>
            <w:pStyle w:val="u2"/>
            <w:numPr>
              <w:numId w:val="32"/>
            </w:numPr>
            <w:spacing w:line="276" w:lineRule="auto"/>
            <w:ind w:left="720" w:hanging="360"/>
          </w:pPr>
        </w:pPrChange>
      </w:pPr>
      <w:ins w:id="1142" w:author="Phạm Quang Thịnh" w:date="2019-07-05T10:46:00Z">
        <w:r>
          <w:t>Lập báo cáo tháng (BM5)</w:t>
        </w:r>
      </w:ins>
    </w:p>
    <w:p w14:paraId="4848C9F2" w14:textId="77777777" w:rsidR="00A766BD" w:rsidRDefault="00A766BD">
      <w:pPr>
        <w:pStyle w:val="oancuaDanhsach"/>
        <w:numPr>
          <w:ilvl w:val="0"/>
          <w:numId w:val="48"/>
        </w:numPr>
        <w:spacing w:after="200" w:line="276" w:lineRule="auto"/>
        <w:rPr>
          <w:ins w:id="1143" w:author="Phạm Quang Thịnh" w:date="2019-07-05T10:46:00Z"/>
          <w:rFonts w:cstheme="minorHAnsi"/>
          <w:sz w:val="24"/>
        </w:rPr>
        <w:pPrChange w:id="1144" w:author="Phạm Quang Thịnh" w:date="2019-07-05T10:49:00Z">
          <w:pPr>
            <w:pStyle w:val="oancuaDanhsach"/>
            <w:numPr>
              <w:numId w:val="33"/>
            </w:numPr>
            <w:spacing w:after="200" w:line="276" w:lineRule="auto"/>
            <w:ind w:hanging="360"/>
          </w:pPr>
        </w:pPrChange>
      </w:pPr>
      <w:ins w:id="1145" w:author="Phạm Quang Thịnh" w:date="2019-07-05T10:46:00Z">
        <w:r>
          <w:rPr>
            <w:rFonts w:cstheme="minorHAnsi"/>
            <w:sz w:val="24"/>
          </w:rPr>
          <w:t>Báo cáo doanh số: Thống kê doanh thu, tổng trị giá đã bán của các đại lý</w:t>
        </w:r>
        <w:r>
          <w:rPr>
            <w:rFonts w:cstheme="minorHAnsi"/>
            <w:sz w:val="24"/>
          </w:rPr>
          <w:tab/>
        </w:r>
      </w:ins>
    </w:p>
    <w:p w14:paraId="2B78156B" w14:textId="77777777" w:rsidR="00A766BD" w:rsidRDefault="00A766BD">
      <w:pPr>
        <w:pStyle w:val="oancuaDanhsach"/>
        <w:numPr>
          <w:ilvl w:val="0"/>
          <w:numId w:val="48"/>
        </w:numPr>
        <w:spacing w:after="200" w:line="276" w:lineRule="auto"/>
        <w:rPr>
          <w:ins w:id="1146" w:author="Phạm Quang Thịnh" w:date="2019-07-05T10:46:00Z"/>
          <w:rFonts w:cstheme="minorHAnsi"/>
          <w:sz w:val="24"/>
        </w:rPr>
        <w:pPrChange w:id="1147" w:author="Phạm Quang Thịnh" w:date="2019-07-05T10:49:00Z">
          <w:pPr>
            <w:pStyle w:val="oancuaDanhsach"/>
            <w:numPr>
              <w:numId w:val="33"/>
            </w:numPr>
            <w:spacing w:after="200" w:line="276" w:lineRule="auto"/>
            <w:ind w:hanging="360"/>
          </w:pPr>
        </w:pPrChange>
      </w:pPr>
      <w:ins w:id="1148" w:author="Phạm Quang Thịnh" w:date="2019-07-05T10:46:00Z">
        <w:r>
          <w:rPr>
            <w:rFonts w:cstheme="minorHAnsi"/>
            <w:sz w:val="24"/>
          </w:rPr>
          <w:t>Báo cáo công nợ đại lý: Thống kê số tiền đang nợ của các đại lý</w:t>
        </w:r>
      </w:ins>
    </w:p>
    <w:p w14:paraId="38DA6ECE" w14:textId="72543EA6" w:rsidR="00A766BD" w:rsidRDefault="00A766BD" w:rsidP="00A766BD">
      <w:pPr>
        <w:pStyle w:val="oancuaDanhsach"/>
        <w:jc w:val="center"/>
        <w:rPr>
          <w:ins w:id="1149" w:author="Phạm Quang Thịnh" w:date="2019-07-05T10:46:00Z"/>
          <w:rFonts w:cstheme="minorHAnsi"/>
          <w:sz w:val="24"/>
        </w:rPr>
      </w:pPr>
      <w:ins w:id="1150" w:author="Phạm Quang Thịnh" w:date="2019-07-05T10:46:00Z">
        <w:r>
          <w:rPr>
            <w:rFonts w:cstheme="minorHAnsi"/>
            <w:noProof/>
            <w:sz w:val="24"/>
          </w:rPr>
          <w:drawing>
            <wp:inline distT="0" distB="0" distL="0" distR="0" wp14:anchorId="11CF5F55" wp14:editId="5A311ECF">
              <wp:extent cx="4152900" cy="2790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52900" cy="2790825"/>
                      </a:xfrm>
                      <a:prstGeom prst="rect">
                        <a:avLst/>
                      </a:prstGeom>
                      <a:noFill/>
                      <a:ln>
                        <a:noFill/>
                      </a:ln>
                    </pic:spPr>
                  </pic:pic>
                </a:graphicData>
              </a:graphic>
            </wp:inline>
          </w:drawing>
        </w:r>
      </w:ins>
    </w:p>
    <w:p w14:paraId="2ED9B2DF" w14:textId="77777777" w:rsidR="00A766BD" w:rsidRDefault="00A766BD">
      <w:pPr>
        <w:pStyle w:val="u3"/>
        <w:numPr>
          <w:ilvl w:val="1"/>
          <w:numId w:val="40"/>
        </w:numPr>
        <w:rPr>
          <w:ins w:id="1151" w:author="Phạm Quang Thịnh" w:date="2019-07-05T10:46:00Z"/>
        </w:rPr>
        <w:pPrChange w:id="1152" w:author="Phạm Quang Thịnh" w:date="2019-07-05T10:47:00Z">
          <w:pPr>
            <w:pStyle w:val="u2"/>
            <w:numPr>
              <w:numId w:val="32"/>
            </w:numPr>
            <w:spacing w:line="276" w:lineRule="auto"/>
            <w:ind w:left="720" w:hanging="360"/>
          </w:pPr>
        </w:pPrChange>
      </w:pPr>
      <w:ins w:id="1153" w:author="Phạm Quang Thịnh" w:date="2019-07-05T10:46:00Z">
        <w:r>
          <w:t>Thay đổi quy định (QĐ6)</w:t>
        </w:r>
      </w:ins>
    </w:p>
    <w:p w14:paraId="70AFED46" w14:textId="77777777" w:rsidR="00A766BD" w:rsidRDefault="00A766BD">
      <w:pPr>
        <w:pStyle w:val="oancuaDanhsach"/>
        <w:numPr>
          <w:ilvl w:val="0"/>
          <w:numId w:val="49"/>
        </w:numPr>
        <w:spacing w:after="200" w:line="276" w:lineRule="auto"/>
        <w:rPr>
          <w:ins w:id="1154" w:author="Phạm Quang Thịnh" w:date="2019-07-05T10:46:00Z"/>
          <w:rFonts w:cstheme="minorHAnsi"/>
          <w:sz w:val="24"/>
        </w:rPr>
        <w:pPrChange w:id="1155" w:author="Phạm Quang Thịnh" w:date="2019-07-05T10:49:00Z">
          <w:pPr>
            <w:pStyle w:val="oancuaDanhsach"/>
            <w:numPr>
              <w:numId w:val="33"/>
            </w:numPr>
            <w:spacing w:after="200" w:line="276" w:lineRule="auto"/>
            <w:ind w:hanging="360"/>
          </w:pPr>
        </w:pPrChange>
      </w:pPr>
      <w:ins w:id="1156" w:author="Phạm Quang Thịnh" w:date="2019-07-05T10:46:00Z">
        <w:r>
          <w:rPr>
            <w:rFonts w:cstheme="minorHAnsi"/>
            <w:sz w:val="24"/>
          </w:rPr>
          <w:t>Quản lý tổng có quyền thay đổi các quy định như số lượng các đại lý, số lượng tối đa các đại lý trong quận</w:t>
        </w:r>
      </w:ins>
    </w:p>
    <w:p w14:paraId="282E9596" w14:textId="77777777" w:rsidR="00A766BD" w:rsidRDefault="00A766BD">
      <w:pPr>
        <w:pStyle w:val="oancuaDanhsach"/>
        <w:numPr>
          <w:ilvl w:val="0"/>
          <w:numId w:val="49"/>
        </w:numPr>
        <w:spacing w:after="200" w:line="276" w:lineRule="auto"/>
        <w:rPr>
          <w:ins w:id="1157" w:author="Phạm Quang Thịnh" w:date="2019-07-05T10:46:00Z"/>
          <w:rFonts w:cstheme="minorHAnsi"/>
          <w:sz w:val="24"/>
        </w:rPr>
        <w:pPrChange w:id="1158" w:author="Phạm Quang Thịnh" w:date="2019-07-05T10:49:00Z">
          <w:pPr>
            <w:pStyle w:val="oancuaDanhsach"/>
            <w:numPr>
              <w:numId w:val="33"/>
            </w:numPr>
            <w:spacing w:after="200" w:line="276" w:lineRule="auto"/>
            <w:ind w:hanging="360"/>
          </w:pPr>
        </w:pPrChange>
      </w:pPr>
      <w:ins w:id="1159" w:author="Phạm Quang Thịnh" w:date="2019-07-05T10:46:00Z">
        <w:r>
          <w:rPr>
            <w:rFonts w:cstheme="minorHAnsi"/>
            <w:sz w:val="24"/>
          </w:rPr>
          <w:t>Thay đổi số lượng mặt hàng, đơn vị tính, giá bán, tiền nợ tối đa của từng đại lý</w:t>
        </w:r>
      </w:ins>
    </w:p>
    <w:p w14:paraId="66B3E5F2" w14:textId="54C505C1" w:rsidR="00A766BD" w:rsidRDefault="00A766BD" w:rsidP="00A766BD">
      <w:pPr>
        <w:pStyle w:val="oancuaDanhsach"/>
        <w:ind w:left="1170"/>
        <w:rPr>
          <w:ins w:id="1160" w:author="Phạm Quang Thịnh" w:date="2019-07-05T12:02:00Z"/>
        </w:rPr>
      </w:pPr>
    </w:p>
    <w:p w14:paraId="257AA0D8" w14:textId="77777777" w:rsidR="008D4C50" w:rsidRPr="006D3B7B" w:rsidRDefault="008D4C50">
      <w:pPr>
        <w:ind w:left="1170"/>
        <w:rPr>
          <w:ins w:id="1161" w:author="Hoan Ng" w:date="2017-03-20T22:11:00Z"/>
        </w:rPr>
        <w:pPrChange w:id="1162" w:author="Phạm Quang Thịnh" w:date="2019-07-05T10:45:00Z">
          <w:pPr>
            <w:pStyle w:val="u2"/>
            <w:ind w:left="720"/>
          </w:pPr>
        </w:pPrChange>
      </w:pPr>
    </w:p>
    <w:p w14:paraId="34B13EFE" w14:textId="13083407" w:rsidR="00E61DC3" w:rsidRPr="006B0157" w:rsidDel="00046086" w:rsidRDefault="005F3BAC" w:rsidP="00512934">
      <w:pPr>
        <w:pStyle w:val="u2"/>
        <w:ind w:left="720"/>
        <w:rPr>
          <w:del w:id="1163" w:author="Hoan Ng" w:date="2017-03-20T21:39:00Z"/>
        </w:rPr>
      </w:pPr>
      <w:ins w:id="1164" w:author="Hoan Ng" w:date="2017-03-20T22:11:00Z">
        <w:del w:id="1165" w:author="Phạm Quang Thịnh" w:date="2019-06-04T13:14:00Z">
          <w:r w:rsidRPr="006B0157" w:rsidDel="00251B50">
            <w:lastRenderedPageBreak/>
            <w:delText xml:space="preserve">       </w:delText>
          </w:r>
        </w:del>
        <w:del w:id="1166" w:author="Phạm Quang Thịnh" w:date="2019-06-04T13:13:00Z">
          <w:r w:rsidRPr="006B0157" w:rsidDel="00251B50">
            <w:delText xml:space="preserve"> </w:delText>
          </w:r>
        </w:del>
      </w:ins>
      <w:del w:id="1167" w:author="Hoan Ng" w:date="2017-03-20T21:39:00Z">
        <w:r w:rsidR="003715AE" w:rsidRPr="006B0157" w:rsidDel="00046086">
          <w:delText>)</w:delText>
        </w:r>
      </w:del>
    </w:p>
    <w:p w14:paraId="09AEF792" w14:textId="2F2E014F" w:rsidR="00630DD8" w:rsidRDefault="00046086" w:rsidP="00C868BA">
      <w:pPr>
        <w:pStyle w:val="u2"/>
        <w:numPr>
          <w:ilvl w:val="1"/>
          <w:numId w:val="31"/>
        </w:numPr>
        <w:rPr>
          <w:ins w:id="1168" w:author="Phạm Quang Thịnh" w:date="2019-07-05T12:02:00Z"/>
        </w:rPr>
      </w:pPr>
      <w:bookmarkStart w:id="1169" w:name="_Toc13165960"/>
      <w:ins w:id="1170" w:author="Hoan Ng" w:date="2017-03-20T21:39:00Z">
        <w:del w:id="1171" w:author="Phạm Quang Thịnh" w:date="2019-07-05T10:49:00Z">
          <w:r w:rsidRPr="006B0157" w:rsidDel="00C868BA">
            <w:delText xml:space="preserve">1.3. </w:delText>
          </w:r>
        </w:del>
      </w:ins>
      <w:r w:rsidR="003715AE" w:rsidRPr="006B0157">
        <w:t>Hiện trạng tin học (phần cứng, phần mềm, con người)</w:t>
      </w:r>
      <w:bookmarkEnd w:id="1169"/>
    </w:p>
    <w:p w14:paraId="04E1D006" w14:textId="7DE2B5EB" w:rsidR="008D4C50" w:rsidRPr="008D4C50" w:rsidRDefault="008D4C50" w:rsidP="008D4C50">
      <w:pPr>
        <w:pStyle w:val="oancuaDanhsach"/>
        <w:numPr>
          <w:ilvl w:val="0"/>
          <w:numId w:val="52"/>
        </w:numPr>
        <w:rPr>
          <w:ins w:id="1172" w:author="Phạm Quang Thịnh" w:date="2019-07-05T12:03:00Z"/>
          <w:rPrChange w:id="1173" w:author="Phạm Quang Thịnh" w:date="2019-07-05T12:03:00Z">
            <w:rPr>
              <w:ins w:id="1174" w:author="Phạm Quang Thịnh" w:date="2019-07-05T12:03:00Z"/>
              <w:sz w:val="24"/>
              <w:szCs w:val="24"/>
            </w:rPr>
          </w:rPrChange>
        </w:rPr>
      </w:pPr>
      <w:ins w:id="1175" w:author="Phạm Quang Thịnh" w:date="2019-07-05T12:03:00Z">
        <w:r>
          <w:rPr>
            <w:sz w:val="24"/>
            <w:szCs w:val="24"/>
          </w:rPr>
          <w:t>Trụ sở chính:</w:t>
        </w:r>
      </w:ins>
    </w:p>
    <w:p w14:paraId="7D6A0323" w14:textId="70B5368F" w:rsidR="008D4C50" w:rsidRPr="008D4C50" w:rsidRDefault="008D4C50" w:rsidP="008D4C50">
      <w:pPr>
        <w:pStyle w:val="oancuaDanhsach"/>
        <w:numPr>
          <w:ilvl w:val="1"/>
          <w:numId w:val="52"/>
        </w:numPr>
        <w:rPr>
          <w:ins w:id="1176" w:author="Phạm Quang Thịnh" w:date="2019-07-05T12:04:00Z"/>
          <w:rPrChange w:id="1177" w:author="Phạm Quang Thịnh" w:date="2019-07-05T12:04:00Z">
            <w:rPr>
              <w:ins w:id="1178" w:author="Phạm Quang Thịnh" w:date="2019-07-05T12:04:00Z"/>
              <w:sz w:val="24"/>
              <w:szCs w:val="24"/>
            </w:rPr>
          </w:rPrChange>
        </w:rPr>
      </w:pPr>
      <w:ins w:id="1179" w:author="Phạm Quang Thịnh" w:date="2019-07-05T12:03:00Z">
        <w:r>
          <w:rPr>
            <w:sz w:val="24"/>
            <w:szCs w:val="24"/>
          </w:rPr>
          <w:t>Máy t</w:t>
        </w:r>
      </w:ins>
      <w:ins w:id="1180" w:author="Phạm Quang Thịnh" w:date="2019-07-05T12:04:00Z">
        <w:r>
          <w:rPr>
            <w:sz w:val="24"/>
            <w:szCs w:val="24"/>
          </w:rPr>
          <w:t>ính văn phòng</w:t>
        </w:r>
      </w:ins>
    </w:p>
    <w:p w14:paraId="72FB1298" w14:textId="6506964A" w:rsidR="008D4C50" w:rsidRPr="00D4119A" w:rsidRDefault="008D4C50" w:rsidP="008D4C50">
      <w:pPr>
        <w:pStyle w:val="oancuaDanhsach"/>
        <w:numPr>
          <w:ilvl w:val="2"/>
          <w:numId w:val="52"/>
        </w:numPr>
        <w:rPr>
          <w:ins w:id="1181" w:author="Phạm Quang Thịnh" w:date="2019-07-05T12:07:00Z"/>
          <w:rPrChange w:id="1182" w:author="Phạm Quang Thịnh" w:date="2019-07-05T12:07:00Z">
            <w:rPr>
              <w:ins w:id="1183" w:author="Phạm Quang Thịnh" w:date="2019-07-05T12:07:00Z"/>
              <w:sz w:val="24"/>
              <w:szCs w:val="24"/>
            </w:rPr>
          </w:rPrChange>
        </w:rPr>
      </w:pPr>
      <w:ins w:id="1184" w:author="Phạm Quang Thịnh" w:date="2019-07-05T12:04:00Z">
        <w:r>
          <w:rPr>
            <w:sz w:val="24"/>
            <w:szCs w:val="24"/>
          </w:rPr>
          <w:t>CPU:</w:t>
        </w:r>
      </w:ins>
      <w:ins w:id="1185" w:author="Phạm Quang Thịnh" w:date="2019-07-05T12:05:00Z">
        <w:r>
          <w:rPr>
            <w:sz w:val="24"/>
            <w:szCs w:val="24"/>
          </w:rPr>
          <w:t xml:space="preserve"> Intel i3-</w:t>
        </w:r>
      </w:ins>
      <w:ins w:id="1186" w:author="Phạm Quang Thịnh" w:date="2019-07-05T12:07:00Z">
        <w:r>
          <w:rPr>
            <w:sz w:val="24"/>
            <w:szCs w:val="24"/>
          </w:rPr>
          <w:t>3210 3.4GHz</w:t>
        </w:r>
      </w:ins>
    </w:p>
    <w:p w14:paraId="48C08580" w14:textId="65E7451D" w:rsidR="00D4119A" w:rsidRPr="00D4119A" w:rsidRDefault="00D4119A" w:rsidP="008D4C50">
      <w:pPr>
        <w:pStyle w:val="oancuaDanhsach"/>
        <w:numPr>
          <w:ilvl w:val="2"/>
          <w:numId w:val="52"/>
        </w:numPr>
        <w:rPr>
          <w:ins w:id="1187" w:author="Phạm Quang Thịnh" w:date="2019-07-05T12:07:00Z"/>
          <w:rPrChange w:id="1188" w:author="Phạm Quang Thịnh" w:date="2019-07-05T12:07:00Z">
            <w:rPr>
              <w:ins w:id="1189" w:author="Phạm Quang Thịnh" w:date="2019-07-05T12:07:00Z"/>
              <w:sz w:val="24"/>
              <w:szCs w:val="24"/>
            </w:rPr>
          </w:rPrChange>
        </w:rPr>
      </w:pPr>
      <w:ins w:id="1190" w:author="Phạm Quang Thịnh" w:date="2019-07-05T12:08:00Z">
        <w:r>
          <w:rPr>
            <w:sz w:val="24"/>
            <w:szCs w:val="24"/>
          </w:rPr>
          <w:t>Onboard graphics HD Graphics 5200</w:t>
        </w:r>
      </w:ins>
    </w:p>
    <w:p w14:paraId="7675C67B" w14:textId="70568BB0" w:rsidR="00D4119A" w:rsidRPr="00BC3D08" w:rsidRDefault="00D4119A" w:rsidP="008D4C50">
      <w:pPr>
        <w:pStyle w:val="oancuaDanhsach"/>
        <w:numPr>
          <w:ilvl w:val="2"/>
          <w:numId w:val="52"/>
        </w:numPr>
        <w:rPr>
          <w:ins w:id="1191" w:author="Phạm Quang Thịnh" w:date="2019-07-05T12:17:00Z"/>
          <w:rPrChange w:id="1192" w:author="Phạm Quang Thịnh" w:date="2019-07-05T12:17:00Z">
            <w:rPr>
              <w:ins w:id="1193" w:author="Phạm Quang Thịnh" w:date="2019-07-05T12:17:00Z"/>
              <w:sz w:val="24"/>
              <w:szCs w:val="24"/>
            </w:rPr>
          </w:rPrChange>
        </w:rPr>
      </w:pPr>
      <w:ins w:id="1194" w:author="Phạm Quang Thịnh" w:date="2019-07-05T12:07:00Z">
        <w:r>
          <w:rPr>
            <w:sz w:val="24"/>
            <w:szCs w:val="24"/>
          </w:rPr>
          <w:t xml:space="preserve">Mainboard: </w:t>
        </w:r>
      </w:ins>
      <w:ins w:id="1195" w:author="Phạm Quang Thịnh" w:date="2019-07-05T12:17:00Z">
        <w:r w:rsidR="00BC3D08">
          <w:rPr>
            <w:sz w:val="24"/>
            <w:szCs w:val="24"/>
          </w:rPr>
          <w:t>Gigabye H67M-D2-D3</w:t>
        </w:r>
      </w:ins>
    </w:p>
    <w:p w14:paraId="4339C5D0" w14:textId="2B5E3CFA" w:rsidR="00BC3D08" w:rsidRPr="00E674D0" w:rsidRDefault="00BC3D08" w:rsidP="008D4C50">
      <w:pPr>
        <w:pStyle w:val="oancuaDanhsach"/>
        <w:numPr>
          <w:ilvl w:val="2"/>
          <w:numId w:val="52"/>
        </w:numPr>
        <w:rPr>
          <w:ins w:id="1196" w:author="Phạm Quang Thịnh" w:date="2019-07-05T12:18:00Z"/>
          <w:rPrChange w:id="1197" w:author="Phạm Quang Thịnh" w:date="2019-07-05T12:18:00Z">
            <w:rPr>
              <w:ins w:id="1198" w:author="Phạm Quang Thịnh" w:date="2019-07-05T12:18:00Z"/>
              <w:sz w:val="24"/>
              <w:szCs w:val="24"/>
            </w:rPr>
          </w:rPrChange>
        </w:rPr>
      </w:pPr>
      <w:ins w:id="1199" w:author="Phạm Quang Thịnh" w:date="2019-07-05T12:17:00Z">
        <w:r>
          <w:rPr>
            <w:sz w:val="24"/>
            <w:szCs w:val="24"/>
          </w:rPr>
          <w:t xml:space="preserve">RAM: </w:t>
        </w:r>
      </w:ins>
      <w:ins w:id="1200" w:author="Phạm Quang Thịnh" w:date="2019-07-05T12:18:00Z">
        <w:r>
          <w:rPr>
            <w:sz w:val="24"/>
            <w:szCs w:val="24"/>
          </w:rPr>
          <w:t>Kingmax 1600 8gb DDR3</w:t>
        </w:r>
      </w:ins>
    </w:p>
    <w:p w14:paraId="595600C9" w14:textId="41355035" w:rsidR="00E674D0" w:rsidRPr="00E674D0" w:rsidRDefault="00E674D0" w:rsidP="008D4C50">
      <w:pPr>
        <w:pStyle w:val="oancuaDanhsach"/>
        <w:numPr>
          <w:ilvl w:val="2"/>
          <w:numId w:val="52"/>
        </w:numPr>
        <w:rPr>
          <w:ins w:id="1201" w:author="Phạm Quang Thịnh" w:date="2019-07-05T12:18:00Z"/>
          <w:rPrChange w:id="1202" w:author="Phạm Quang Thịnh" w:date="2019-07-05T12:18:00Z">
            <w:rPr>
              <w:ins w:id="1203" w:author="Phạm Quang Thịnh" w:date="2019-07-05T12:18:00Z"/>
              <w:sz w:val="24"/>
              <w:szCs w:val="24"/>
            </w:rPr>
          </w:rPrChange>
        </w:rPr>
      </w:pPr>
      <w:ins w:id="1204" w:author="Phạm Quang Thịnh" w:date="2019-07-05T12:18:00Z">
        <w:r>
          <w:rPr>
            <w:sz w:val="24"/>
            <w:szCs w:val="24"/>
          </w:rPr>
          <w:t>HDD: Seagate 160Gb</w:t>
        </w:r>
      </w:ins>
    </w:p>
    <w:p w14:paraId="3552C5F7" w14:textId="2CED2A24" w:rsidR="00E674D0" w:rsidRPr="00593AAD" w:rsidRDefault="002672C8" w:rsidP="008D4C50">
      <w:pPr>
        <w:pStyle w:val="oancuaDanhsach"/>
        <w:numPr>
          <w:ilvl w:val="2"/>
          <w:numId w:val="52"/>
        </w:numPr>
        <w:rPr>
          <w:ins w:id="1205" w:author="Phạm Quang Thịnh" w:date="2019-07-05T12:18:00Z"/>
          <w:rPrChange w:id="1206" w:author="Phạm Quang Thịnh" w:date="2019-07-05T12:18:00Z">
            <w:rPr>
              <w:ins w:id="1207" w:author="Phạm Quang Thịnh" w:date="2019-07-05T12:18:00Z"/>
              <w:sz w:val="24"/>
              <w:szCs w:val="24"/>
            </w:rPr>
          </w:rPrChange>
        </w:rPr>
      </w:pPr>
      <w:ins w:id="1208" w:author="Phạm Quang Thịnh" w:date="2019-07-05T12:18:00Z">
        <w:r>
          <w:rPr>
            <w:sz w:val="24"/>
            <w:szCs w:val="24"/>
          </w:rPr>
          <w:t xml:space="preserve">Windows 10 </w:t>
        </w:r>
      </w:ins>
    </w:p>
    <w:p w14:paraId="21768172" w14:textId="5059F2E1" w:rsidR="00593AAD" w:rsidRPr="00593AAD" w:rsidRDefault="00593AAD" w:rsidP="008D4C50">
      <w:pPr>
        <w:pStyle w:val="oancuaDanhsach"/>
        <w:numPr>
          <w:ilvl w:val="2"/>
          <w:numId w:val="52"/>
        </w:numPr>
        <w:rPr>
          <w:ins w:id="1209" w:author="Phạm Quang Thịnh" w:date="2019-07-05T12:19:00Z"/>
          <w:rPrChange w:id="1210" w:author="Phạm Quang Thịnh" w:date="2019-07-05T12:19:00Z">
            <w:rPr>
              <w:ins w:id="1211" w:author="Phạm Quang Thịnh" w:date="2019-07-05T12:19:00Z"/>
              <w:sz w:val="24"/>
              <w:szCs w:val="24"/>
            </w:rPr>
          </w:rPrChange>
        </w:rPr>
      </w:pPr>
      <w:ins w:id="1212" w:author="Phạm Quang Thịnh" w:date="2019-07-05T12:19:00Z">
        <w:r>
          <w:rPr>
            <w:sz w:val="24"/>
            <w:szCs w:val="24"/>
          </w:rPr>
          <w:t>PSU: Aerocool Plus 350W</w:t>
        </w:r>
      </w:ins>
    </w:p>
    <w:p w14:paraId="43364B9E" w14:textId="147BE1B0" w:rsidR="00593AAD" w:rsidRPr="00E52E1C" w:rsidRDefault="00593AAD" w:rsidP="00593AAD">
      <w:pPr>
        <w:pStyle w:val="oancuaDanhsach"/>
        <w:numPr>
          <w:ilvl w:val="1"/>
          <w:numId w:val="52"/>
        </w:numPr>
        <w:rPr>
          <w:ins w:id="1213" w:author="Phạm Quang Thịnh" w:date="2019-07-05T12:21:00Z"/>
          <w:rFonts w:cstheme="minorHAnsi"/>
          <w:rPrChange w:id="1214" w:author="Phạm Quang Thịnh" w:date="2019-07-05T12:23:00Z">
            <w:rPr>
              <w:ins w:id="1215" w:author="Phạm Quang Thịnh" w:date="2019-07-05T12:21:00Z"/>
              <w:sz w:val="24"/>
              <w:szCs w:val="24"/>
            </w:rPr>
          </w:rPrChange>
        </w:rPr>
      </w:pPr>
      <w:ins w:id="1216" w:author="Phạm Quang Thịnh" w:date="2019-07-05T12:20:00Z">
        <w:r w:rsidRPr="006D3B7B">
          <w:rPr>
            <w:rFonts w:cstheme="minorHAnsi"/>
            <w:sz w:val="24"/>
            <w:szCs w:val="24"/>
          </w:rPr>
          <w:t>S</w:t>
        </w:r>
      </w:ins>
      <w:ins w:id="1217" w:author="Phạm Quang Thịnh" w:date="2019-07-05T12:21:00Z">
        <w:r w:rsidRPr="006D3B7B">
          <w:rPr>
            <w:rFonts w:cstheme="minorHAnsi"/>
            <w:sz w:val="24"/>
            <w:szCs w:val="24"/>
          </w:rPr>
          <w:t>erver</w:t>
        </w:r>
      </w:ins>
    </w:p>
    <w:p w14:paraId="6F8DE398" w14:textId="75819DA3" w:rsidR="00593AAD" w:rsidRPr="00E52E1C" w:rsidRDefault="00593AAD" w:rsidP="00593AAD">
      <w:pPr>
        <w:pStyle w:val="oancuaDanhsach"/>
        <w:numPr>
          <w:ilvl w:val="2"/>
          <w:numId w:val="52"/>
        </w:numPr>
        <w:rPr>
          <w:ins w:id="1218" w:author="Phạm Quang Thịnh" w:date="2019-07-05T12:22:00Z"/>
          <w:rFonts w:cstheme="minorHAnsi"/>
          <w:sz w:val="24"/>
          <w:szCs w:val="24"/>
          <w:rPrChange w:id="1219" w:author="Phạm Quang Thịnh" w:date="2019-07-05T12:23:00Z">
            <w:rPr>
              <w:ins w:id="1220" w:author="Phạm Quang Thịnh" w:date="2019-07-05T12:22:00Z"/>
              <w:rFonts w:ascii="Segoe UI" w:hAnsi="Segoe UI" w:cs="Segoe UI"/>
              <w:color w:val="191E1E"/>
              <w:sz w:val="21"/>
              <w:szCs w:val="21"/>
              <w:shd w:val="clear" w:color="auto" w:fill="FFFFFF"/>
            </w:rPr>
          </w:rPrChange>
        </w:rPr>
      </w:pPr>
      <w:ins w:id="1221" w:author="Phạm Quang Thịnh" w:date="2019-07-05T12:21:00Z">
        <w:r w:rsidRPr="006D3B7B">
          <w:rPr>
            <w:rFonts w:cstheme="minorHAnsi"/>
            <w:sz w:val="24"/>
            <w:szCs w:val="24"/>
          </w:rPr>
          <w:t>CPU:</w:t>
        </w:r>
      </w:ins>
      <w:ins w:id="1222" w:author="Phạm Quang Thịnh" w:date="2019-07-05T12:22:00Z">
        <w:r w:rsidRPr="006D3B7B">
          <w:rPr>
            <w:rFonts w:cstheme="minorHAnsi"/>
            <w:sz w:val="24"/>
            <w:szCs w:val="24"/>
          </w:rPr>
          <w:t xml:space="preserve"> </w:t>
        </w:r>
        <w:r w:rsidRPr="00E52E1C">
          <w:rPr>
            <w:rFonts w:cstheme="minorHAnsi"/>
            <w:color w:val="191E1E"/>
            <w:sz w:val="24"/>
            <w:szCs w:val="24"/>
            <w:shd w:val="clear" w:color="auto" w:fill="FFFFFF"/>
            <w:rPrChange w:id="1223" w:author="Phạm Quang Thịnh" w:date="2019-07-05T12:23:00Z">
              <w:rPr>
                <w:rFonts w:ascii="Segoe UI" w:hAnsi="Segoe UI" w:cs="Segoe UI"/>
                <w:color w:val="191E1E"/>
                <w:sz w:val="21"/>
                <w:szCs w:val="21"/>
                <w:shd w:val="clear" w:color="auto" w:fill="FFFFFF"/>
              </w:rPr>
            </w:rPrChange>
          </w:rPr>
          <w:t>Intel BX80684I78700 8th Gen Core i7-8700</w:t>
        </w:r>
      </w:ins>
    </w:p>
    <w:p w14:paraId="08897EF6" w14:textId="3023C931" w:rsidR="00593AAD" w:rsidRPr="00E52E1C" w:rsidRDefault="00593AAD" w:rsidP="00593AAD">
      <w:pPr>
        <w:pStyle w:val="oancuaDanhsach"/>
        <w:numPr>
          <w:ilvl w:val="2"/>
          <w:numId w:val="52"/>
        </w:numPr>
        <w:rPr>
          <w:ins w:id="1224" w:author="Phạm Quang Thịnh" w:date="2019-07-05T12:22:00Z"/>
          <w:rFonts w:cstheme="minorHAnsi"/>
          <w:sz w:val="24"/>
          <w:szCs w:val="24"/>
          <w:rPrChange w:id="1225" w:author="Phạm Quang Thịnh" w:date="2019-07-05T12:23:00Z">
            <w:rPr>
              <w:ins w:id="1226" w:author="Phạm Quang Thịnh" w:date="2019-07-05T12:22:00Z"/>
              <w:rFonts w:ascii="Segoe UI" w:hAnsi="Segoe UI" w:cs="Segoe UI"/>
              <w:color w:val="191E1E"/>
              <w:sz w:val="21"/>
              <w:szCs w:val="21"/>
              <w:shd w:val="clear" w:color="auto" w:fill="FFFFFF"/>
            </w:rPr>
          </w:rPrChange>
        </w:rPr>
      </w:pPr>
      <w:ins w:id="1227" w:author="Phạm Quang Thịnh" w:date="2019-07-05T12:22:00Z">
        <w:r w:rsidRPr="006D3B7B">
          <w:rPr>
            <w:rFonts w:cstheme="minorHAnsi"/>
            <w:sz w:val="24"/>
            <w:szCs w:val="24"/>
          </w:rPr>
          <w:t>Mainboard:</w:t>
        </w:r>
        <w:r w:rsidRPr="00E52E1C">
          <w:rPr>
            <w:rFonts w:cstheme="minorHAnsi"/>
            <w:sz w:val="24"/>
            <w:szCs w:val="24"/>
            <w:rPrChange w:id="1228" w:author="Phạm Quang Thịnh" w:date="2019-07-05T12:23:00Z">
              <w:rPr/>
            </w:rPrChange>
          </w:rPr>
          <w:t xml:space="preserve"> </w:t>
        </w:r>
        <w:r w:rsidRPr="00E52E1C">
          <w:rPr>
            <w:rFonts w:cstheme="minorHAnsi"/>
            <w:color w:val="191E1E"/>
            <w:sz w:val="24"/>
            <w:szCs w:val="24"/>
            <w:shd w:val="clear" w:color="auto" w:fill="FFFFFF"/>
            <w:rPrChange w:id="1229" w:author="Phạm Quang Thịnh" w:date="2019-07-05T12:23:00Z">
              <w:rPr>
                <w:rFonts w:ascii="Segoe UI" w:hAnsi="Segoe UI" w:cs="Segoe UI"/>
                <w:color w:val="191E1E"/>
                <w:sz w:val="21"/>
                <w:szCs w:val="21"/>
                <w:shd w:val="clear" w:color="auto" w:fill="FFFFFF"/>
              </w:rPr>
            </w:rPrChange>
          </w:rPr>
          <w:t>ASUS Intel 1151 Socket Z370 Chipset Prime A D4 ATX Motherboard – Black</w:t>
        </w:r>
      </w:ins>
    </w:p>
    <w:p w14:paraId="63C8798F" w14:textId="3B2C6D7C" w:rsidR="00593AAD" w:rsidRPr="00E52E1C" w:rsidRDefault="00593AAD" w:rsidP="00593AAD">
      <w:pPr>
        <w:pStyle w:val="oancuaDanhsach"/>
        <w:numPr>
          <w:ilvl w:val="2"/>
          <w:numId w:val="52"/>
        </w:numPr>
        <w:rPr>
          <w:ins w:id="1230" w:author="Phạm Quang Thịnh" w:date="2019-07-05T12:22:00Z"/>
          <w:rFonts w:cstheme="minorHAnsi"/>
          <w:sz w:val="24"/>
          <w:szCs w:val="24"/>
          <w:rPrChange w:id="1231" w:author="Phạm Quang Thịnh" w:date="2019-07-05T12:23:00Z">
            <w:rPr>
              <w:ins w:id="1232" w:author="Phạm Quang Thịnh" w:date="2019-07-05T12:22:00Z"/>
              <w:rFonts w:ascii="Segoe UI" w:hAnsi="Segoe UI" w:cs="Segoe UI"/>
              <w:color w:val="191E1E"/>
              <w:sz w:val="21"/>
              <w:szCs w:val="21"/>
              <w:shd w:val="clear" w:color="auto" w:fill="FFFFFF"/>
            </w:rPr>
          </w:rPrChange>
        </w:rPr>
      </w:pPr>
      <w:ins w:id="1233" w:author="Phạm Quang Thịnh" w:date="2019-07-05T12:22:00Z">
        <w:r w:rsidRPr="00E52E1C">
          <w:rPr>
            <w:rFonts w:cstheme="minorHAnsi"/>
            <w:color w:val="191E1E"/>
            <w:sz w:val="24"/>
            <w:szCs w:val="24"/>
            <w:shd w:val="clear" w:color="auto" w:fill="FFFFFF"/>
            <w:rPrChange w:id="1234" w:author="Phạm Quang Thịnh" w:date="2019-07-05T12:23:00Z">
              <w:rPr>
                <w:rFonts w:ascii="Segoe UI" w:hAnsi="Segoe UI" w:cs="Segoe UI"/>
                <w:color w:val="191E1E"/>
                <w:sz w:val="21"/>
                <w:szCs w:val="21"/>
                <w:shd w:val="clear" w:color="auto" w:fill="FFFFFF"/>
              </w:rPr>
            </w:rPrChange>
          </w:rPr>
          <w:t>SSD: Samsung 250 GB 860 EVO Sata III 64L V NAND </w:t>
        </w:r>
      </w:ins>
    </w:p>
    <w:p w14:paraId="3270F66E" w14:textId="1A01E50C" w:rsidR="00593AAD" w:rsidRPr="00E52E1C" w:rsidRDefault="00593AAD" w:rsidP="00593AAD">
      <w:pPr>
        <w:pStyle w:val="oancuaDanhsach"/>
        <w:numPr>
          <w:ilvl w:val="2"/>
          <w:numId w:val="52"/>
        </w:numPr>
        <w:rPr>
          <w:ins w:id="1235" w:author="Phạm Quang Thịnh" w:date="2019-07-05T12:23:00Z"/>
          <w:rFonts w:cstheme="minorHAnsi"/>
          <w:sz w:val="24"/>
          <w:szCs w:val="24"/>
          <w:rPrChange w:id="1236" w:author="Phạm Quang Thịnh" w:date="2019-07-05T12:23:00Z">
            <w:rPr>
              <w:ins w:id="1237" w:author="Phạm Quang Thịnh" w:date="2019-07-05T12:23:00Z"/>
              <w:rFonts w:ascii="Segoe UI" w:hAnsi="Segoe UI" w:cs="Segoe UI"/>
              <w:color w:val="191E1E"/>
              <w:sz w:val="21"/>
              <w:szCs w:val="21"/>
              <w:shd w:val="clear" w:color="auto" w:fill="FFFFFF"/>
            </w:rPr>
          </w:rPrChange>
        </w:rPr>
      </w:pPr>
      <w:ins w:id="1238" w:author="Phạm Quang Thịnh" w:date="2019-07-05T12:22:00Z">
        <w:r w:rsidRPr="00E52E1C">
          <w:rPr>
            <w:rFonts w:cstheme="minorHAnsi"/>
            <w:color w:val="191E1E"/>
            <w:sz w:val="24"/>
            <w:szCs w:val="24"/>
            <w:shd w:val="clear" w:color="auto" w:fill="FFFFFF"/>
            <w:rPrChange w:id="1239" w:author="Phạm Quang Thịnh" w:date="2019-07-05T12:23:00Z">
              <w:rPr>
                <w:rFonts w:ascii="Segoe UI" w:hAnsi="Segoe UI" w:cs="Segoe UI"/>
                <w:color w:val="191E1E"/>
                <w:sz w:val="21"/>
                <w:szCs w:val="21"/>
                <w:shd w:val="clear" w:color="auto" w:fill="FFFFFF"/>
              </w:rPr>
            </w:rPrChange>
          </w:rPr>
          <w:t>RAM:</w:t>
        </w:r>
      </w:ins>
      <w:ins w:id="1240" w:author="Phạm Quang Thịnh" w:date="2019-07-05T12:23:00Z">
        <w:r w:rsidRPr="00E52E1C">
          <w:rPr>
            <w:rFonts w:cstheme="minorHAnsi"/>
            <w:color w:val="191E1E"/>
            <w:sz w:val="24"/>
            <w:szCs w:val="24"/>
            <w:shd w:val="clear" w:color="auto" w:fill="FFFFFF"/>
            <w:rPrChange w:id="1241" w:author="Phạm Quang Thịnh" w:date="2019-07-05T12:23:00Z">
              <w:rPr>
                <w:rFonts w:ascii="Segoe UI" w:hAnsi="Segoe UI" w:cs="Segoe UI"/>
                <w:color w:val="191E1E"/>
                <w:sz w:val="21"/>
                <w:szCs w:val="21"/>
                <w:shd w:val="clear" w:color="auto" w:fill="FFFFFF"/>
              </w:rPr>
            </w:rPrChange>
          </w:rPr>
          <w:t xml:space="preserve"> Corsair Vengeance LPX 8 GB (2 x 4 GB) DDR4 3000 MHz</w:t>
        </w:r>
      </w:ins>
    </w:p>
    <w:p w14:paraId="55BCAC0A" w14:textId="5BCF6B24" w:rsidR="00776E42" w:rsidRPr="00534A3D" w:rsidRDefault="00776E42" w:rsidP="00593AAD">
      <w:pPr>
        <w:pStyle w:val="oancuaDanhsach"/>
        <w:numPr>
          <w:ilvl w:val="2"/>
          <w:numId w:val="52"/>
        </w:numPr>
        <w:rPr>
          <w:ins w:id="1242" w:author="Phạm Quang Thịnh" w:date="2019-07-05T12:23:00Z"/>
          <w:rFonts w:cstheme="minorHAnsi"/>
          <w:sz w:val="24"/>
          <w:szCs w:val="24"/>
          <w:rPrChange w:id="1243" w:author="Phạm Quang Thịnh" w:date="2019-07-05T12:23:00Z">
            <w:rPr>
              <w:ins w:id="1244" w:author="Phạm Quang Thịnh" w:date="2019-07-05T12:23:00Z"/>
              <w:rFonts w:cstheme="minorHAnsi"/>
              <w:color w:val="191E1E"/>
              <w:sz w:val="24"/>
              <w:szCs w:val="24"/>
              <w:shd w:val="clear" w:color="auto" w:fill="FFFFFF"/>
            </w:rPr>
          </w:rPrChange>
        </w:rPr>
      </w:pPr>
      <w:ins w:id="1245" w:author="Phạm Quang Thịnh" w:date="2019-07-05T12:23:00Z">
        <w:r w:rsidRPr="00E52E1C">
          <w:rPr>
            <w:rFonts w:cstheme="minorHAnsi"/>
            <w:color w:val="191E1E"/>
            <w:sz w:val="24"/>
            <w:szCs w:val="24"/>
            <w:shd w:val="clear" w:color="auto" w:fill="FFFFFF"/>
            <w:rPrChange w:id="1246" w:author="Phạm Quang Thịnh" w:date="2019-07-05T12:23:00Z">
              <w:rPr>
                <w:rFonts w:ascii="Segoe UI" w:hAnsi="Segoe UI" w:cs="Segoe UI"/>
                <w:color w:val="191E1E"/>
                <w:sz w:val="21"/>
                <w:szCs w:val="21"/>
                <w:shd w:val="clear" w:color="auto" w:fill="FFFFFF"/>
              </w:rPr>
            </w:rPrChange>
          </w:rPr>
          <w:t>PSU: Corsair Series 750 W TX750M ATX/EPS Semi-Modular 80 PLUS Gold</w:t>
        </w:r>
      </w:ins>
    </w:p>
    <w:p w14:paraId="198C59EF" w14:textId="6C59D11F" w:rsidR="00534A3D" w:rsidRDefault="00534A3D" w:rsidP="00192FAC">
      <w:pPr>
        <w:pStyle w:val="oancuaDanhsach"/>
        <w:numPr>
          <w:ilvl w:val="2"/>
          <w:numId w:val="52"/>
        </w:numPr>
        <w:rPr>
          <w:ins w:id="1247" w:author="Phạm Quang Thịnh" w:date="2019-07-05T12:24:00Z"/>
          <w:rFonts w:cstheme="minorHAnsi"/>
          <w:sz w:val="24"/>
          <w:szCs w:val="24"/>
        </w:rPr>
      </w:pPr>
      <w:ins w:id="1248" w:author="Phạm Quang Thịnh" w:date="2019-07-05T12:24:00Z">
        <w:r>
          <w:rPr>
            <w:rFonts w:cstheme="minorHAnsi"/>
            <w:sz w:val="24"/>
            <w:szCs w:val="24"/>
          </w:rPr>
          <w:t>Windows Server 2017</w:t>
        </w:r>
      </w:ins>
    </w:p>
    <w:p w14:paraId="4CB8776A" w14:textId="00776328" w:rsidR="00192FAC" w:rsidRDefault="00192FAC" w:rsidP="00192FAC">
      <w:pPr>
        <w:pStyle w:val="oancuaDanhsach"/>
        <w:numPr>
          <w:ilvl w:val="1"/>
          <w:numId w:val="52"/>
        </w:numPr>
        <w:rPr>
          <w:ins w:id="1249" w:author="Phạm Quang Thịnh" w:date="2019-07-05T12:26:00Z"/>
          <w:rFonts w:cstheme="minorHAnsi"/>
          <w:sz w:val="24"/>
          <w:szCs w:val="24"/>
        </w:rPr>
      </w:pPr>
      <w:ins w:id="1250" w:author="Phạm Quang Thịnh" w:date="2019-07-05T12:26:00Z">
        <w:r>
          <w:rPr>
            <w:rFonts w:cstheme="minorHAnsi"/>
            <w:sz w:val="24"/>
            <w:szCs w:val="24"/>
          </w:rPr>
          <w:t>Printer: HP Laserjet Pro M104w</w:t>
        </w:r>
      </w:ins>
    </w:p>
    <w:p w14:paraId="7F23990B" w14:textId="191DB405" w:rsidR="00D35DC4" w:rsidRDefault="00D35DC4" w:rsidP="00192FAC">
      <w:pPr>
        <w:pStyle w:val="oancuaDanhsach"/>
        <w:numPr>
          <w:ilvl w:val="1"/>
          <w:numId w:val="52"/>
        </w:numPr>
        <w:rPr>
          <w:ins w:id="1251" w:author="Phạm Quang Thịnh" w:date="2019-07-05T12:33:00Z"/>
          <w:rFonts w:cstheme="minorHAnsi"/>
          <w:sz w:val="24"/>
          <w:szCs w:val="24"/>
        </w:rPr>
      </w:pPr>
      <w:ins w:id="1252" w:author="Phạm Quang Thịnh" w:date="2019-07-05T12:27:00Z">
        <w:r>
          <w:rPr>
            <w:rFonts w:cstheme="minorHAnsi"/>
            <w:sz w:val="24"/>
            <w:szCs w:val="24"/>
          </w:rPr>
          <w:t>Photocopy: Toshiba e-Studio 4540c</w:t>
        </w:r>
      </w:ins>
    </w:p>
    <w:p w14:paraId="238FEA67" w14:textId="622999E9" w:rsidR="006C0AA9" w:rsidRDefault="006C0AA9" w:rsidP="00192FAC">
      <w:pPr>
        <w:pStyle w:val="oancuaDanhsach"/>
        <w:numPr>
          <w:ilvl w:val="1"/>
          <w:numId w:val="52"/>
        </w:numPr>
        <w:rPr>
          <w:ins w:id="1253" w:author="Phạm Quang Thịnh" w:date="2019-07-05T12:27:00Z"/>
          <w:rFonts w:cstheme="minorHAnsi"/>
          <w:sz w:val="24"/>
          <w:szCs w:val="24"/>
        </w:rPr>
      </w:pPr>
      <w:ins w:id="1254" w:author="Phạm Quang Thịnh" w:date="2019-07-05T12:34:00Z">
        <w:r>
          <w:rPr>
            <w:rFonts w:cstheme="minorHAnsi"/>
            <w:sz w:val="24"/>
            <w:szCs w:val="24"/>
          </w:rPr>
          <w:t>Máy chiếu Sony VPL-DX221</w:t>
        </w:r>
      </w:ins>
    </w:p>
    <w:p w14:paraId="1FDA62F3" w14:textId="0110552C" w:rsidR="002F3F98" w:rsidRDefault="002F3F98" w:rsidP="002F3F98">
      <w:pPr>
        <w:pStyle w:val="oancuaDanhsach"/>
        <w:numPr>
          <w:ilvl w:val="0"/>
          <w:numId w:val="52"/>
        </w:numPr>
        <w:rPr>
          <w:ins w:id="1255" w:author="Phạm Quang Thịnh" w:date="2019-07-05T12:27:00Z"/>
          <w:rFonts w:cstheme="minorHAnsi"/>
          <w:sz w:val="24"/>
          <w:szCs w:val="24"/>
        </w:rPr>
      </w:pPr>
      <w:ins w:id="1256" w:author="Phạm Quang Thịnh" w:date="2019-07-05T12:27:00Z">
        <w:r>
          <w:rPr>
            <w:rFonts w:cstheme="minorHAnsi"/>
            <w:sz w:val="24"/>
            <w:szCs w:val="24"/>
          </w:rPr>
          <w:t>Đại lý</w:t>
        </w:r>
      </w:ins>
    </w:p>
    <w:p w14:paraId="6AA033CD" w14:textId="6C6C385F" w:rsidR="002F3F98" w:rsidRDefault="002F3F98" w:rsidP="002F3F98">
      <w:pPr>
        <w:pStyle w:val="oancuaDanhsach"/>
        <w:numPr>
          <w:ilvl w:val="1"/>
          <w:numId w:val="52"/>
        </w:numPr>
        <w:rPr>
          <w:ins w:id="1257" w:author="Phạm Quang Thịnh" w:date="2019-07-05T12:28:00Z"/>
          <w:rFonts w:cstheme="minorHAnsi"/>
          <w:sz w:val="24"/>
          <w:szCs w:val="24"/>
        </w:rPr>
      </w:pPr>
      <w:ins w:id="1258" w:author="Phạm Quang Thịnh" w:date="2019-07-05T12:27:00Z">
        <w:r>
          <w:rPr>
            <w:rFonts w:cstheme="minorHAnsi"/>
            <w:sz w:val="24"/>
            <w:szCs w:val="24"/>
          </w:rPr>
          <w:t>Máy tính</w:t>
        </w:r>
      </w:ins>
      <w:ins w:id="1259" w:author="Phạm Quang Thịnh" w:date="2019-07-05T12:28:00Z">
        <w:r>
          <w:rPr>
            <w:rFonts w:cstheme="minorHAnsi"/>
            <w:sz w:val="24"/>
            <w:szCs w:val="24"/>
          </w:rPr>
          <w:t xml:space="preserve"> văn phòng cấu hình trên</w:t>
        </w:r>
      </w:ins>
    </w:p>
    <w:p w14:paraId="0EBB8FD9" w14:textId="1DD0E338" w:rsidR="002F3F98" w:rsidRDefault="00DB6666" w:rsidP="002F3F98">
      <w:pPr>
        <w:pStyle w:val="oancuaDanhsach"/>
        <w:numPr>
          <w:ilvl w:val="1"/>
          <w:numId w:val="52"/>
        </w:numPr>
        <w:rPr>
          <w:ins w:id="1260" w:author="Phạm Quang Thịnh" w:date="2019-07-05T12:30:00Z"/>
          <w:rFonts w:cstheme="minorHAnsi"/>
          <w:sz w:val="24"/>
          <w:szCs w:val="24"/>
        </w:rPr>
      </w:pPr>
      <w:ins w:id="1261" w:author="Phạm Quang Thịnh" w:date="2019-07-05T12:30:00Z">
        <w:r>
          <w:rPr>
            <w:rFonts w:cstheme="minorHAnsi"/>
            <w:sz w:val="24"/>
            <w:szCs w:val="24"/>
          </w:rPr>
          <w:t>Máy tính tiền cảm ứng Topcash Pos QT-66</w:t>
        </w:r>
      </w:ins>
    </w:p>
    <w:p w14:paraId="71A9A931" w14:textId="1506BDFD" w:rsidR="00236E70" w:rsidRDefault="00236E70" w:rsidP="00236E70">
      <w:pPr>
        <w:pStyle w:val="oancuaDanhsach"/>
        <w:numPr>
          <w:ilvl w:val="0"/>
          <w:numId w:val="52"/>
        </w:numPr>
        <w:rPr>
          <w:ins w:id="1262" w:author="Phạm Quang Thịnh" w:date="2019-07-05T12:30:00Z"/>
          <w:rFonts w:cstheme="minorHAnsi"/>
          <w:sz w:val="24"/>
          <w:szCs w:val="24"/>
        </w:rPr>
      </w:pPr>
      <w:ins w:id="1263" w:author="Phạm Quang Thịnh" w:date="2019-07-05T12:30:00Z">
        <w:r>
          <w:rPr>
            <w:rFonts w:cstheme="minorHAnsi"/>
            <w:sz w:val="24"/>
            <w:szCs w:val="24"/>
          </w:rPr>
          <w:t>Con người:</w:t>
        </w:r>
      </w:ins>
    </w:p>
    <w:p w14:paraId="3EB3421E" w14:textId="0D9F07BC" w:rsidR="00236E70" w:rsidRDefault="00236E70" w:rsidP="00236E70">
      <w:pPr>
        <w:pStyle w:val="oancuaDanhsach"/>
        <w:numPr>
          <w:ilvl w:val="1"/>
          <w:numId w:val="52"/>
        </w:numPr>
        <w:rPr>
          <w:ins w:id="1264" w:author="Phạm Quang Thịnh" w:date="2019-07-05T12:31:00Z"/>
          <w:rFonts w:cstheme="minorHAnsi"/>
          <w:sz w:val="24"/>
          <w:szCs w:val="24"/>
        </w:rPr>
      </w:pPr>
      <w:ins w:id="1265" w:author="Phạm Quang Thịnh" w:date="2019-07-05T12:30:00Z">
        <w:r>
          <w:rPr>
            <w:rFonts w:cstheme="minorHAnsi"/>
            <w:sz w:val="24"/>
            <w:szCs w:val="24"/>
          </w:rPr>
          <w:t>Yêu cầu</w:t>
        </w:r>
      </w:ins>
      <w:ins w:id="1266" w:author="Phạm Quang Thịnh" w:date="2019-07-05T12:31:00Z">
        <w:r>
          <w:rPr>
            <w:rFonts w:cstheme="minorHAnsi"/>
            <w:sz w:val="24"/>
            <w:szCs w:val="24"/>
          </w:rPr>
          <w:t xml:space="preserve"> bằng B Tin học</w:t>
        </w:r>
      </w:ins>
    </w:p>
    <w:p w14:paraId="22FF7D23" w14:textId="62E6E7E0" w:rsidR="009D3629" w:rsidRPr="009D3629" w:rsidRDefault="00236E70">
      <w:pPr>
        <w:numPr>
          <w:ilvl w:val="1"/>
          <w:numId w:val="52"/>
        </w:numPr>
        <w:rPr>
          <w:ins w:id="1267" w:author="Phạm Quang Thịnh" w:date="2019-07-05T10:49:00Z"/>
          <w:rFonts w:cstheme="minorHAnsi"/>
          <w:sz w:val="24"/>
          <w:szCs w:val="24"/>
          <w:rPrChange w:id="1268" w:author="Phạm Quang Thịnh" w:date="2019-07-05T12:33:00Z">
            <w:rPr>
              <w:ins w:id="1269" w:author="Phạm Quang Thịnh" w:date="2019-07-05T10:49:00Z"/>
            </w:rPr>
          </w:rPrChange>
        </w:rPr>
        <w:pPrChange w:id="1270" w:author="Phạm Quang Thịnh" w:date="2019-07-05T12:33:00Z">
          <w:pPr>
            <w:pStyle w:val="u2"/>
            <w:ind w:left="720"/>
          </w:pPr>
        </w:pPrChange>
      </w:pPr>
      <w:ins w:id="1271" w:author="Phạm Quang Thịnh" w:date="2019-07-05T12:31:00Z">
        <w:r>
          <w:rPr>
            <w:rFonts w:cstheme="minorHAnsi"/>
            <w:sz w:val="24"/>
            <w:szCs w:val="24"/>
          </w:rPr>
          <w:t>Thành thạo sử dụng các phần mềm như Word, Excel, Powerpoint,…</w:t>
        </w:r>
      </w:ins>
    </w:p>
    <w:p w14:paraId="089DEE03" w14:textId="77777777" w:rsidR="00C868BA" w:rsidRPr="006D3B7B" w:rsidRDefault="00C868BA">
      <w:pPr>
        <w:ind w:left="1170"/>
        <w:pPrChange w:id="1272" w:author="Phạm Quang Thịnh" w:date="2019-07-05T10:49:00Z">
          <w:pPr>
            <w:pStyle w:val="u2"/>
            <w:ind w:left="720"/>
          </w:pPr>
        </w:pPrChange>
      </w:pPr>
    </w:p>
    <w:p w14:paraId="07CB93BF" w14:textId="46474263" w:rsidR="007E56BA" w:rsidRPr="006B0157" w:rsidRDefault="007E56BA" w:rsidP="00512934">
      <w:pPr>
        <w:pStyle w:val="u1"/>
      </w:pPr>
      <w:bookmarkStart w:id="1273" w:name="_Toc13165961"/>
      <w:r w:rsidRPr="006B0157">
        <w:lastRenderedPageBreak/>
        <w:t>Chương 2: Phân tích</w:t>
      </w:r>
      <w:bookmarkEnd w:id="1273"/>
    </w:p>
    <w:p w14:paraId="27EFAB2E" w14:textId="51941010" w:rsidR="007E56BA" w:rsidRPr="006B0157" w:rsidRDefault="007E56BA" w:rsidP="00512934">
      <w:pPr>
        <w:pStyle w:val="u2"/>
        <w:numPr>
          <w:ilvl w:val="0"/>
          <w:numId w:val="10"/>
        </w:numPr>
        <w:rPr>
          <w:ins w:id="1274" w:author="Hoan Ng" w:date="2017-04-05T14:44:00Z"/>
        </w:rPr>
      </w:pPr>
      <w:bookmarkStart w:id="1275" w:name="_Toc13165962"/>
      <w:r w:rsidRPr="006B0157">
        <w:t>Lược đồ phân chức năng</w:t>
      </w:r>
      <w:r w:rsidR="00BC30BA" w:rsidRPr="006B0157">
        <w:t xml:space="preserve"> (FDD)</w:t>
      </w:r>
      <w:bookmarkEnd w:id="1275"/>
    </w:p>
    <w:p w14:paraId="69D07D77" w14:textId="1DD3A768" w:rsidR="0095052C" w:rsidRPr="006B0157" w:rsidRDefault="0095052C" w:rsidP="007C35E3">
      <w:pPr>
        <w:pStyle w:val="u3"/>
        <w:numPr>
          <w:ilvl w:val="0"/>
          <w:numId w:val="11"/>
        </w:numPr>
        <w:rPr>
          <w:ins w:id="1276" w:author="Phạm Quang Thịnh" w:date="2019-06-04T13:16:00Z"/>
        </w:rPr>
      </w:pPr>
      <w:ins w:id="1277" w:author="Hoan Ng" w:date="2017-04-05T14:44:00Z">
        <w:r w:rsidRPr="006B0157">
          <w:t>Lược đồ FDD</w:t>
        </w:r>
      </w:ins>
    </w:p>
    <w:p w14:paraId="5BCA0890" w14:textId="1E682638" w:rsidR="00665589" w:rsidRPr="006B0157" w:rsidRDefault="00FF5FCB" w:rsidP="00512934">
      <w:pPr>
        <w:rPr>
          <w:ins w:id="1278" w:author="Hoan Ng" w:date="2017-04-05T14:44:00Z"/>
        </w:rPr>
      </w:pPr>
      <w:ins w:id="1279" w:author="Phạm Quang Thịnh" w:date="2019-06-04T13:22:00Z">
        <w:r w:rsidRPr="006B0157">
          <w:rPr>
            <w:noProof/>
          </w:rPr>
          <w:drawing>
            <wp:inline distT="0" distB="0" distL="0" distR="0" wp14:anchorId="579E7BBD" wp14:editId="2BA7BBEA">
              <wp:extent cx="5495925" cy="4352925"/>
              <wp:effectExtent l="38100" t="0" r="857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ins>
    </w:p>
    <w:p w14:paraId="2973898A" w14:textId="2A6DA6E5" w:rsidR="0095052C" w:rsidRPr="006B0157" w:rsidRDefault="0095052C" w:rsidP="007C35E3">
      <w:pPr>
        <w:pStyle w:val="u3"/>
        <w:numPr>
          <w:ilvl w:val="0"/>
          <w:numId w:val="11"/>
        </w:numPr>
        <w:rPr>
          <w:ins w:id="1280" w:author="Phạm Quang Thịnh" w:date="2019-06-04T13:22:00Z"/>
        </w:rPr>
      </w:pPr>
      <w:ins w:id="1281" w:author="Hoan Ng" w:date="2017-04-05T14:44:00Z">
        <w:r w:rsidRPr="006B0157">
          <w:t>Bảng giải thích/mô tả các chức năng</w:t>
        </w:r>
      </w:ins>
    </w:p>
    <w:p w14:paraId="4BA862C7" w14:textId="5BC96690" w:rsidR="00783929" w:rsidRPr="006B0157" w:rsidRDefault="002E60C1" w:rsidP="002E60C1">
      <w:pPr>
        <w:pStyle w:val="oancuaDanhsach"/>
        <w:numPr>
          <w:ilvl w:val="0"/>
          <w:numId w:val="17"/>
        </w:numPr>
        <w:rPr>
          <w:ins w:id="1282" w:author="Phạm Quang Thịnh" w:date="2019-06-04T13:24:00Z"/>
        </w:rPr>
      </w:pPr>
      <w:ins w:id="1283" w:author="Phạm Quang Thịnh" w:date="2019-06-04T13:24:00Z">
        <w:r w:rsidRPr="006B0157">
          <w:t>Quản lý đại lý:</w:t>
        </w:r>
      </w:ins>
    </w:p>
    <w:p w14:paraId="58709421" w14:textId="696C138A" w:rsidR="002E60C1" w:rsidRPr="006B0157" w:rsidRDefault="002E60C1" w:rsidP="002E60C1">
      <w:pPr>
        <w:pStyle w:val="oancuaDanhsach"/>
        <w:numPr>
          <w:ilvl w:val="1"/>
          <w:numId w:val="17"/>
        </w:numPr>
        <w:rPr>
          <w:ins w:id="1284" w:author="Phạm Quang Thịnh" w:date="2019-06-04T13:24:00Z"/>
        </w:rPr>
      </w:pPr>
      <w:ins w:id="1285" w:author="Phạm Quang Thịnh" w:date="2019-06-04T13:24:00Z">
        <w:r w:rsidRPr="006B0157">
          <w:t xml:space="preserve">Tiếp nhận đại lý: </w:t>
        </w:r>
      </w:ins>
      <w:ins w:id="1286" w:author="Phạm Quang Thịnh" w:date="2019-06-04T13:25:00Z">
        <w:r w:rsidRPr="006B0157">
          <w:t>Người</w:t>
        </w:r>
      </w:ins>
      <w:ins w:id="1287" w:author="Phạm Quang Thịnh" w:date="2019-06-04T13:24:00Z">
        <w:r w:rsidRPr="006B0157">
          <w:t xml:space="preserve"> d</w:t>
        </w:r>
      </w:ins>
      <w:ins w:id="1288" w:author="Phạm Quang Thịnh" w:date="2019-06-04T13:25:00Z">
        <w:r w:rsidRPr="006B0157">
          <w:t>ù</w:t>
        </w:r>
      </w:ins>
      <w:ins w:id="1289" w:author="Phạm Quang Thịnh" w:date="2019-06-04T13:24:00Z">
        <w:r w:rsidRPr="006B0157">
          <w:t>ng nhập thông tin đại lý mới, sau đó lưu vào cơ sở dữ liệu</w:t>
        </w:r>
      </w:ins>
    </w:p>
    <w:p w14:paraId="587CE4FE" w14:textId="5A88FAA5" w:rsidR="002E60C1" w:rsidRPr="006B0157" w:rsidRDefault="002E60C1" w:rsidP="002E60C1">
      <w:pPr>
        <w:pStyle w:val="oancuaDanhsach"/>
        <w:numPr>
          <w:ilvl w:val="1"/>
          <w:numId w:val="17"/>
        </w:numPr>
        <w:rPr>
          <w:ins w:id="1290" w:author="Phạm Quang Thịnh" w:date="2019-06-04T13:25:00Z"/>
        </w:rPr>
      </w:pPr>
      <w:ins w:id="1291" w:author="Phạm Quang Thịnh" w:date="2019-06-04T13:24:00Z">
        <w:r w:rsidRPr="006B0157">
          <w:t>Tra cứu đại lý</w:t>
        </w:r>
      </w:ins>
      <w:ins w:id="1292" w:author="Phạm Quang Thịnh" w:date="2019-06-04T13:25:00Z">
        <w:r w:rsidRPr="006B0157">
          <w:t>: Xem các đại lý hiện đang có, đồng thời cho phép xóa, cập nhật thông tin của các đại lý đó</w:t>
        </w:r>
      </w:ins>
    </w:p>
    <w:p w14:paraId="54047943" w14:textId="56BB48D9" w:rsidR="002E60C1" w:rsidRPr="006B0157" w:rsidRDefault="002E60C1" w:rsidP="002E60C1">
      <w:pPr>
        <w:pStyle w:val="oancuaDanhsach"/>
        <w:numPr>
          <w:ilvl w:val="1"/>
          <w:numId w:val="17"/>
        </w:numPr>
        <w:rPr>
          <w:ins w:id="1293" w:author="Phạm Quang Thịnh" w:date="2019-06-04T13:26:00Z"/>
        </w:rPr>
      </w:pPr>
      <w:ins w:id="1294" w:author="Phạm Quang Thịnh" w:date="2019-06-04T13:25:00Z">
        <w:r w:rsidRPr="006B0157">
          <w:t xml:space="preserve">Lập phiếu thu tiền: </w:t>
        </w:r>
      </w:ins>
      <w:ins w:id="1295" w:author="Phạm Quang Thịnh" w:date="2019-06-04T13:26:00Z">
        <w:r w:rsidRPr="006B0157">
          <w:t>Thu tiền nợ của các đại lý</w:t>
        </w:r>
      </w:ins>
    </w:p>
    <w:p w14:paraId="69E6A1DE" w14:textId="528DAEEE" w:rsidR="002E60C1" w:rsidRPr="006B0157" w:rsidRDefault="002E60C1" w:rsidP="002E60C1">
      <w:pPr>
        <w:pStyle w:val="oancuaDanhsach"/>
        <w:numPr>
          <w:ilvl w:val="0"/>
          <w:numId w:val="17"/>
        </w:numPr>
        <w:rPr>
          <w:ins w:id="1296" w:author="Phạm Quang Thịnh" w:date="2019-06-04T13:26:00Z"/>
        </w:rPr>
      </w:pPr>
      <w:ins w:id="1297" w:author="Phạm Quang Thịnh" w:date="2019-06-04T13:26:00Z">
        <w:r w:rsidRPr="006B0157">
          <w:t>Quản lý mặt hàng</w:t>
        </w:r>
      </w:ins>
    </w:p>
    <w:p w14:paraId="207CCF6F" w14:textId="2A66C297" w:rsidR="002E60C1" w:rsidRPr="006B0157" w:rsidRDefault="002E60C1" w:rsidP="002E60C1">
      <w:pPr>
        <w:pStyle w:val="oancuaDanhsach"/>
        <w:numPr>
          <w:ilvl w:val="1"/>
          <w:numId w:val="17"/>
        </w:numPr>
        <w:rPr>
          <w:ins w:id="1298" w:author="Phạm Quang Thịnh" w:date="2019-06-04T13:27:00Z"/>
        </w:rPr>
      </w:pPr>
      <w:ins w:id="1299" w:author="Phạm Quang Thịnh" w:date="2019-06-04T13:26:00Z">
        <w:r w:rsidRPr="006B0157">
          <w:t xml:space="preserve">Tra cứu mặt hàng: Xem các mặt hàng đang có, có thể </w:t>
        </w:r>
      </w:ins>
      <w:ins w:id="1300" w:author="Phạm Quang Thịnh" w:date="2019-06-04T13:27:00Z">
        <w:r w:rsidRPr="006B0157">
          <w:t>cập nhật thông tin, xóa các mặt hàng</w:t>
        </w:r>
      </w:ins>
    </w:p>
    <w:p w14:paraId="76D43A10" w14:textId="21A10829" w:rsidR="002E60C1" w:rsidRPr="006B0157" w:rsidRDefault="002E60C1" w:rsidP="002E60C1">
      <w:pPr>
        <w:pStyle w:val="oancuaDanhsach"/>
        <w:numPr>
          <w:ilvl w:val="1"/>
          <w:numId w:val="17"/>
        </w:numPr>
        <w:rPr>
          <w:ins w:id="1301" w:author="Phạm Quang Thịnh" w:date="2019-06-04T13:27:00Z"/>
        </w:rPr>
      </w:pPr>
      <w:ins w:id="1302" w:author="Phạm Quang Thịnh" w:date="2019-06-04T13:27:00Z">
        <w:r w:rsidRPr="006B0157">
          <w:t>Lập phiếu xuất hàng: Xuất các mặt hàng gửi đến các đại lý</w:t>
        </w:r>
      </w:ins>
    </w:p>
    <w:p w14:paraId="39C2D952" w14:textId="7257EAEE" w:rsidR="002E60C1" w:rsidRPr="006B0157" w:rsidRDefault="002E60C1" w:rsidP="002E60C1">
      <w:pPr>
        <w:pStyle w:val="oancuaDanhsach"/>
        <w:numPr>
          <w:ilvl w:val="1"/>
          <w:numId w:val="17"/>
        </w:numPr>
        <w:rPr>
          <w:ins w:id="1303" w:author="Phạm Quang Thịnh" w:date="2019-06-04T13:28:00Z"/>
        </w:rPr>
      </w:pPr>
      <w:ins w:id="1304" w:author="Phạm Quang Thịnh" w:date="2019-06-04T13:27:00Z">
        <w:r w:rsidRPr="006B0157">
          <w:t>Thêm mặt hàng: Thêm mặt hàng mới vào c</w:t>
        </w:r>
      </w:ins>
      <w:ins w:id="1305" w:author="Phạm Quang Thịnh" w:date="2019-06-04T13:28:00Z">
        <w:r w:rsidRPr="006B0157">
          <w:t>ơ sở dữ liệu</w:t>
        </w:r>
      </w:ins>
    </w:p>
    <w:p w14:paraId="31DCACAA" w14:textId="69833B47" w:rsidR="002E60C1" w:rsidRPr="006B0157" w:rsidRDefault="002E60C1" w:rsidP="002E60C1">
      <w:pPr>
        <w:pStyle w:val="oancuaDanhsach"/>
        <w:numPr>
          <w:ilvl w:val="0"/>
          <w:numId w:val="17"/>
        </w:numPr>
        <w:rPr>
          <w:ins w:id="1306" w:author="Phạm Quang Thịnh" w:date="2019-06-04T13:28:00Z"/>
        </w:rPr>
      </w:pPr>
      <w:ins w:id="1307" w:author="Phạm Quang Thịnh" w:date="2019-06-04T13:28:00Z">
        <w:r w:rsidRPr="006B0157">
          <w:t>Lập báo cáo tháng:</w:t>
        </w:r>
      </w:ins>
    </w:p>
    <w:p w14:paraId="6A860090" w14:textId="1AAB86D5" w:rsidR="002E60C1" w:rsidRPr="006B0157" w:rsidRDefault="002E60C1" w:rsidP="002E60C1">
      <w:pPr>
        <w:pStyle w:val="oancuaDanhsach"/>
        <w:numPr>
          <w:ilvl w:val="1"/>
          <w:numId w:val="17"/>
        </w:numPr>
        <w:rPr>
          <w:ins w:id="1308" w:author="Phạm Quang Thịnh" w:date="2019-06-04T13:28:00Z"/>
        </w:rPr>
      </w:pPr>
      <w:ins w:id="1309" w:author="Phạm Quang Thịnh" w:date="2019-06-04T13:28:00Z">
        <w:r w:rsidRPr="006B0157">
          <w:t>Báo cáo doanh số: Báo cáo số tiền thu được từ các đại lý, mỗi đại lý chiếm bao nhiêu phần trăm trong tổng doanh thu</w:t>
        </w:r>
      </w:ins>
    </w:p>
    <w:p w14:paraId="41604AFB" w14:textId="7619AE70" w:rsidR="002E60C1" w:rsidRPr="006B0157" w:rsidRDefault="002E60C1" w:rsidP="002E60C1">
      <w:pPr>
        <w:pStyle w:val="oancuaDanhsach"/>
        <w:numPr>
          <w:ilvl w:val="1"/>
          <w:numId w:val="17"/>
        </w:numPr>
        <w:rPr>
          <w:ins w:id="1310" w:author="Phạm Quang Thịnh" w:date="2019-06-04T13:29:00Z"/>
        </w:rPr>
      </w:pPr>
      <w:ins w:id="1311" w:author="Phạm Quang Thịnh" w:date="2019-06-04T13:28:00Z">
        <w:r w:rsidRPr="006B0157">
          <w:t xml:space="preserve">Báo cáo công nợ: Báo cáo khoản nợ từng tháng </w:t>
        </w:r>
      </w:ins>
      <w:ins w:id="1312" w:author="Phạm Quang Thịnh" w:date="2019-06-04T13:29:00Z">
        <w:r w:rsidRPr="006B0157">
          <w:t>của các đại lý</w:t>
        </w:r>
      </w:ins>
    </w:p>
    <w:p w14:paraId="52460256" w14:textId="565D8B8C" w:rsidR="002E60C1" w:rsidRPr="006B0157" w:rsidRDefault="002E60C1" w:rsidP="002E60C1">
      <w:pPr>
        <w:pStyle w:val="oancuaDanhsach"/>
        <w:numPr>
          <w:ilvl w:val="0"/>
          <w:numId w:val="17"/>
        </w:numPr>
        <w:rPr>
          <w:ins w:id="1313" w:author="Phạm Quang Thịnh" w:date="2019-06-04T13:29:00Z"/>
        </w:rPr>
      </w:pPr>
      <w:ins w:id="1314" w:author="Phạm Quang Thịnh" w:date="2019-06-04T13:29:00Z">
        <w:r w:rsidRPr="006B0157">
          <w:t>Thay đổi quy định</w:t>
        </w:r>
      </w:ins>
    </w:p>
    <w:p w14:paraId="5DBF53B2" w14:textId="0F2BBC08" w:rsidR="002E60C1" w:rsidRPr="006B0157" w:rsidRDefault="002E60C1" w:rsidP="002E60C1">
      <w:pPr>
        <w:pStyle w:val="oancuaDanhsach"/>
        <w:numPr>
          <w:ilvl w:val="1"/>
          <w:numId w:val="17"/>
        </w:numPr>
        <w:rPr>
          <w:ins w:id="1315" w:author="Phạm Quang Thịnh" w:date="2019-06-04T13:29:00Z"/>
        </w:rPr>
      </w:pPr>
      <w:ins w:id="1316" w:author="Phạm Quang Thịnh" w:date="2019-06-04T13:29:00Z">
        <w:r w:rsidRPr="006B0157">
          <w:lastRenderedPageBreak/>
          <w:t>Thay đổi số lượng các đại lý</w:t>
        </w:r>
      </w:ins>
    </w:p>
    <w:p w14:paraId="1BD92E7D" w14:textId="6C47033D" w:rsidR="002E60C1" w:rsidRPr="006B0157" w:rsidRDefault="002E60C1" w:rsidP="002E60C1">
      <w:pPr>
        <w:pStyle w:val="oancuaDanhsach"/>
        <w:numPr>
          <w:ilvl w:val="1"/>
          <w:numId w:val="17"/>
        </w:numPr>
        <w:rPr>
          <w:ins w:id="1317" w:author="Phạm Quang Thịnh" w:date="2019-06-04T13:29:00Z"/>
        </w:rPr>
      </w:pPr>
      <w:ins w:id="1318" w:author="Phạm Quang Thịnh" w:date="2019-06-04T13:29:00Z">
        <w:r w:rsidRPr="006B0157">
          <w:t>Thay đổi số lượng đại lý tối đa trong quận</w:t>
        </w:r>
      </w:ins>
    </w:p>
    <w:p w14:paraId="3911BA84" w14:textId="480017B7" w:rsidR="008A45E1" w:rsidRPr="006B0157" w:rsidRDefault="002E60C1" w:rsidP="00A35E6C">
      <w:pPr>
        <w:pStyle w:val="oancuaDanhsach"/>
        <w:numPr>
          <w:ilvl w:val="1"/>
          <w:numId w:val="17"/>
        </w:numPr>
      </w:pPr>
      <w:ins w:id="1319" w:author="Phạm Quang Thịnh" w:date="2019-06-04T13:29:00Z">
        <w:r w:rsidRPr="006B0157">
          <w:t>Thay đổi giá mặt hàng</w:t>
        </w:r>
      </w:ins>
    </w:p>
    <w:p w14:paraId="3086BE4E" w14:textId="434BCCBE" w:rsidR="007E56BA" w:rsidRPr="006B0157" w:rsidRDefault="007E56BA" w:rsidP="007C35E3">
      <w:pPr>
        <w:pStyle w:val="u2"/>
        <w:numPr>
          <w:ilvl w:val="0"/>
          <w:numId w:val="10"/>
        </w:numPr>
        <w:rPr>
          <w:ins w:id="1320" w:author="Phạm Quang Thịnh" w:date="2019-06-04T13:30:00Z"/>
        </w:rPr>
      </w:pPr>
      <w:bookmarkStart w:id="1321" w:name="_Toc13165963"/>
      <w:r w:rsidRPr="006B0157">
        <w:t>Đặc tả và Mô hình hóa nghiệp vụ</w:t>
      </w:r>
      <w:r w:rsidR="00BC30BA" w:rsidRPr="006B0157">
        <w:t xml:space="preserve"> (DFD Model)</w:t>
      </w:r>
      <w:bookmarkEnd w:id="1321"/>
    </w:p>
    <w:p w14:paraId="142320C9" w14:textId="47B246C4" w:rsidR="00F22571" w:rsidRPr="006B0157" w:rsidRDefault="009247B7" w:rsidP="00512934">
      <w:pPr>
        <w:pStyle w:val="u3"/>
        <w:ind w:left="720"/>
        <w:rPr>
          <w:ins w:id="1322" w:author="Phạm Quang Thịnh" w:date="2019-06-04T13:30:00Z"/>
        </w:rPr>
      </w:pPr>
      <w:ins w:id="1323" w:author="Phạm Quang Thịnh" w:date="2019-06-04T13:38:00Z">
        <w:r>
          <w:t>Quản lý đại lý</w:t>
        </w:r>
      </w:ins>
    </w:p>
    <w:p w14:paraId="22AD7BF0" w14:textId="77777777" w:rsidR="00F22571" w:rsidRPr="006B0157" w:rsidRDefault="00F22571" w:rsidP="00F22571">
      <w:pPr>
        <w:pStyle w:val="u3"/>
        <w:numPr>
          <w:ilvl w:val="0"/>
          <w:numId w:val="18"/>
        </w:numPr>
        <w:ind w:left="1080"/>
        <w:rPr>
          <w:ins w:id="1324" w:author="Phạm Quang Thịnh" w:date="2019-06-04T13:30:00Z"/>
        </w:rPr>
      </w:pPr>
      <w:ins w:id="1325" w:author="Phạm Quang Thịnh" w:date="2019-06-04T13:30:00Z">
        <w:r w:rsidRPr="006B0157">
          <w:t>Tiếp nhận đại lý</w:t>
        </w:r>
      </w:ins>
    </w:p>
    <w:p w14:paraId="774029B3" w14:textId="6FE09BB9" w:rsidR="00F22571" w:rsidRPr="00A35E6C" w:rsidRDefault="00F22571">
      <w:pPr>
        <w:pStyle w:val="KhngDncch"/>
        <w:rPr>
          <w:ins w:id="1326" w:author="Phạm Quang Thịnh" w:date="2019-06-04T13:30:00Z"/>
          <w:szCs w:val="24"/>
        </w:rPr>
      </w:pPr>
      <w:ins w:id="1327" w:author="Phạm Quang Thịnh" w:date="2019-06-04T13:30:00Z">
        <w:r w:rsidRPr="00411DBF">
          <w:rPr>
            <w:noProof/>
            <w:szCs w:val="24"/>
          </w:rPr>
          <w:drawing>
            <wp:anchor distT="0" distB="0" distL="114300" distR="114300" simplePos="0" relativeHeight="251660288" behindDoc="0" locked="0" layoutInCell="1" allowOverlap="1" wp14:anchorId="25DCD08B" wp14:editId="599DACFC">
              <wp:simplePos x="0" y="0"/>
              <wp:positionH relativeFrom="margin">
                <wp:align>left</wp:align>
              </wp:positionH>
              <wp:positionV relativeFrom="paragraph">
                <wp:posOffset>41275</wp:posOffset>
              </wp:positionV>
              <wp:extent cx="2898775" cy="27813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3002" cy="2785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5E6C">
          <w:rPr>
            <w:sz w:val="24"/>
            <w:szCs w:val="24"/>
          </w:rPr>
          <w:t>D1: Thông tin đại lý (Địa chỉ, diện tích, số nhân viên, …)</w:t>
        </w:r>
      </w:ins>
    </w:p>
    <w:p w14:paraId="79F190D4" w14:textId="188911E0" w:rsidR="00F22571" w:rsidRPr="00A35E6C" w:rsidRDefault="00F22571" w:rsidP="00F22571">
      <w:pPr>
        <w:pStyle w:val="KhngDncch"/>
        <w:rPr>
          <w:ins w:id="1328" w:author="Phạm Quang Thịnh" w:date="2019-06-04T13:30:00Z"/>
          <w:sz w:val="24"/>
          <w:szCs w:val="21"/>
        </w:rPr>
      </w:pPr>
      <w:ins w:id="1329" w:author="Phạm Quang Thịnh" w:date="2019-06-04T13:30:00Z">
        <w:r w:rsidRPr="00A35E6C">
          <w:rPr>
            <w:sz w:val="24"/>
            <w:szCs w:val="21"/>
          </w:rPr>
          <w:t>D2: Loại đại lý</w:t>
        </w:r>
      </w:ins>
    </w:p>
    <w:p w14:paraId="23E76A3C" w14:textId="5D7F6C9B" w:rsidR="00F22571" w:rsidRPr="00A35E6C" w:rsidRDefault="00F22571" w:rsidP="00F22571">
      <w:pPr>
        <w:pStyle w:val="KhngDncch"/>
        <w:rPr>
          <w:ins w:id="1330" w:author="Phạm Quang Thịnh" w:date="2019-06-04T13:30:00Z"/>
          <w:sz w:val="24"/>
          <w:szCs w:val="21"/>
        </w:rPr>
      </w:pPr>
      <w:ins w:id="1331" w:author="Phạm Quang Thịnh" w:date="2019-06-04T13:30:00Z">
        <w:r w:rsidRPr="00A35E6C">
          <w:rPr>
            <w:sz w:val="24"/>
            <w:szCs w:val="21"/>
          </w:rPr>
          <w:t>D3: Danh sách các loại đại lý, số đại lý trong quận</w:t>
        </w:r>
      </w:ins>
    </w:p>
    <w:p w14:paraId="4A977193" w14:textId="7C7652EB" w:rsidR="00F22571" w:rsidRPr="00A35E6C" w:rsidRDefault="00F22571" w:rsidP="00F22571">
      <w:pPr>
        <w:pStyle w:val="KhngDncch"/>
        <w:rPr>
          <w:ins w:id="1332" w:author="Phạm Quang Thịnh" w:date="2019-06-04T13:30:00Z"/>
          <w:sz w:val="24"/>
          <w:szCs w:val="21"/>
        </w:rPr>
      </w:pPr>
      <w:ins w:id="1333" w:author="Phạm Quang Thịnh" w:date="2019-06-04T13:30:00Z">
        <w:r w:rsidRPr="00A35E6C">
          <w:rPr>
            <w:sz w:val="24"/>
            <w:szCs w:val="21"/>
          </w:rPr>
          <w:t>D4: D1</w:t>
        </w:r>
      </w:ins>
    </w:p>
    <w:p w14:paraId="2EECF716" w14:textId="77777777" w:rsidR="00F22571" w:rsidRPr="00A35E6C" w:rsidRDefault="00F22571" w:rsidP="00F22571">
      <w:pPr>
        <w:pStyle w:val="KhngDncch"/>
        <w:rPr>
          <w:ins w:id="1334" w:author="Phạm Quang Thịnh" w:date="2019-06-04T13:30:00Z"/>
          <w:sz w:val="24"/>
          <w:szCs w:val="21"/>
        </w:rPr>
      </w:pPr>
      <w:ins w:id="1335" w:author="Phạm Quang Thịnh" w:date="2019-06-04T13:30:00Z">
        <w:r w:rsidRPr="00A35E6C">
          <w:rPr>
            <w:sz w:val="24"/>
            <w:szCs w:val="21"/>
          </w:rPr>
          <w:t>D6: D4</w:t>
        </w:r>
      </w:ins>
    </w:p>
    <w:p w14:paraId="53CFC2EF" w14:textId="77777777" w:rsidR="00F22571" w:rsidRPr="006B0157" w:rsidRDefault="00F22571" w:rsidP="00F22571">
      <w:pPr>
        <w:pStyle w:val="KhngDncch"/>
        <w:rPr>
          <w:ins w:id="1336" w:author="Phạm Quang Thịnh" w:date="2019-06-04T13:30:00Z"/>
          <w:b/>
          <w:sz w:val="24"/>
        </w:rPr>
      </w:pPr>
    </w:p>
    <w:p w14:paraId="647630A6" w14:textId="77777777" w:rsidR="00F22571" w:rsidRPr="006B0157" w:rsidRDefault="00F22571" w:rsidP="00F22571">
      <w:pPr>
        <w:pStyle w:val="KhngDncch"/>
        <w:rPr>
          <w:ins w:id="1337" w:author="Phạm Quang Thịnh" w:date="2019-06-04T13:30:00Z"/>
          <w:b/>
          <w:sz w:val="24"/>
        </w:rPr>
      </w:pPr>
    </w:p>
    <w:p w14:paraId="088106DC" w14:textId="77777777" w:rsidR="00F22571" w:rsidRPr="006B0157" w:rsidRDefault="00F22571" w:rsidP="00F22571">
      <w:pPr>
        <w:pStyle w:val="KhngDncch"/>
        <w:rPr>
          <w:ins w:id="1338" w:author="Phạm Quang Thịnh" w:date="2019-06-04T13:30:00Z"/>
          <w:b/>
          <w:sz w:val="24"/>
        </w:rPr>
      </w:pPr>
    </w:p>
    <w:p w14:paraId="76EF9E05" w14:textId="77777777" w:rsidR="008A45E1" w:rsidRDefault="008A45E1" w:rsidP="008A45E1">
      <w:pPr>
        <w:pStyle w:val="KhngDncch"/>
        <w:rPr>
          <w:ins w:id="1339" w:author="Phạm Quang Thịnh" w:date="2019-06-04T13:40:00Z"/>
          <w:b/>
          <w:sz w:val="24"/>
        </w:rPr>
      </w:pPr>
    </w:p>
    <w:p w14:paraId="26D0CE7E" w14:textId="77777777" w:rsidR="008A45E1" w:rsidRDefault="008A45E1" w:rsidP="008A45E1">
      <w:pPr>
        <w:pStyle w:val="KhngDncch"/>
        <w:rPr>
          <w:ins w:id="1340" w:author="Phạm Quang Thịnh" w:date="2019-06-04T13:40:00Z"/>
          <w:b/>
          <w:sz w:val="24"/>
        </w:rPr>
      </w:pPr>
    </w:p>
    <w:p w14:paraId="7F66A65A" w14:textId="77777777" w:rsidR="008A45E1" w:rsidRDefault="008A45E1" w:rsidP="008A45E1">
      <w:pPr>
        <w:pStyle w:val="KhngDncch"/>
        <w:rPr>
          <w:ins w:id="1341" w:author="Phạm Quang Thịnh" w:date="2019-06-04T13:40:00Z"/>
          <w:b/>
          <w:sz w:val="24"/>
        </w:rPr>
      </w:pPr>
    </w:p>
    <w:p w14:paraId="09A22AA8" w14:textId="77777777" w:rsidR="008A45E1" w:rsidRDefault="008A45E1" w:rsidP="008A45E1">
      <w:pPr>
        <w:pStyle w:val="KhngDncch"/>
        <w:rPr>
          <w:ins w:id="1342" w:author="Phạm Quang Thịnh" w:date="2019-06-04T13:40:00Z"/>
          <w:b/>
          <w:sz w:val="24"/>
        </w:rPr>
      </w:pPr>
    </w:p>
    <w:p w14:paraId="36FEC0D2" w14:textId="77777777" w:rsidR="008A45E1" w:rsidRDefault="008A45E1" w:rsidP="008A45E1">
      <w:pPr>
        <w:pStyle w:val="KhngDncch"/>
        <w:rPr>
          <w:ins w:id="1343" w:author="Phạm Quang Thịnh" w:date="2019-06-04T13:40:00Z"/>
          <w:b/>
          <w:sz w:val="24"/>
        </w:rPr>
      </w:pPr>
    </w:p>
    <w:p w14:paraId="58F0E35D" w14:textId="2D4B2608" w:rsidR="00F22571" w:rsidRPr="006B0157" w:rsidRDefault="00F22571">
      <w:pPr>
        <w:pStyle w:val="KhngDncch"/>
        <w:rPr>
          <w:ins w:id="1344" w:author="Phạm Quang Thịnh" w:date="2019-06-04T13:30:00Z"/>
          <w:b/>
          <w:sz w:val="24"/>
        </w:rPr>
      </w:pPr>
      <w:ins w:id="1345" w:author="Phạm Quang Thịnh" w:date="2019-06-04T13:30:00Z">
        <w:r w:rsidRPr="006B0157">
          <w:rPr>
            <w:b/>
            <w:sz w:val="24"/>
          </w:rPr>
          <w:t>Xử lý:</w:t>
        </w:r>
      </w:ins>
    </w:p>
    <w:p w14:paraId="2C4F3E87" w14:textId="6B2C31D2" w:rsidR="00F22571" w:rsidRPr="006B0157" w:rsidRDefault="00F22571" w:rsidP="00A35E6C">
      <w:pPr>
        <w:pStyle w:val="KhngDncch"/>
        <w:numPr>
          <w:ilvl w:val="0"/>
          <w:numId w:val="26"/>
        </w:numPr>
        <w:rPr>
          <w:ins w:id="1346" w:author="Phạm Quang Thịnh" w:date="2019-06-04T13:30:00Z"/>
          <w:sz w:val="24"/>
        </w:rPr>
      </w:pPr>
      <w:ins w:id="1347" w:author="Phạm Quang Thịnh" w:date="2019-06-04T13:30:00Z">
        <w:r w:rsidRPr="006B0157">
          <w:rPr>
            <w:sz w:val="24"/>
          </w:rPr>
          <w:t>Kết nối dữ liệu</w:t>
        </w:r>
      </w:ins>
    </w:p>
    <w:p w14:paraId="771E8F6A" w14:textId="7F6A4AD3" w:rsidR="00F22571" w:rsidRPr="006B0157" w:rsidRDefault="00F22571" w:rsidP="00A35E6C">
      <w:pPr>
        <w:pStyle w:val="KhngDncch"/>
        <w:numPr>
          <w:ilvl w:val="0"/>
          <w:numId w:val="26"/>
        </w:numPr>
        <w:rPr>
          <w:ins w:id="1348" w:author="Phạm Quang Thịnh" w:date="2019-06-04T13:30:00Z"/>
          <w:sz w:val="24"/>
        </w:rPr>
      </w:pPr>
      <w:ins w:id="1349" w:author="Phạm Quang Thịnh" w:date="2019-06-04T13:30:00Z">
        <w:r w:rsidRPr="006B0157">
          <w:rPr>
            <w:sz w:val="24"/>
          </w:rPr>
          <w:t>Đọc D3 từ bộ nhớ phụ</w:t>
        </w:r>
      </w:ins>
    </w:p>
    <w:p w14:paraId="6A70D58F" w14:textId="2D3E9B73" w:rsidR="00F22571" w:rsidRPr="006B0157" w:rsidRDefault="00F22571" w:rsidP="00A35E6C">
      <w:pPr>
        <w:pStyle w:val="KhngDncch"/>
        <w:numPr>
          <w:ilvl w:val="0"/>
          <w:numId w:val="26"/>
        </w:numPr>
        <w:rPr>
          <w:ins w:id="1350" w:author="Phạm Quang Thịnh" w:date="2019-06-04T13:30:00Z"/>
          <w:sz w:val="24"/>
        </w:rPr>
      </w:pPr>
      <w:ins w:id="1351" w:author="Phạm Quang Thịnh" w:date="2019-06-04T13:30:00Z">
        <w:r w:rsidRPr="006B0157">
          <w:rPr>
            <w:sz w:val="24"/>
          </w:rPr>
          <w:t>Tiêp nhận D1 từ người dùng</w:t>
        </w:r>
      </w:ins>
    </w:p>
    <w:p w14:paraId="05BDB920" w14:textId="510D30A4" w:rsidR="00F22571" w:rsidRPr="006B0157" w:rsidRDefault="00F22571" w:rsidP="00A35E6C">
      <w:pPr>
        <w:pStyle w:val="KhngDncch"/>
        <w:numPr>
          <w:ilvl w:val="0"/>
          <w:numId w:val="26"/>
        </w:numPr>
        <w:rPr>
          <w:ins w:id="1352" w:author="Phạm Quang Thịnh" w:date="2019-06-04T13:30:00Z"/>
          <w:sz w:val="24"/>
        </w:rPr>
      </w:pPr>
      <w:ins w:id="1353" w:author="Phạm Quang Thịnh" w:date="2019-06-04T13:30:00Z">
        <w:r w:rsidRPr="006B0157">
          <w:rPr>
            <w:sz w:val="24"/>
          </w:rPr>
          <w:t>Kiểm tra loại đại lý có trong danh sách không, số đại lý trong quận đã đạt tối đa chưa</w:t>
        </w:r>
      </w:ins>
    </w:p>
    <w:p w14:paraId="5A73C2DC" w14:textId="5ED0CC6F" w:rsidR="00F22571" w:rsidRPr="006B0157" w:rsidRDefault="00F22571" w:rsidP="00A35E6C">
      <w:pPr>
        <w:pStyle w:val="KhngDncch"/>
        <w:numPr>
          <w:ilvl w:val="0"/>
          <w:numId w:val="26"/>
        </w:numPr>
        <w:rPr>
          <w:ins w:id="1354" w:author="Phạm Quang Thịnh" w:date="2019-06-04T13:30:00Z"/>
          <w:sz w:val="24"/>
        </w:rPr>
      </w:pPr>
      <w:ins w:id="1355" w:author="Phạm Quang Thịnh" w:date="2019-06-04T13:30:00Z">
        <w:r w:rsidRPr="006B0157">
          <w:rPr>
            <w:sz w:val="24"/>
          </w:rPr>
          <w:t>Kiểm tra địa chỉ</w:t>
        </w:r>
      </w:ins>
    </w:p>
    <w:p w14:paraId="260761A4" w14:textId="622A0F0E" w:rsidR="00F22571" w:rsidRPr="006B0157" w:rsidRDefault="00F22571" w:rsidP="00A35E6C">
      <w:pPr>
        <w:pStyle w:val="KhngDncch"/>
        <w:numPr>
          <w:ilvl w:val="0"/>
          <w:numId w:val="26"/>
        </w:numPr>
        <w:rPr>
          <w:ins w:id="1356" w:author="Phạm Quang Thịnh" w:date="2019-06-04T13:30:00Z"/>
          <w:sz w:val="24"/>
        </w:rPr>
      </w:pPr>
      <w:ins w:id="1357" w:author="Phạm Quang Thịnh" w:date="2019-06-04T13:30:00Z">
        <w:r w:rsidRPr="006B0157">
          <w:rPr>
            <w:sz w:val="24"/>
          </w:rPr>
          <w:t>Nếu không thỏa, qua bước 10</w:t>
        </w:r>
      </w:ins>
    </w:p>
    <w:p w14:paraId="0439A3C1" w14:textId="5FB88964" w:rsidR="00F22571" w:rsidRPr="006B0157" w:rsidRDefault="00F22571" w:rsidP="00A35E6C">
      <w:pPr>
        <w:pStyle w:val="KhngDncch"/>
        <w:numPr>
          <w:ilvl w:val="0"/>
          <w:numId w:val="26"/>
        </w:numPr>
        <w:rPr>
          <w:ins w:id="1358" w:author="Phạm Quang Thịnh" w:date="2019-06-04T13:30:00Z"/>
          <w:sz w:val="24"/>
        </w:rPr>
      </w:pPr>
      <w:ins w:id="1359" w:author="Phạm Quang Thịnh" w:date="2019-06-04T13:30:00Z">
        <w:r w:rsidRPr="006B0157">
          <w:rPr>
            <w:sz w:val="24"/>
          </w:rPr>
          <w:t>Nhập ngày tiếp nhận</w:t>
        </w:r>
      </w:ins>
    </w:p>
    <w:p w14:paraId="324BC80E" w14:textId="3B540004" w:rsidR="00F22571" w:rsidRPr="006B0157" w:rsidRDefault="00F22571" w:rsidP="00A35E6C">
      <w:pPr>
        <w:pStyle w:val="KhngDncch"/>
        <w:numPr>
          <w:ilvl w:val="0"/>
          <w:numId w:val="26"/>
        </w:numPr>
        <w:rPr>
          <w:ins w:id="1360" w:author="Phạm Quang Thịnh" w:date="2019-06-04T13:30:00Z"/>
          <w:sz w:val="24"/>
        </w:rPr>
      </w:pPr>
      <w:ins w:id="1361" w:author="Phạm Quang Thịnh" w:date="2019-06-04T13:30:00Z">
        <w:r w:rsidRPr="006B0157">
          <w:rPr>
            <w:sz w:val="24"/>
          </w:rPr>
          <w:t>Lưu D4 xuống bộ nhớ</w:t>
        </w:r>
      </w:ins>
    </w:p>
    <w:p w14:paraId="2046899E" w14:textId="55AFE997" w:rsidR="00F22571" w:rsidRPr="006B0157" w:rsidRDefault="00F22571" w:rsidP="00A35E6C">
      <w:pPr>
        <w:pStyle w:val="KhngDncch"/>
        <w:numPr>
          <w:ilvl w:val="0"/>
          <w:numId w:val="26"/>
        </w:numPr>
        <w:rPr>
          <w:ins w:id="1362" w:author="Phạm Quang Thịnh" w:date="2019-06-04T13:30:00Z"/>
          <w:sz w:val="24"/>
        </w:rPr>
      </w:pPr>
      <w:ins w:id="1363" w:author="Phạm Quang Thịnh" w:date="2019-06-04T13:30:00Z">
        <w:r w:rsidRPr="006B0157">
          <w:rPr>
            <w:sz w:val="24"/>
          </w:rPr>
          <w:t>Xuất D6 ra máy in</w:t>
        </w:r>
      </w:ins>
    </w:p>
    <w:p w14:paraId="4D1A45A5" w14:textId="09CF13BE" w:rsidR="00F22571" w:rsidRPr="006B0157" w:rsidRDefault="00F22571" w:rsidP="00A35E6C">
      <w:pPr>
        <w:pStyle w:val="KhngDncch"/>
        <w:numPr>
          <w:ilvl w:val="0"/>
          <w:numId w:val="26"/>
        </w:numPr>
        <w:rPr>
          <w:ins w:id="1364" w:author="Phạm Quang Thịnh" w:date="2019-06-04T13:30:00Z"/>
          <w:sz w:val="24"/>
        </w:rPr>
      </w:pPr>
      <w:ins w:id="1365" w:author="Phạm Quang Thịnh" w:date="2019-06-04T13:30:00Z">
        <w:r w:rsidRPr="006B0157">
          <w:rPr>
            <w:sz w:val="24"/>
          </w:rPr>
          <w:t>Đóng kết nối CSDL</w:t>
        </w:r>
      </w:ins>
    </w:p>
    <w:p w14:paraId="03EE9D37" w14:textId="269E09CB" w:rsidR="00F22571" w:rsidRPr="006B0157" w:rsidRDefault="00F22571" w:rsidP="00A35E6C">
      <w:pPr>
        <w:pStyle w:val="KhngDncch"/>
        <w:numPr>
          <w:ilvl w:val="0"/>
          <w:numId w:val="26"/>
        </w:numPr>
        <w:rPr>
          <w:ins w:id="1366" w:author="Phạm Quang Thịnh" w:date="2019-06-04T13:30:00Z"/>
          <w:sz w:val="24"/>
        </w:rPr>
      </w:pPr>
      <w:ins w:id="1367" w:author="Phạm Quang Thịnh" w:date="2019-06-04T13:30:00Z">
        <w:r w:rsidRPr="006B0157">
          <w:rPr>
            <w:sz w:val="24"/>
          </w:rPr>
          <w:t>Kết thúc</w:t>
        </w:r>
      </w:ins>
    </w:p>
    <w:p w14:paraId="74120B63" w14:textId="77777777" w:rsidR="00F22571" w:rsidRPr="006B0157" w:rsidRDefault="00F22571" w:rsidP="00F22571">
      <w:pPr>
        <w:ind w:left="360"/>
        <w:jc w:val="center"/>
        <w:rPr>
          <w:ins w:id="1368" w:author="Phạm Quang Thịnh" w:date="2019-06-04T13:30:00Z"/>
        </w:rPr>
      </w:pPr>
    </w:p>
    <w:p w14:paraId="734BCEF2" w14:textId="77777777" w:rsidR="00F22571" w:rsidRPr="006B0157" w:rsidRDefault="00F22571" w:rsidP="00F22571">
      <w:pPr>
        <w:pStyle w:val="u3"/>
        <w:numPr>
          <w:ilvl w:val="0"/>
          <w:numId w:val="18"/>
        </w:numPr>
        <w:ind w:left="1080"/>
        <w:rPr>
          <w:ins w:id="1369" w:author="Phạm Quang Thịnh" w:date="2019-06-04T13:30:00Z"/>
        </w:rPr>
      </w:pPr>
      <w:ins w:id="1370" w:author="Phạm Quang Thịnh" w:date="2019-06-04T13:30:00Z">
        <w:r w:rsidRPr="006B0157">
          <w:lastRenderedPageBreak/>
          <w:t>Tra cứu đại lý</w:t>
        </w:r>
      </w:ins>
    </w:p>
    <w:p w14:paraId="3E4F0F07" w14:textId="77777777" w:rsidR="00F22571" w:rsidRPr="00A35E6C" w:rsidRDefault="00F22571" w:rsidP="00F22571">
      <w:pPr>
        <w:pStyle w:val="KhngDncch"/>
        <w:rPr>
          <w:ins w:id="1371" w:author="Phạm Quang Thịnh" w:date="2019-06-04T13:30:00Z"/>
          <w:sz w:val="24"/>
          <w:szCs w:val="21"/>
        </w:rPr>
      </w:pPr>
      <w:ins w:id="1372" w:author="Phạm Quang Thịnh" w:date="2019-06-04T13:30:00Z">
        <w:r w:rsidRPr="00A35E6C">
          <w:rPr>
            <w:noProof/>
            <w:sz w:val="21"/>
            <w:szCs w:val="21"/>
          </w:rPr>
          <w:drawing>
            <wp:anchor distT="0" distB="0" distL="114300" distR="114300" simplePos="0" relativeHeight="251659264" behindDoc="0" locked="0" layoutInCell="1" allowOverlap="1" wp14:anchorId="633F1BC3" wp14:editId="0718EC2C">
              <wp:simplePos x="0" y="0"/>
              <wp:positionH relativeFrom="margin">
                <wp:align>left</wp:align>
              </wp:positionH>
              <wp:positionV relativeFrom="paragraph">
                <wp:posOffset>2540</wp:posOffset>
              </wp:positionV>
              <wp:extent cx="1724025" cy="36766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402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5E6C">
          <w:rPr>
            <w:sz w:val="24"/>
            <w:szCs w:val="21"/>
          </w:rPr>
          <w:t>D1: Tên đại lý cần tra cứu</w:t>
        </w:r>
      </w:ins>
    </w:p>
    <w:p w14:paraId="7A0055C8" w14:textId="77777777" w:rsidR="00F22571" w:rsidRPr="00A35E6C" w:rsidRDefault="00F22571" w:rsidP="00F22571">
      <w:pPr>
        <w:pStyle w:val="KhngDncch"/>
        <w:rPr>
          <w:ins w:id="1373" w:author="Phạm Quang Thịnh" w:date="2019-06-04T13:30:00Z"/>
          <w:sz w:val="24"/>
          <w:szCs w:val="21"/>
        </w:rPr>
      </w:pPr>
      <w:ins w:id="1374" w:author="Phạm Quang Thịnh" w:date="2019-06-04T13:30:00Z">
        <w:r w:rsidRPr="00A35E6C">
          <w:rPr>
            <w:sz w:val="24"/>
            <w:szCs w:val="21"/>
          </w:rPr>
          <w:t>D2: Thông tin đại lý</w:t>
        </w:r>
      </w:ins>
    </w:p>
    <w:p w14:paraId="4F023A37" w14:textId="6231A1AF" w:rsidR="00F22571" w:rsidRPr="00A35E6C" w:rsidRDefault="00F22571" w:rsidP="00F22571">
      <w:pPr>
        <w:pStyle w:val="KhngDncch"/>
        <w:rPr>
          <w:ins w:id="1375" w:author="Phạm Quang Thịnh" w:date="2019-06-04T13:30:00Z"/>
          <w:sz w:val="24"/>
          <w:szCs w:val="21"/>
        </w:rPr>
      </w:pPr>
      <w:ins w:id="1376" w:author="Phạm Quang Thịnh" w:date="2019-06-04T13:30:00Z">
        <w:r w:rsidRPr="00A35E6C">
          <w:rPr>
            <w:sz w:val="24"/>
            <w:szCs w:val="21"/>
          </w:rPr>
          <w:t>D4: D1</w:t>
        </w:r>
      </w:ins>
    </w:p>
    <w:p w14:paraId="2380409A" w14:textId="77777777" w:rsidR="00F22571" w:rsidRPr="00A35E6C" w:rsidRDefault="00F22571" w:rsidP="00F22571">
      <w:pPr>
        <w:pStyle w:val="KhngDncch"/>
        <w:rPr>
          <w:ins w:id="1377" w:author="Phạm Quang Thịnh" w:date="2019-06-04T13:30:00Z"/>
          <w:sz w:val="24"/>
          <w:szCs w:val="21"/>
        </w:rPr>
      </w:pPr>
      <w:ins w:id="1378" w:author="Phạm Quang Thịnh" w:date="2019-06-04T13:30:00Z">
        <w:r w:rsidRPr="00A35E6C">
          <w:rPr>
            <w:sz w:val="24"/>
            <w:szCs w:val="21"/>
          </w:rPr>
          <w:t>Xử lý:</w:t>
        </w:r>
      </w:ins>
    </w:p>
    <w:p w14:paraId="0A3B07A6" w14:textId="77777777" w:rsidR="00F22571" w:rsidRPr="00A35E6C" w:rsidRDefault="00F22571" w:rsidP="00F22571">
      <w:pPr>
        <w:pStyle w:val="KhngDncch"/>
        <w:numPr>
          <w:ilvl w:val="0"/>
          <w:numId w:val="20"/>
        </w:numPr>
        <w:rPr>
          <w:ins w:id="1379" w:author="Phạm Quang Thịnh" w:date="2019-06-04T13:30:00Z"/>
          <w:sz w:val="24"/>
          <w:szCs w:val="21"/>
        </w:rPr>
      </w:pPr>
      <w:ins w:id="1380" w:author="Phạm Quang Thịnh" w:date="2019-06-04T13:30:00Z">
        <w:r w:rsidRPr="00A35E6C">
          <w:rPr>
            <w:sz w:val="24"/>
            <w:szCs w:val="21"/>
          </w:rPr>
          <w:t>Kết nối CSDL</w:t>
        </w:r>
      </w:ins>
    </w:p>
    <w:p w14:paraId="15A12B85" w14:textId="77777777" w:rsidR="00F22571" w:rsidRPr="00A35E6C" w:rsidRDefault="00F22571" w:rsidP="00F22571">
      <w:pPr>
        <w:pStyle w:val="KhngDncch"/>
        <w:numPr>
          <w:ilvl w:val="0"/>
          <w:numId w:val="20"/>
        </w:numPr>
        <w:rPr>
          <w:ins w:id="1381" w:author="Phạm Quang Thịnh" w:date="2019-06-04T13:30:00Z"/>
          <w:sz w:val="24"/>
          <w:szCs w:val="21"/>
        </w:rPr>
      </w:pPr>
      <w:ins w:id="1382" w:author="Phạm Quang Thịnh" w:date="2019-06-04T13:30:00Z">
        <w:r w:rsidRPr="00A35E6C">
          <w:rPr>
            <w:sz w:val="24"/>
            <w:szCs w:val="21"/>
          </w:rPr>
          <w:t>Nếu tìm được đại lý trùng với tên cần tìm, hiện thông tin đại lý, nếu không thì qua bước 3</w:t>
        </w:r>
      </w:ins>
    </w:p>
    <w:p w14:paraId="630F5A57" w14:textId="77777777" w:rsidR="00F22571" w:rsidRPr="00A35E6C" w:rsidRDefault="00F22571" w:rsidP="00F22571">
      <w:pPr>
        <w:pStyle w:val="KhngDncch"/>
        <w:numPr>
          <w:ilvl w:val="0"/>
          <w:numId w:val="20"/>
        </w:numPr>
        <w:rPr>
          <w:ins w:id="1383" w:author="Phạm Quang Thịnh" w:date="2019-06-04T13:30:00Z"/>
          <w:sz w:val="24"/>
          <w:szCs w:val="21"/>
        </w:rPr>
      </w:pPr>
      <w:ins w:id="1384" w:author="Phạm Quang Thịnh" w:date="2019-06-04T13:30:00Z">
        <w:r w:rsidRPr="00A35E6C">
          <w:rPr>
            <w:sz w:val="24"/>
            <w:szCs w:val="21"/>
          </w:rPr>
          <w:t>Đóng kết nối CSDL</w:t>
        </w:r>
      </w:ins>
    </w:p>
    <w:p w14:paraId="5F09B151" w14:textId="77777777" w:rsidR="00F22571" w:rsidRPr="00A35E6C" w:rsidRDefault="00F22571" w:rsidP="00F22571">
      <w:pPr>
        <w:pStyle w:val="KhngDncch"/>
        <w:numPr>
          <w:ilvl w:val="0"/>
          <w:numId w:val="20"/>
        </w:numPr>
        <w:rPr>
          <w:ins w:id="1385" w:author="Phạm Quang Thịnh" w:date="2019-06-04T13:30:00Z"/>
          <w:sz w:val="24"/>
          <w:szCs w:val="21"/>
        </w:rPr>
      </w:pPr>
      <w:ins w:id="1386" w:author="Phạm Quang Thịnh" w:date="2019-06-04T13:30:00Z">
        <w:r w:rsidRPr="00A35E6C">
          <w:rPr>
            <w:sz w:val="24"/>
            <w:szCs w:val="21"/>
          </w:rPr>
          <w:t>Kết thúc</w:t>
        </w:r>
      </w:ins>
    </w:p>
    <w:p w14:paraId="11E457FB" w14:textId="77777777" w:rsidR="00F22571" w:rsidRPr="006B0157" w:rsidRDefault="00F22571" w:rsidP="00F22571">
      <w:pPr>
        <w:rPr>
          <w:ins w:id="1387" w:author="Phạm Quang Thịnh" w:date="2019-06-04T13:30:00Z"/>
        </w:rPr>
      </w:pPr>
    </w:p>
    <w:p w14:paraId="000FECB6" w14:textId="77777777" w:rsidR="00F22571" w:rsidRPr="006B0157" w:rsidRDefault="00F22571" w:rsidP="00F22571">
      <w:pPr>
        <w:rPr>
          <w:ins w:id="1388" w:author="Phạm Quang Thịnh" w:date="2019-06-04T13:30:00Z"/>
        </w:rPr>
      </w:pPr>
    </w:p>
    <w:p w14:paraId="7DF8C241" w14:textId="77777777" w:rsidR="00F22571" w:rsidRPr="006B0157" w:rsidRDefault="00F22571" w:rsidP="00F22571">
      <w:pPr>
        <w:rPr>
          <w:ins w:id="1389" w:author="Phạm Quang Thịnh" w:date="2019-06-04T13:30:00Z"/>
        </w:rPr>
      </w:pPr>
    </w:p>
    <w:p w14:paraId="4B412409" w14:textId="77777777" w:rsidR="00F22571" w:rsidRPr="006B0157" w:rsidRDefault="00F22571" w:rsidP="00F22571">
      <w:pPr>
        <w:rPr>
          <w:ins w:id="1390" w:author="Phạm Quang Thịnh" w:date="2019-06-04T13:30:00Z"/>
        </w:rPr>
      </w:pPr>
    </w:p>
    <w:p w14:paraId="1D104E74" w14:textId="536B2582" w:rsidR="00F22571" w:rsidRDefault="00F22571" w:rsidP="00F22571">
      <w:pPr>
        <w:rPr>
          <w:ins w:id="1391" w:author="Phạm Quang Thịnh" w:date="2019-06-04T13:41:00Z"/>
        </w:rPr>
      </w:pPr>
    </w:p>
    <w:p w14:paraId="508ADB32" w14:textId="7A07E760" w:rsidR="00780B9B" w:rsidRDefault="00780B9B" w:rsidP="00F22571">
      <w:pPr>
        <w:rPr>
          <w:ins w:id="1392" w:author="Phạm Quang Thịnh" w:date="2019-06-04T13:41:00Z"/>
        </w:rPr>
      </w:pPr>
    </w:p>
    <w:p w14:paraId="1C444264" w14:textId="01B3BB31" w:rsidR="00780B9B" w:rsidRDefault="00780B9B" w:rsidP="00F22571">
      <w:pPr>
        <w:rPr>
          <w:ins w:id="1393" w:author="Phạm Quang Thịnh" w:date="2019-06-04T13:41:00Z"/>
        </w:rPr>
      </w:pPr>
    </w:p>
    <w:p w14:paraId="6720F781" w14:textId="77777777" w:rsidR="00780B9B" w:rsidRPr="006B0157" w:rsidRDefault="00780B9B" w:rsidP="00F22571">
      <w:pPr>
        <w:rPr>
          <w:ins w:id="1394" w:author="Phạm Quang Thịnh" w:date="2019-06-04T13:30:00Z"/>
        </w:rPr>
      </w:pPr>
    </w:p>
    <w:p w14:paraId="159E822C" w14:textId="77777777" w:rsidR="00F22571" w:rsidRPr="006B0157" w:rsidRDefault="00F22571" w:rsidP="00F22571">
      <w:pPr>
        <w:pStyle w:val="u3"/>
        <w:numPr>
          <w:ilvl w:val="0"/>
          <w:numId w:val="18"/>
        </w:numPr>
        <w:ind w:left="1080"/>
        <w:rPr>
          <w:ins w:id="1395" w:author="Phạm Quang Thịnh" w:date="2019-06-04T13:30:00Z"/>
        </w:rPr>
      </w:pPr>
      <w:ins w:id="1396" w:author="Phạm Quang Thịnh" w:date="2019-06-04T13:30:00Z">
        <w:r w:rsidRPr="006B0157">
          <w:t>Lập phiếu thu tiền</w:t>
        </w:r>
      </w:ins>
    </w:p>
    <w:p w14:paraId="7CF49724" w14:textId="61A551F7" w:rsidR="00F22571" w:rsidRPr="006B0157" w:rsidRDefault="00F22571" w:rsidP="00F22571">
      <w:pPr>
        <w:rPr>
          <w:ins w:id="1397" w:author="Phạm Quang Thịnh" w:date="2019-06-04T13:30:00Z"/>
        </w:rPr>
      </w:pPr>
      <w:ins w:id="1398" w:author="Phạm Quang Thịnh" w:date="2019-06-04T13:30:00Z">
        <w:r w:rsidRPr="006B0157">
          <w:rPr>
            <w:noProof/>
          </w:rPr>
          <w:drawing>
            <wp:anchor distT="0" distB="0" distL="114300" distR="114300" simplePos="0" relativeHeight="251663360" behindDoc="0" locked="0" layoutInCell="1" allowOverlap="1" wp14:anchorId="62290FC7" wp14:editId="3C8DB442">
              <wp:simplePos x="0" y="0"/>
              <wp:positionH relativeFrom="column">
                <wp:posOffset>0</wp:posOffset>
              </wp:positionH>
              <wp:positionV relativeFrom="paragraph">
                <wp:posOffset>1270</wp:posOffset>
              </wp:positionV>
              <wp:extent cx="2492334" cy="219075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2334" cy="219075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E573305" w14:textId="77777777" w:rsidR="00F22571" w:rsidRPr="00A35E6C" w:rsidRDefault="00F22571" w:rsidP="00F22571">
      <w:pPr>
        <w:pStyle w:val="KhngDncch"/>
        <w:rPr>
          <w:ins w:id="1399" w:author="Phạm Quang Thịnh" w:date="2019-06-04T13:30:00Z"/>
          <w:sz w:val="24"/>
          <w:szCs w:val="21"/>
        </w:rPr>
      </w:pPr>
      <w:ins w:id="1400" w:author="Phạm Quang Thịnh" w:date="2019-06-04T13:30:00Z">
        <w:r w:rsidRPr="00A35E6C">
          <w:rPr>
            <w:sz w:val="24"/>
            <w:szCs w:val="21"/>
          </w:rPr>
          <w:t>D1: Tên đại lý cần thu tiền</w:t>
        </w:r>
      </w:ins>
    </w:p>
    <w:p w14:paraId="024D12DF" w14:textId="77777777" w:rsidR="00F22571" w:rsidRPr="00A35E6C" w:rsidRDefault="00F22571" w:rsidP="00F22571">
      <w:pPr>
        <w:pStyle w:val="KhngDncch"/>
        <w:rPr>
          <w:ins w:id="1401" w:author="Phạm Quang Thịnh" w:date="2019-06-04T13:30:00Z"/>
          <w:sz w:val="24"/>
          <w:szCs w:val="21"/>
        </w:rPr>
      </w:pPr>
      <w:ins w:id="1402" w:author="Phạm Quang Thịnh" w:date="2019-06-04T13:30:00Z">
        <w:r w:rsidRPr="00A35E6C">
          <w:rPr>
            <w:sz w:val="24"/>
            <w:szCs w:val="21"/>
          </w:rPr>
          <w:t>D2: Số tiền cần thu</w:t>
        </w:r>
      </w:ins>
    </w:p>
    <w:p w14:paraId="61D9B67F" w14:textId="77777777" w:rsidR="00F22571" w:rsidRPr="00A35E6C" w:rsidRDefault="00F22571" w:rsidP="00F22571">
      <w:pPr>
        <w:pStyle w:val="KhngDncch"/>
        <w:rPr>
          <w:ins w:id="1403" w:author="Phạm Quang Thịnh" w:date="2019-06-04T13:30:00Z"/>
          <w:sz w:val="24"/>
          <w:szCs w:val="21"/>
        </w:rPr>
      </w:pPr>
      <w:ins w:id="1404" w:author="Phạm Quang Thịnh" w:date="2019-06-04T13:30:00Z">
        <w:r w:rsidRPr="00A35E6C">
          <w:rPr>
            <w:sz w:val="24"/>
            <w:szCs w:val="21"/>
          </w:rPr>
          <w:t>D3: Thông tin đại lý (Tên, địa chỉ, email, …), số tiền thu, ngày thu</w:t>
        </w:r>
      </w:ins>
    </w:p>
    <w:p w14:paraId="783B1CE6" w14:textId="77777777" w:rsidR="00F22571" w:rsidRPr="00A35E6C" w:rsidRDefault="00F22571" w:rsidP="00F22571">
      <w:pPr>
        <w:pStyle w:val="KhngDncch"/>
        <w:rPr>
          <w:ins w:id="1405" w:author="Phạm Quang Thịnh" w:date="2019-06-04T13:30:00Z"/>
          <w:sz w:val="24"/>
          <w:szCs w:val="21"/>
        </w:rPr>
      </w:pPr>
      <w:ins w:id="1406" w:author="Phạm Quang Thịnh" w:date="2019-06-04T13:30:00Z">
        <w:r w:rsidRPr="00A35E6C">
          <w:rPr>
            <w:sz w:val="24"/>
            <w:szCs w:val="21"/>
          </w:rPr>
          <w:t>D6: D3</w:t>
        </w:r>
      </w:ins>
    </w:p>
    <w:p w14:paraId="0ED09094" w14:textId="77777777" w:rsidR="00F22571" w:rsidRPr="00A35E6C" w:rsidRDefault="00F22571" w:rsidP="00F22571">
      <w:pPr>
        <w:pStyle w:val="KhngDncch"/>
        <w:rPr>
          <w:ins w:id="1407" w:author="Phạm Quang Thịnh" w:date="2019-06-04T13:30:00Z"/>
          <w:sz w:val="24"/>
          <w:szCs w:val="21"/>
        </w:rPr>
      </w:pPr>
    </w:p>
    <w:p w14:paraId="457299D1" w14:textId="77777777" w:rsidR="00780B9B" w:rsidRDefault="00780B9B" w:rsidP="00F22571">
      <w:pPr>
        <w:pStyle w:val="KhngDncch"/>
        <w:rPr>
          <w:ins w:id="1408" w:author="Phạm Quang Thịnh" w:date="2019-06-04T13:42:00Z"/>
          <w:sz w:val="24"/>
          <w:szCs w:val="21"/>
        </w:rPr>
      </w:pPr>
    </w:p>
    <w:p w14:paraId="51281524" w14:textId="77777777" w:rsidR="00780B9B" w:rsidRDefault="00780B9B" w:rsidP="00F22571">
      <w:pPr>
        <w:pStyle w:val="KhngDncch"/>
        <w:rPr>
          <w:ins w:id="1409" w:author="Phạm Quang Thịnh" w:date="2019-06-04T13:42:00Z"/>
          <w:sz w:val="24"/>
          <w:szCs w:val="21"/>
        </w:rPr>
      </w:pPr>
    </w:p>
    <w:p w14:paraId="240EC8BD" w14:textId="77777777" w:rsidR="00780B9B" w:rsidRDefault="00780B9B" w:rsidP="00F22571">
      <w:pPr>
        <w:pStyle w:val="KhngDncch"/>
        <w:rPr>
          <w:ins w:id="1410" w:author="Phạm Quang Thịnh" w:date="2019-06-04T13:42:00Z"/>
          <w:sz w:val="24"/>
          <w:szCs w:val="21"/>
        </w:rPr>
      </w:pPr>
    </w:p>
    <w:p w14:paraId="04EEBA8D" w14:textId="77777777" w:rsidR="00780B9B" w:rsidRDefault="00780B9B" w:rsidP="00F22571">
      <w:pPr>
        <w:pStyle w:val="KhngDncch"/>
        <w:rPr>
          <w:ins w:id="1411" w:author="Phạm Quang Thịnh" w:date="2019-06-04T13:42:00Z"/>
          <w:sz w:val="24"/>
          <w:szCs w:val="21"/>
        </w:rPr>
      </w:pPr>
    </w:p>
    <w:p w14:paraId="5E362F05" w14:textId="77777777" w:rsidR="00780B9B" w:rsidRDefault="00780B9B" w:rsidP="00F22571">
      <w:pPr>
        <w:pStyle w:val="KhngDncch"/>
        <w:rPr>
          <w:ins w:id="1412" w:author="Phạm Quang Thịnh" w:date="2019-06-04T13:42:00Z"/>
          <w:sz w:val="24"/>
          <w:szCs w:val="21"/>
        </w:rPr>
      </w:pPr>
    </w:p>
    <w:p w14:paraId="72473C54" w14:textId="5577564A" w:rsidR="00F22571" w:rsidRPr="00A35E6C" w:rsidRDefault="00F22571" w:rsidP="00F22571">
      <w:pPr>
        <w:pStyle w:val="KhngDncch"/>
        <w:rPr>
          <w:ins w:id="1413" w:author="Phạm Quang Thịnh" w:date="2019-06-04T13:30:00Z"/>
          <w:sz w:val="24"/>
          <w:szCs w:val="21"/>
        </w:rPr>
      </w:pPr>
      <w:ins w:id="1414" w:author="Phạm Quang Thịnh" w:date="2019-06-04T13:30:00Z">
        <w:r w:rsidRPr="00A35E6C">
          <w:rPr>
            <w:sz w:val="24"/>
            <w:szCs w:val="21"/>
          </w:rPr>
          <w:t>Xử lý:</w:t>
        </w:r>
      </w:ins>
    </w:p>
    <w:p w14:paraId="31E2560E" w14:textId="77777777" w:rsidR="00F22571" w:rsidRPr="00A35E6C" w:rsidRDefault="00F22571" w:rsidP="00F22571">
      <w:pPr>
        <w:pStyle w:val="KhngDncch"/>
        <w:numPr>
          <w:ilvl w:val="0"/>
          <w:numId w:val="21"/>
        </w:numPr>
        <w:rPr>
          <w:ins w:id="1415" w:author="Phạm Quang Thịnh" w:date="2019-06-04T13:30:00Z"/>
          <w:sz w:val="24"/>
          <w:szCs w:val="21"/>
        </w:rPr>
      </w:pPr>
      <w:ins w:id="1416" w:author="Phạm Quang Thịnh" w:date="2019-06-04T13:30:00Z">
        <w:r w:rsidRPr="00A35E6C">
          <w:rPr>
            <w:sz w:val="24"/>
            <w:szCs w:val="21"/>
          </w:rPr>
          <w:t>Mở kết nối cơ sở dữ liệu</w:t>
        </w:r>
      </w:ins>
    </w:p>
    <w:p w14:paraId="530C3485" w14:textId="77777777" w:rsidR="00F22571" w:rsidRPr="00A35E6C" w:rsidRDefault="00F22571" w:rsidP="00F22571">
      <w:pPr>
        <w:pStyle w:val="KhngDncch"/>
        <w:numPr>
          <w:ilvl w:val="0"/>
          <w:numId w:val="21"/>
        </w:numPr>
        <w:rPr>
          <w:ins w:id="1417" w:author="Phạm Quang Thịnh" w:date="2019-06-04T13:30:00Z"/>
          <w:sz w:val="24"/>
          <w:szCs w:val="21"/>
        </w:rPr>
      </w:pPr>
      <w:ins w:id="1418" w:author="Phạm Quang Thịnh" w:date="2019-06-04T13:30:00Z">
        <w:r w:rsidRPr="00A35E6C">
          <w:rPr>
            <w:sz w:val="24"/>
            <w:szCs w:val="21"/>
          </w:rPr>
          <w:t>Nhập tên đại lý</w:t>
        </w:r>
      </w:ins>
    </w:p>
    <w:p w14:paraId="1647BF91" w14:textId="77777777" w:rsidR="00F22571" w:rsidRPr="00A35E6C" w:rsidRDefault="00F22571" w:rsidP="00F22571">
      <w:pPr>
        <w:pStyle w:val="KhngDncch"/>
        <w:numPr>
          <w:ilvl w:val="0"/>
          <w:numId w:val="21"/>
        </w:numPr>
        <w:rPr>
          <w:ins w:id="1419" w:author="Phạm Quang Thịnh" w:date="2019-06-04T13:30:00Z"/>
          <w:sz w:val="24"/>
          <w:szCs w:val="21"/>
        </w:rPr>
      </w:pPr>
      <w:ins w:id="1420" w:author="Phạm Quang Thịnh" w:date="2019-06-04T13:30:00Z">
        <w:r w:rsidRPr="00A35E6C">
          <w:rPr>
            <w:sz w:val="24"/>
            <w:szCs w:val="21"/>
          </w:rPr>
          <w:t>Nếu không tìm được tên đại lý, qua bước 6</w:t>
        </w:r>
      </w:ins>
    </w:p>
    <w:p w14:paraId="598CCAB5" w14:textId="77777777" w:rsidR="00F22571" w:rsidRPr="00A35E6C" w:rsidRDefault="00F22571" w:rsidP="00F22571">
      <w:pPr>
        <w:pStyle w:val="KhngDncch"/>
        <w:numPr>
          <w:ilvl w:val="0"/>
          <w:numId w:val="21"/>
        </w:numPr>
        <w:rPr>
          <w:ins w:id="1421" w:author="Phạm Quang Thịnh" w:date="2019-06-04T13:30:00Z"/>
          <w:sz w:val="24"/>
          <w:szCs w:val="21"/>
        </w:rPr>
      </w:pPr>
      <w:ins w:id="1422" w:author="Phạm Quang Thịnh" w:date="2019-06-04T13:30:00Z">
        <w:r w:rsidRPr="00A35E6C">
          <w:rPr>
            <w:sz w:val="24"/>
            <w:szCs w:val="21"/>
          </w:rPr>
          <w:t>Trả về thông tin của đại lý</w:t>
        </w:r>
      </w:ins>
    </w:p>
    <w:p w14:paraId="094961F7" w14:textId="77777777" w:rsidR="00F22571" w:rsidRPr="00A35E6C" w:rsidRDefault="00F22571" w:rsidP="00F22571">
      <w:pPr>
        <w:pStyle w:val="KhngDncch"/>
        <w:numPr>
          <w:ilvl w:val="0"/>
          <w:numId w:val="21"/>
        </w:numPr>
        <w:rPr>
          <w:ins w:id="1423" w:author="Phạm Quang Thịnh" w:date="2019-06-04T13:30:00Z"/>
          <w:sz w:val="24"/>
          <w:szCs w:val="21"/>
        </w:rPr>
      </w:pPr>
      <w:ins w:id="1424" w:author="Phạm Quang Thịnh" w:date="2019-06-04T13:30:00Z">
        <w:r w:rsidRPr="00A35E6C">
          <w:rPr>
            <w:sz w:val="24"/>
            <w:szCs w:val="21"/>
          </w:rPr>
          <w:t>Nhập số tiền cần thu</w:t>
        </w:r>
      </w:ins>
    </w:p>
    <w:p w14:paraId="5F3FFCE5" w14:textId="77777777" w:rsidR="00F22571" w:rsidRPr="00A35E6C" w:rsidRDefault="00F22571" w:rsidP="00F22571">
      <w:pPr>
        <w:pStyle w:val="KhngDncch"/>
        <w:numPr>
          <w:ilvl w:val="0"/>
          <w:numId w:val="21"/>
        </w:numPr>
        <w:rPr>
          <w:ins w:id="1425" w:author="Phạm Quang Thịnh" w:date="2019-06-04T13:30:00Z"/>
          <w:sz w:val="24"/>
          <w:szCs w:val="21"/>
        </w:rPr>
      </w:pPr>
      <w:ins w:id="1426" w:author="Phạm Quang Thịnh" w:date="2019-06-04T13:30:00Z">
        <w:r w:rsidRPr="00A35E6C">
          <w:rPr>
            <w:sz w:val="24"/>
            <w:szCs w:val="21"/>
          </w:rPr>
          <w:t>Đóng kết nối cơ sở dữ liệu</w:t>
        </w:r>
      </w:ins>
    </w:p>
    <w:p w14:paraId="38CD97C6" w14:textId="053BB539" w:rsidR="00F22571" w:rsidRPr="00A35E6C" w:rsidRDefault="00F22571" w:rsidP="00A35E6C">
      <w:pPr>
        <w:pStyle w:val="KhngDncch"/>
        <w:numPr>
          <w:ilvl w:val="0"/>
          <w:numId w:val="21"/>
        </w:numPr>
        <w:rPr>
          <w:ins w:id="1427" w:author="Phạm Quang Thịnh" w:date="2019-06-04T13:30:00Z"/>
          <w:sz w:val="24"/>
          <w:szCs w:val="21"/>
        </w:rPr>
      </w:pPr>
      <w:ins w:id="1428" w:author="Phạm Quang Thịnh" w:date="2019-06-04T13:30:00Z">
        <w:r w:rsidRPr="00A35E6C">
          <w:rPr>
            <w:sz w:val="24"/>
            <w:szCs w:val="21"/>
          </w:rPr>
          <w:t>Kết thúc</w:t>
        </w:r>
      </w:ins>
    </w:p>
    <w:p w14:paraId="4244474B" w14:textId="77777777" w:rsidR="00F22571" w:rsidRPr="00A35E6C" w:rsidRDefault="00F22571" w:rsidP="00A35E6C">
      <w:pPr>
        <w:pStyle w:val="u3"/>
        <w:rPr>
          <w:ins w:id="1429" w:author="Phạm Quang Thịnh" w:date="2019-06-04T13:30:00Z"/>
        </w:rPr>
      </w:pPr>
      <w:ins w:id="1430" w:author="Phạm Quang Thịnh" w:date="2019-06-04T13:30:00Z">
        <w:r w:rsidRPr="00411DBF">
          <w:lastRenderedPageBreak/>
          <w:t>Quản lý m</w:t>
        </w:r>
        <w:r w:rsidRPr="00A35E6C">
          <w:t>ặt hàng</w:t>
        </w:r>
      </w:ins>
    </w:p>
    <w:p w14:paraId="506FE335" w14:textId="77777777" w:rsidR="00F22571" w:rsidRPr="006B0157" w:rsidRDefault="00F22571" w:rsidP="00F22571">
      <w:pPr>
        <w:pStyle w:val="u3"/>
        <w:numPr>
          <w:ilvl w:val="0"/>
          <w:numId w:val="19"/>
        </w:numPr>
        <w:rPr>
          <w:ins w:id="1431" w:author="Phạm Quang Thịnh" w:date="2019-06-04T13:30:00Z"/>
        </w:rPr>
      </w:pPr>
      <w:ins w:id="1432" w:author="Phạm Quang Thịnh" w:date="2019-06-04T13:30:00Z">
        <w:r w:rsidRPr="006B0157">
          <w:rPr>
            <w:noProof/>
          </w:rPr>
          <w:drawing>
            <wp:anchor distT="0" distB="0" distL="114300" distR="114300" simplePos="0" relativeHeight="251661312" behindDoc="0" locked="0" layoutInCell="1" allowOverlap="1" wp14:anchorId="621F7062" wp14:editId="06A5AA08">
              <wp:simplePos x="0" y="0"/>
              <wp:positionH relativeFrom="column">
                <wp:posOffset>-57150</wp:posOffset>
              </wp:positionH>
              <wp:positionV relativeFrom="paragraph">
                <wp:posOffset>237490</wp:posOffset>
              </wp:positionV>
              <wp:extent cx="1133475" cy="2416810"/>
              <wp:effectExtent l="0" t="0" r="952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3475" cy="2416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0157">
          <w:t>Tra cứu mặt hàng</w:t>
        </w:r>
      </w:ins>
    </w:p>
    <w:p w14:paraId="6F6C55B9" w14:textId="77777777" w:rsidR="00F22571" w:rsidRPr="00A35E6C" w:rsidRDefault="00F22571" w:rsidP="00F22571">
      <w:pPr>
        <w:pStyle w:val="KhngDncch"/>
        <w:rPr>
          <w:ins w:id="1433" w:author="Phạm Quang Thịnh" w:date="2019-06-04T13:30:00Z"/>
          <w:sz w:val="24"/>
          <w:szCs w:val="21"/>
        </w:rPr>
      </w:pPr>
      <w:ins w:id="1434" w:author="Phạm Quang Thịnh" w:date="2019-06-04T13:30:00Z">
        <w:r w:rsidRPr="00A35E6C">
          <w:rPr>
            <w:sz w:val="24"/>
            <w:szCs w:val="21"/>
          </w:rPr>
          <w:t>D1: Mã mặt hàng cần tra cứu</w:t>
        </w:r>
      </w:ins>
    </w:p>
    <w:p w14:paraId="2A218282" w14:textId="77777777" w:rsidR="00F22571" w:rsidRPr="00A35E6C" w:rsidRDefault="00F22571" w:rsidP="00F22571">
      <w:pPr>
        <w:pStyle w:val="KhngDncch"/>
        <w:rPr>
          <w:ins w:id="1435" w:author="Phạm Quang Thịnh" w:date="2019-06-04T13:30:00Z"/>
          <w:sz w:val="24"/>
          <w:szCs w:val="21"/>
        </w:rPr>
      </w:pPr>
      <w:ins w:id="1436" w:author="Phạm Quang Thịnh" w:date="2019-06-04T13:30:00Z">
        <w:r w:rsidRPr="00A35E6C">
          <w:rPr>
            <w:sz w:val="24"/>
            <w:szCs w:val="21"/>
          </w:rPr>
          <w:t>D2: D3</w:t>
        </w:r>
      </w:ins>
    </w:p>
    <w:p w14:paraId="62988912" w14:textId="77777777" w:rsidR="00F22571" w:rsidRPr="00A35E6C" w:rsidRDefault="00F22571" w:rsidP="00F22571">
      <w:pPr>
        <w:pStyle w:val="KhngDncch"/>
        <w:rPr>
          <w:ins w:id="1437" w:author="Phạm Quang Thịnh" w:date="2019-06-04T13:30:00Z"/>
          <w:sz w:val="24"/>
          <w:szCs w:val="21"/>
        </w:rPr>
      </w:pPr>
      <w:ins w:id="1438" w:author="Phạm Quang Thịnh" w:date="2019-06-04T13:30:00Z">
        <w:r w:rsidRPr="00A35E6C">
          <w:rPr>
            <w:sz w:val="24"/>
            <w:szCs w:val="21"/>
          </w:rPr>
          <w:t>D3: Thông tin về mặt hàng</w:t>
        </w:r>
      </w:ins>
    </w:p>
    <w:p w14:paraId="10CF5B32" w14:textId="77777777" w:rsidR="00F22571" w:rsidRPr="00A35E6C" w:rsidRDefault="00F22571" w:rsidP="00F22571">
      <w:pPr>
        <w:pStyle w:val="KhngDncch"/>
        <w:rPr>
          <w:ins w:id="1439" w:author="Phạm Quang Thịnh" w:date="2019-06-04T13:30:00Z"/>
          <w:sz w:val="24"/>
          <w:szCs w:val="21"/>
        </w:rPr>
      </w:pPr>
    </w:p>
    <w:p w14:paraId="7DEA56F7" w14:textId="77777777" w:rsidR="00F22571" w:rsidRPr="00A35E6C" w:rsidRDefault="00F22571" w:rsidP="00F22571">
      <w:pPr>
        <w:pStyle w:val="KhngDncch"/>
        <w:rPr>
          <w:ins w:id="1440" w:author="Phạm Quang Thịnh" w:date="2019-06-04T13:30:00Z"/>
          <w:sz w:val="24"/>
          <w:szCs w:val="21"/>
        </w:rPr>
      </w:pPr>
      <w:ins w:id="1441" w:author="Phạm Quang Thịnh" w:date="2019-06-04T13:30:00Z">
        <w:r w:rsidRPr="00A35E6C">
          <w:rPr>
            <w:sz w:val="24"/>
            <w:szCs w:val="21"/>
          </w:rPr>
          <w:t>Xử lý:</w:t>
        </w:r>
      </w:ins>
    </w:p>
    <w:p w14:paraId="22173EB7" w14:textId="77777777" w:rsidR="00F22571" w:rsidRPr="00A35E6C" w:rsidRDefault="00F22571" w:rsidP="00F22571">
      <w:pPr>
        <w:pStyle w:val="KhngDncch"/>
        <w:numPr>
          <w:ilvl w:val="0"/>
          <w:numId w:val="22"/>
        </w:numPr>
        <w:rPr>
          <w:ins w:id="1442" w:author="Phạm Quang Thịnh" w:date="2019-06-04T13:30:00Z"/>
          <w:sz w:val="24"/>
          <w:szCs w:val="21"/>
        </w:rPr>
      </w:pPr>
      <w:ins w:id="1443" w:author="Phạm Quang Thịnh" w:date="2019-06-04T13:30:00Z">
        <w:r w:rsidRPr="00A35E6C">
          <w:rPr>
            <w:sz w:val="24"/>
            <w:szCs w:val="21"/>
          </w:rPr>
          <w:t>Mở kết nối CSDL</w:t>
        </w:r>
      </w:ins>
    </w:p>
    <w:p w14:paraId="70CDA50E" w14:textId="77777777" w:rsidR="00F22571" w:rsidRPr="00A35E6C" w:rsidRDefault="00F22571" w:rsidP="00F22571">
      <w:pPr>
        <w:pStyle w:val="KhngDncch"/>
        <w:numPr>
          <w:ilvl w:val="0"/>
          <w:numId w:val="22"/>
        </w:numPr>
        <w:rPr>
          <w:ins w:id="1444" w:author="Phạm Quang Thịnh" w:date="2019-06-04T13:30:00Z"/>
          <w:sz w:val="24"/>
          <w:szCs w:val="21"/>
        </w:rPr>
      </w:pPr>
      <w:ins w:id="1445" w:author="Phạm Quang Thịnh" w:date="2019-06-04T13:30:00Z">
        <w:r w:rsidRPr="00A35E6C">
          <w:rPr>
            <w:sz w:val="24"/>
            <w:szCs w:val="21"/>
          </w:rPr>
          <w:t>Nhập mã mặt hàng</w:t>
        </w:r>
      </w:ins>
    </w:p>
    <w:p w14:paraId="1C41FB3B" w14:textId="77777777" w:rsidR="00F22571" w:rsidRPr="00A35E6C" w:rsidRDefault="00F22571" w:rsidP="00F22571">
      <w:pPr>
        <w:pStyle w:val="KhngDncch"/>
        <w:numPr>
          <w:ilvl w:val="0"/>
          <w:numId w:val="22"/>
        </w:numPr>
        <w:rPr>
          <w:ins w:id="1446" w:author="Phạm Quang Thịnh" w:date="2019-06-04T13:30:00Z"/>
          <w:sz w:val="24"/>
          <w:szCs w:val="21"/>
        </w:rPr>
      </w:pPr>
      <w:ins w:id="1447" w:author="Phạm Quang Thịnh" w:date="2019-06-04T13:30:00Z">
        <w:r w:rsidRPr="00A35E6C">
          <w:rPr>
            <w:sz w:val="24"/>
            <w:szCs w:val="21"/>
          </w:rPr>
          <w:t>Nếu không tìm được mặt hàng, qua bước 5</w:t>
        </w:r>
      </w:ins>
    </w:p>
    <w:p w14:paraId="2A4FC4B3" w14:textId="77777777" w:rsidR="00F22571" w:rsidRPr="00A35E6C" w:rsidRDefault="00F22571" w:rsidP="00F22571">
      <w:pPr>
        <w:pStyle w:val="KhngDncch"/>
        <w:numPr>
          <w:ilvl w:val="0"/>
          <w:numId w:val="22"/>
        </w:numPr>
        <w:rPr>
          <w:ins w:id="1448" w:author="Phạm Quang Thịnh" w:date="2019-06-04T13:30:00Z"/>
          <w:sz w:val="24"/>
          <w:szCs w:val="21"/>
        </w:rPr>
      </w:pPr>
      <w:ins w:id="1449" w:author="Phạm Quang Thịnh" w:date="2019-06-04T13:30:00Z">
        <w:r w:rsidRPr="00A35E6C">
          <w:rPr>
            <w:sz w:val="24"/>
            <w:szCs w:val="21"/>
          </w:rPr>
          <w:t>Trả về thông tin của mặt hàng (Tên,Mã,số lượng, giá)</w:t>
        </w:r>
      </w:ins>
    </w:p>
    <w:p w14:paraId="5139DEB1" w14:textId="77777777" w:rsidR="00F22571" w:rsidRPr="00A35E6C" w:rsidRDefault="00F22571" w:rsidP="00F22571">
      <w:pPr>
        <w:pStyle w:val="KhngDncch"/>
        <w:numPr>
          <w:ilvl w:val="0"/>
          <w:numId w:val="22"/>
        </w:numPr>
        <w:rPr>
          <w:ins w:id="1450" w:author="Phạm Quang Thịnh" w:date="2019-06-04T13:30:00Z"/>
          <w:sz w:val="24"/>
          <w:szCs w:val="21"/>
        </w:rPr>
      </w:pPr>
      <w:ins w:id="1451" w:author="Phạm Quang Thịnh" w:date="2019-06-04T13:30:00Z">
        <w:r w:rsidRPr="00A35E6C">
          <w:rPr>
            <w:sz w:val="24"/>
            <w:szCs w:val="21"/>
          </w:rPr>
          <w:t>Đóng kết nối CSDL</w:t>
        </w:r>
      </w:ins>
    </w:p>
    <w:p w14:paraId="34211A12" w14:textId="77777777" w:rsidR="00F22571" w:rsidRPr="00A35E6C" w:rsidRDefault="00F22571" w:rsidP="00F22571">
      <w:pPr>
        <w:pStyle w:val="KhngDncch"/>
        <w:numPr>
          <w:ilvl w:val="0"/>
          <w:numId w:val="22"/>
        </w:numPr>
        <w:rPr>
          <w:ins w:id="1452" w:author="Phạm Quang Thịnh" w:date="2019-06-04T13:30:00Z"/>
          <w:sz w:val="24"/>
          <w:szCs w:val="21"/>
        </w:rPr>
      </w:pPr>
      <w:ins w:id="1453" w:author="Phạm Quang Thịnh" w:date="2019-06-04T13:30:00Z">
        <w:r w:rsidRPr="00A35E6C">
          <w:rPr>
            <w:sz w:val="24"/>
            <w:szCs w:val="21"/>
          </w:rPr>
          <w:t>Kết thúc</w:t>
        </w:r>
      </w:ins>
    </w:p>
    <w:p w14:paraId="74F20259" w14:textId="77777777" w:rsidR="00F22571" w:rsidRPr="006B0157" w:rsidRDefault="00F22571" w:rsidP="00F22571">
      <w:pPr>
        <w:rPr>
          <w:ins w:id="1454" w:author="Phạm Quang Thịnh" w:date="2019-06-04T13:30:00Z"/>
        </w:rPr>
      </w:pPr>
    </w:p>
    <w:p w14:paraId="41C3D1B0" w14:textId="77777777" w:rsidR="00F22571" w:rsidRPr="006B0157" w:rsidRDefault="00F22571" w:rsidP="00F22571">
      <w:pPr>
        <w:rPr>
          <w:ins w:id="1455" w:author="Phạm Quang Thịnh" w:date="2019-06-04T13:30:00Z"/>
        </w:rPr>
      </w:pPr>
    </w:p>
    <w:p w14:paraId="10502030" w14:textId="77777777" w:rsidR="00F22571" w:rsidRPr="006B0157" w:rsidRDefault="00F22571" w:rsidP="00F22571">
      <w:pPr>
        <w:pStyle w:val="u3"/>
        <w:numPr>
          <w:ilvl w:val="0"/>
          <w:numId w:val="19"/>
        </w:numPr>
        <w:rPr>
          <w:ins w:id="1456" w:author="Phạm Quang Thịnh" w:date="2019-06-04T13:30:00Z"/>
        </w:rPr>
      </w:pPr>
      <w:ins w:id="1457" w:author="Phạm Quang Thịnh" w:date="2019-06-04T13:30:00Z">
        <w:r w:rsidRPr="006B0157">
          <w:t>Lập phiếu xuất hàng</w:t>
        </w:r>
      </w:ins>
    </w:p>
    <w:p w14:paraId="6CEF7D58" w14:textId="5A28FDB9" w:rsidR="00F22571" w:rsidRPr="006B0157" w:rsidRDefault="00F22571" w:rsidP="00F22571">
      <w:pPr>
        <w:rPr>
          <w:ins w:id="1458" w:author="Phạm Quang Thịnh" w:date="2019-06-04T13:30:00Z"/>
        </w:rPr>
      </w:pPr>
      <w:ins w:id="1459" w:author="Phạm Quang Thịnh" w:date="2019-06-04T13:30:00Z">
        <w:r w:rsidRPr="006B0157">
          <w:rPr>
            <w:noProof/>
          </w:rPr>
          <w:drawing>
            <wp:anchor distT="0" distB="0" distL="114300" distR="114300" simplePos="0" relativeHeight="251664384" behindDoc="0" locked="0" layoutInCell="1" allowOverlap="1" wp14:anchorId="5F5141FE" wp14:editId="227DD526">
              <wp:simplePos x="0" y="0"/>
              <wp:positionH relativeFrom="column">
                <wp:posOffset>0</wp:posOffset>
              </wp:positionH>
              <wp:positionV relativeFrom="paragraph">
                <wp:posOffset>2540</wp:posOffset>
              </wp:positionV>
              <wp:extent cx="2698222" cy="2371725"/>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8222" cy="237172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3AA883BE" w14:textId="77777777" w:rsidR="00F22571" w:rsidRPr="00A35E6C" w:rsidRDefault="00F22571" w:rsidP="00F22571">
      <w:pPr>
        <w:pStyle w:val="KhngDncch"/>
        <w:rPr>
          <w:ins w:id="1460" w:author="Phạm Quang Thịnh" w:date="2019-06-04T13:30:00Z"/>
          <w:sz w:val="24"/>
          <w:szCs w:val="21"/>
        </w:rPr>
      </w:pPr>
      <w:ins w:id="1461" w:author="Phạm Quang Thịnh" w:date="2019-06-04T13:30:00Z">
        <w:r w:rsidRPr="00A35E6C">
          <w:rPr>
            <w:sz w:val="24"/>
            <w:szCs w:val="21"/>
          </w:rPr>
          <w:t>D1: Tên đại lý cần cung cấp hàng</w:t>
        </w:r>
      </w:ins>
    </w:p>
    <w:p w14:paraId="6DD2E3B7" w14:textId="77777777" w:rsidR="00F22571" w:rsidRPr="00A35E6C" w:rsidRDefault="00F22571" w:rsidP="00F22571">
      <w:pPr>
        <w:pStyle w:val="KhngDncch"/>
        <w:rPr>
          <w:ins w:id="1462" w:author="Phạm Quang Thịnh" w:date="2019-06-04T13:30:00Z"/>
          <w:sz w:val="24"/>
          <w:szCs w:val="21"/>
        </w:rPr>
      </w:pPr>
      <w:ins w:id="1463" w:author="Phạm Quang Thịnh" w:date="2019-06-04T13:30:00Z">
        <w:r w:rsidRPr="00A35E6C">
          <w:rPr>
            <w:sz w:val="24"/>
            <w:szCs w:val="21"/>
          </w:rPr>
          <w:t>D2: Thông tin mặt hàng được xuất (Mã, số lượng)</w:t>
        </w:r>
      </w:ins>
    </w:p>
    <w:p w14:paraId="4E76DF90" w14:textId="77777777" w:rsidR="00F22571" w:rsidRPr="00A35E6C" w:rsidRDefault="00F22571" w:rsidP="00F22571">
      <w:pPr>
        <w:pStyle w:val="KhngDncch"/>
        <w:rPr>
          <w:ins w:id="1464" w:author="Phạm Quang Thịnh" w:date="2019-06-04T13:30:00Z"/>
          <w:sz w:val="24"/>
          <w:szCs w:val="21"/>
        </w:rPr>
      </w:pPr>
      <w:ins w:id="1465" w:author="Phạm Quang Thịnh" w:date="2019-06-04T13:30:00Z">
        <w:r w:rsidRPr="00A35E6C">
          <w:rPr>
            <w:sz w:val="24"/>
            <w:szCs w:val="21"/>
          </w:rPr>
          <w:t>D3: Danh sách các mặt hàng</w:t>
        </w:r>
      </w:ins>
    </w:p>
    <w:p w14:paraId="416B695C" w14:textId="5066CEBF" w:rsidR="00F22571" w:rsidRDefault="00F22571" w:rsidP="00F22571">
      <w:pPr>
        <w:pStyle w:val="KhngDncch"/>
        <w:rPr>
          <w:ins w:id="1466" w:author="Phạm Quang Thịnh" w:date="2019-06-04T13:43:00Z"/>
          <w:sz w:val="24"/>
          <w:szCs w:val="21"/>
        </w:rPr>
      </w:pPr>
      <w:ins w:id="1467" w:author="Phạm Quang Thịnh" w:date="2019-06-04T13:30:00Z">
        <w:r w:rsidRPr="00A35E6C">
          <w:rPr>
            <w:sz w:val="24"/>
            <w:szCs w:val="21"/>
          </w:rPr>
          <w:t>D6: D1 + D2</w:t>
        </w:r>
      </w:ins>
    </w:p>
    <w:p w14:paraId="13165B38" w14:textId="5BB6210C" w:rsidR="002E0BB2" w:rsidRDefault="002E0BB2" w:rsidP="00F22571">
      <w:pPr>
        <w:pStyle w:val="KhngDncch"/>
        <w:rPr>
          <w:ins w:id="1468" w:author="Phạm Quang Thịnh" w:date="2019-06-04T13:43:00Z"/>
          <w:sz w:val="24"/>
          <w:szCs w:val="21"/>
        </w:rPr>
      </w:pPr>
    </w:p>
    <w:p w14:paraId="751EC1EB" w14:textId="3802382D" w:rsidR="002E0BB2" w:rsidRDefault="002E0BB2" w:rsidP="00F22571">
      <w:pPr>
        <w:pStyle w:val="KhngDncch"/>
        <w:rPr>
          <w:ins w:id="1469" w:author="Phạm Quang Thịnh" w:date="2019-06-04T13:43:00Z"/>
          <w:sz w:val="24"/>
          <w:szCs w:val="21"/>
        </w:rPr>
      </w:pPr>
    </w:p>
    <w:p w14:paraId="4831EE17" w14:textId="3E87B6BB" w:rsidR="002E0BB2" w:rsidRDefault="002E0BB2" w:rsidP="00F22571">
      <w:pPr>
        <w:pStyle w:val="KhngDncch"/>
        <w:rPr>
          <w:ins w:id="1470" w:author="Phạm Quang Thịnh" w:date="2019-06-04T13:43:00Z"/>
          <w:sz w:val="24"/>
          <w:szCs w:val="21"/>
        </w:rPr>
      </w:pPr>
    </w:p>
    <w:p w14:paraId="7779FD9F" w14:textId="1E03A6DD" w:rsidR="002E0BB2" w:rsidRDefault="002E0BB2" w:rsidP="00F22571">
      <w:pPr>
        <w:pStyle w:val="KhngDncch"/>
        <w:rPr>
          <w:ins w:id="1471" w:author="Phạm Quang Thịnh" w:date="2019-06-04T13:43:00Z"/>
          <w:sz w:val="24"/>
          <w:szCs w:val="21"/>
        </w:rPr>
      </w:pPr>
    </w:p>
    <w:p w14:paraId="0D25278F" w14:textId="656B400F" w:rsidR="002E0BB2" w:rsidRDefault="002E0BB2" w:rsidP="00F22571">
      <w:pPr>
        <w:pStyle w:val="KhngDncch"/>
        <w:rPr>
          <w:ins w:id="1472" w:author="Phạm Quang Thịnh" w:date="2019-06-04T13:43:00Z"/>
          <w:sz w:val="24"/>
          <w:szCs w:val="21"/>
        </w:rPr>
      </w:pPr>
    </w:p>
    <w:p w14:paraId="5E85789B" w14:textId="4170C77F" w:rsidR="002E0BB2" w:rsidRDefault="002E0BB2" w:rsidP="00F22571">
      <w:pPr>
        <w:pStyle w:val="KhngDncch"/>
        <w:rPr>
          <w:ins w:id="1473" w:author="Phạm Quang Thịnh" w:date="2019-06-04T13:43:00Z"/>
          <w:sz w:val="24"/>
          <w:szCs w:val="21"/>
        </w:rPr>
      </w:pPr>
    </w:p>
    <w:p w14:paraId="1EA23046" w14:textId="4F22BECD" w:rsidR="002E0BB2" w:rsidRDefault="002E0BB2" w:rsidP="00F22571">
      <w:pPr>
        <w:pStyle w:val="KhngDncch"/>
        <w:rPr>
          <w:ins w:id="1474" w:author="Phạm Quang Thịnh" w:date="2019-06-04T13:43:00Z"/>
          <w:sz w:val="24"/>
          <w:szCs w:val="21"/>
        </w:rPr>
      </w:pPr>
    </w:p>
    <w:p w14:paraId="02FEA25B" w14:textId="77777777" w:rsidR="002E0BB2" w:rsidRPr="00A35E6C" w:rsidRDefault="002E0BB2" w:rsidP="00F22571">
      <w:pPr>
        <w:pStyle w:val="KhngDncch"/>
        <w:rPr>
          <w:ins w:id="1475" w:author="Phạm Quang Thịnh" w:date="2019-06-04T13:30:00Z"/>
          <w:sz w:val="24"/>
          <w:szCs w:val="21"/>
        </w:rPr>
      </w:pPr>
    </w:p>
    <w:p w14:paraId="50B5C44A" w14:textId="77777777" w:rsidR="00F22571" w:rsidRPr="00A35E6C" w:rsidRDefault="00F22571" w:rsidP="00F22571">
      <w:pPr>
        <w:pStyle w:val="KhngDncch"/>
        <w:rPr>
          <w:ins w:id="1476" w:author="Phạm Quang Thịnh" w:date="2019-06-04T13:30:00Z"/>
          <w:b/>
          <w:bCs/>
          <w:sz w:val="24"/>
          <w:szCs w:val="21"/>
        </w:rPr>
      </w:pPr>
      <w:ins w:id="1477" w:author="Phạm Quang Thịnh" w:date="2019-06-04T13:30:00Z">
        <w:r w:rsidRPr="00A35E6C">
          <w:rPr>
            <w:b/>
            <w:bCs/>
            <w:sz w:val="24"/>
            <w:szCs w:val="21"/>
          </w:rPr>
          <w:t>Xử lý:</w:t>
        </w:r>
      </w:ins>
    </w:p>
    <w:p w14:paraId="68382ADD" w14:textId="77777777" w:rsidR="00F22571" w:rsidRPr="00A35E6C" w:rsidRDefault="00F22571" w:rsidP="00F22571">
      <w:pPr>
        <w:pStyle w:val="KhngDncch"/>
        <w:numPr>
          <w:ilvl w:val="0"/>
          <w:numId w:val="23"/>
        </w:numPr>
        <w:rPr>
          <w:ins w:id="1478" w:author="Phạm Quang Thịnh" w:date="2019-06-04T13:30:00Z"/>
          <w:sz w:val="24"/>
          <w:szCs w:val="21"/>
        </w:rPr>
      </w:pPr>
      <w:ins w:id="1479" w:author="Phạm Quang Thịnh" w:date="2019-06-04T13:30:00Z">
        <w:r w:rsidRPr="00A35E6C">
          <w:rPr>
            <w:sz w:val="24"/>
            <w:szCs w:val="21"/>
          </w:rPr>
          <w:t>Mở kết nối CSDL</w:t>
        </w:r>
      </w:ins>
    </w:p>
    <w:p w14:paraId="4DD15446" w14:textId="77777777" w:rsidR="00F22571" w:rsidRPr="00A35E6C" w:rsidRDefault="00F22571" w:rsidP="00F22571">
      <w:pPr>
        <w:pStyle w:val="KhngDncch"/>
        <w:numPr>
          <w:ilvl w:val="0"/>
          <w:numId w:val="23"/>
        </w:numPr>
        <w:rPr>
          <w:ins w:id="1480" w:author="Phạm Quang Thịnh" w:date="2019-06-04T13:30:00Z"/>
          <w:sz w:val="24"/>
          <w:szCs w:val="21"/>
        </w:rPr>
      </w:pPr>
      <w:ins w:id="1481" w:author="Phạm Quang Thịnh" w:date="2019-06-04T13:30:00Z">
        <w:r w:rsidRPr="00A35E6C">
          <w:rPr>
            <w:sz w:val="24"/>
            <w:szCs w:val="21"/>
          </w:rPr>
          <w:t>Nhập tên đại lý cần cung cấp hàng</w:t>
        </w:r>
      </w:ins>
    </w:p>
    <w:p w14:paraId="729AE229" w14:textId="77777777" w:rsidR="00F22571" w:rsidRPr="00A35E6C" w:rsidRDefault="00F22571" w:rsidP="00F22571">
      <w:pPr>
        <w:pStyle w:val="KhngDncch"/>
        <w:numPr>
          <w:ilvl w:val="0"/>
          <w:numId w:val="23"/>
        </w:numPr>
        <w:rPr>
          <w:ins w:id="1482" w:author="Phạm Quang Thịnh" w:date="2019-06-04T13:30:00Z"/>
          <w:sz w:val="24"/>
          <w:szCs w:val="21"/>
        </w:rPr>
      </w:pPr>
      <w:ins w:id="1483" w:author="Phạm Quang Thịnh" w:date="2019-06-04T13:30:00Z">
        <w:r w:rsidRPr="00A35E6C">
          <w:rPr>
            <w:sz w:val="24"/>
            <w:szCs w:val="21"/>
          </w:rPr>
          <w:t>Nếu tìm không thấy tên đại lý, qua bước 8</w:t>
        </w:r>
      </w:ins>
    </w:p>
    <w:p w14:paraId="3AE32BD7" w14:textId="77777777" w:rsidR="00F22571" w:rsidRPr="00A35E6C" w:rsidRDefault="00F22571" w:rsidP="00F22571">
      <w:pPr>
        <w:pStyle w:val="KhngDncch"/>
        <w:numPr>
          <w:ilvl w:val="0"/>
          <w:numId w:val="23"/>
        </w:numPr>
        <w:rPr>
          <w:ins w:id="1484" w:author="Phạm Quang Thịnh" w:date="2019-06-04T13:30:00Z"/>
          <w:sz w:val="24"/>
          <w:szCs w:val="21"/>
        </w:rPr>
      </w:pPr>
      <w:ins w:id="1485" w:author="Phạm Quang Thịnh" w:date="2019-06-04T13:30:00Z">
        <w:r w:rsidRPr="00A35E6C">
          <w:rPr>
            <w:sz w:val="24"/>
            <w:szCs w:val="21"/>
          </w:rPr>
          <w:t>Hiện danh sách các mặt hàng</w:t>
        </w:r>
      </w:ins>
    </w:p>
    <w:p w14:paraId="3815B524" w14:textId="77777777" w:rsidR="00F22571" w:rsidRPr="00A35E6C" w:rsidRDefault="00F22571" w:rsidP="00F22571">
      <w:pPr>
        <w:pStyle w:val="KhngDncch"/>
        <w:numPr>
          <w:ilvl w:val="0"/>
          <w:numId w:val="23"/>
        </w:numPr>
        <w:rPr>
          <w:ins w:id="1486" w:author="Phạm Quang Thịnh" w:date="2019-06-04T13:30:00Z"/>
          <w:sz w:val="24"/>
          <w:szCs w:val="21"/>
        </w:rPr>
      </w:pPr>
      <w:ins w:id="1487" w:author="Phạm Quang Thịnh" w:date="2019-06-04T13:30:00Z">
        <w:r w:rsidRPr="00A35E6C">
          <w:rPr>
            <w:sz w:val="24"/>
            <w:szCs w:val="21"/>
          </w:rPr>
          <w:t>Chọn các mặt hàng cần xuất, nhập số lượng</w:t>
        </w:r>
      </w:ins>
    </w:p>
    <w:p w14:paraId="33D2FE58" w14:textId="77777777" w:rsidR="00F22571" w:rsidRPr="00A35E6C" w:rsidRDefault="00F22571" w:rsidP="00F22571">
      <w:pPr>
        <w:pStyle w:val="KhngDncch"/>
        <w:numPr>
          <w:ilvl w:val="0"/>
          <w:numId w:val="23"/>
        </w:numPr>
        <w:rPr>
          <w:ins w:id="1488" w:author="Phạm Quang Thịnh" w:date="2019-06-04T13:30:00Z"/>
          <w:sz w:val="24"/>
          <w:szCs w:val="21"/>
        </w:rPr>
      </w:pPr>
      <w:ins w:id="1489" w:author="Phạm Quang Thịnh" w:date="2019-06-04T13:30:00Z">
        <w:r w:rsidRPr="00A35E6C">
          <w:rPr>
            <w:sz w:val="24"/>
            <w:szCs w:val="21"/>
          </w:rPr>
          <w:t>Kiểm tra xem số lượng nhập có hơn số lượng hàng tồn kho hay không</w:t>
        </w:r>
      </w:ins>
    </w:p>
    <w:p w14:paraId="40744EC2" w14:textId="77777777" w:rsidR="00F22571" w:rsidRPr="00A35E6C" w:rsidRDefault="00F22571" w:rsidP="00F22571">
      <w:pPr>
        <w:pStyle w:val="KhngDncch"/>
        <w:numPr>
          <w:ilvl w:val="0"/>
          <w:numId w:val="23"/>
        </w:numPr>
        <w:rPr>
          <w:ins w:id="1490" w:author="Phạm Quang Thịnh" w:date="2019-06-04T13:30:00Z"/>
          <w:sz w:val="24"/>
          <w:szCs w:val="21"/>
        </w:rPr>
      </w:pPr>
      <w:ins w:id="1491" w:author="Phạm Quang Thịnh" w:date="2019-06-04T13:30:00Z">
        <w:r w:rsidRPr="00A35E6C">
          <w:rPr>
            <w:sz w:val="24"/>
            <w:szCs w:val="21"/>
          </w:rPr>
          <w:t>Tiến hành xuất phiếu</w:t>
        </w:r>
      </w:ins>
    </w:p>
    <w:p w14:paraId="48FE4BAE" w14:textId="77777777" w:rsidR="00F22571" w:rsidRPr="00A35E6C" w:rsidRDefault="00F22571" w:rsidP="00F22571">
      <w:pPr>
        <w:pStyle w:val="KhngDncch"/>
        <w:numPr>
          <w:ilvl w:val="0"/>
          <w:numId w:val="23"/>
        </w:numPr>
        <w:rPr>
          <w:ins w:id="1492" w:author="Phạm Quang Thịnh" w:date="2019-06-04T13:30:00Z"/>
          <w:sz w:val="24"/>
          <w:szCs w:val="21"/>
        </w:rPr>
      </w:pPr>
      <w:ins w:id="1493" w:author="Phạm Quang Thịnh" w:date="2019-06-04T13:30:00Z">
        <w:r w:rsidRPr="00A35E6C">
          <w:rPr>
            <w:sz w:val="24"/>
            <w:szCs w:val="21"/>
          </w:rPr>
          <w:t>Đóng kết nối CSDL</w:t>
        </w:r>
      </w:ins>
    </w:p>
    <w:p w14:paraId="5EAA3EEE" w14:textId="77777777" w:rsidR="00F22571" w:rsidRPr="00A35E6C" w:rsidRDefault="00F22571" w:rsidP="00F22571">
      <w:pPr>
        <w:pStyle w:val="KhngDncch"/>
        <w:numPr>
          <w:ilvl w:val="0"/>
          <w:numId w:val="23"/>
        </w:numPr>
        <w:rPr>
          <w:ins w:id="1494" w:author="Phạm Quang Thịnh" w:date="2019-06-04T13:30:00Z"/>
          <w:sz w:val="24"/>
          <w:szCs w:val="21"/>
        </w:rPr>
      </w:pPr>
      <w:ins w:id="1495" w:author="Phạm Quang Thịnh" w:date="2019-06-04T13:30:00Z">
        <w:r w:rsidRPr="00A35E6C">
          <w:rPr>
            <w:sz w:val="24"/>
            <w:szCs w:val="21"/>
          </w:rPr>
          <w:t>Kết thúc</w:t>
        </w:r>
      </w:ins>
    </w:p>
    <w:p w14:paraId="443D1FCE" w14:textId="77777777" w:rsidR="00F22571" w:rsidRPr="006B0157" w:rsidRDefault="00F22571" w:rsidP="00F22571">
      <w:pPr>
        <w:rPr>
          <w:ins w:id="1496" w:author="Phạm Quang Thịnh" w:date="2019-06-04T13:30:00Z"/>
        </w:rPr>
      </w:pPr>
    </w:p>
    <w:p w14:paraId="77F9F886" w14:textId="77777777" w:rsidR="00F22571" w:rsidRPr="006B0157" w:rsidRDefault="00F22571" w:rsidP="00F22571">
      <w:pPr>
        <w:rPr>
          <w:ins w:id="1497" w:author="Phạm Quang Thịnh" w:date="2019-06-04T13:30:00Z"/>
        </w:rPr>
      </w:pPr>
    </w:p>
    <w:p w14:paraId="4BC032F3" w14:textId="77777777" w:rsidR="00F22571" w:rsidRPr="006B0157" w:rsidRDefault="00F22571" w:rsidP="00F22571">
      <w:pPr>
        <w:pStyle w:val="u3"/>
        <w:numPr>
          <w:ilvl w:val="0"/>
          <w:numId w:val="19"/>
        </w:numPr>
        <w:rPr>
          <w:ins w:id="1498" w:author="Phạm Quang Thịnh" w:date="2019-06-04T13:30:00Z"/>
        </w:rPr>
      </w:pPr>
      <w:ins w:id="1499" w:author="Phạm Quang Thịnh" w:date="2019-06-04T13:30:00Z">
        <w:r w:rsidRPr="006B0157">
          <w:rPr>
            <w:noProof/>
          </w:rPr>
          <w:lastRenderedPageBreak/>
          <w:drawing>
            <wp:anchor distT="0" distB="0" distL="114300" distR="114300" simplePos="0" relativeHeight="251662336" behindDoc="0" locked="0" layoutInCell="1" allowOverlap="1" wp14:anchorId="5E37B3A7" wp14:editId="19F40255">
              <wp:simplePos x="0" y="0"/>
              <wp:positionH relativeFrom="margin">
                <wp:posOffset>-57150</wp:posOffset>
              </wp:positionH>
              <wp:positionV relativeFrom="paragraph">
                <wp:posOffset>208915</wp:posOffset>
              </wp:positionV>
              <wp:extent cx="1724025" cy="36766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402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0157">
          <w:t>Thêm,xóa mặt hàng</w:t>
        </w:r>
      </w:ins>
    </w:p>
    <w:p w14:paraId="276F814D" w14:textId="77777777" w:rsidR="00F22571" w:rsidRPr="00A35E6C" w:rsidRDefault="00F22571" w:rsidP="00F22571">
      <w:pPr>
        <w:pStyle w:val="KhngDncch"/>
        <w:rPr>
          <w:ins w:id="1500" w:author="Phạm Quang Thịnh" w:date="2019-06-04T13:30:00Z"/>
          <w:sz w:val="24"/>
          <w:szCs w:val="21"/>
        </w:rPr>
      </w:pPr>
      <w:ins w:id="1501" w:author="Phạm Quang Thịnh" w:date="2019-06-04T13:30:00Z">
        <w:r w:rsidRPr="00A35E6C">
          <w:rPr>
            <w:sz w:val="24"/>
            <w:szCs w:val="21"/>
          </w:rPr>
          <w:t>D1: Thông tin mặt hàng(khi thêm), Mã mặt hàng (khi xóa)</w:t>
        </w:r>
      </w:ins>
    </w:p>
    <w:p w14:paraId="7BC02576" w14:textId="77777777" w:rsidR="00F22571" w:rsidRPr="00A35E6C" w:rsidRDefault="00F22571" w:rsidP="00F22571">
      <w:pPr>
        <w:pStyle w:val="KhngDncch"/>
        <w:rPr>
          <w:ins w:id="1502" w:author="Phạm Quang Thịnh" w:date="2019-06-04T13:30:00Z"/>
          <w:sz w:val="24"/>
          <w:szCs w:val="21"/>
        </w:rPr>
      </w:pPr>
      <w:ins w:id="1503" w:author="Phạm Quang Thịnh" w:date="2019-06-04T13:30:00Z">
        <w:r w:rsidRPr="00A35E6C">
          <w:rPr>
            <w:sz w:val="24"/>
            <w:szCs w:val="21"/>
          </w:rPr>
          <w:t>D2: Thông tin mặt hàng</w:t>
        </w:r>
      </w:ins>
    </w:p>
    <w:p w14:paraId="156A0C71" w14:textId="77777777" w:rsidR="00F22571" w:rsidRPr="00A35E6C" w:rsidRDefault="00F22571" w:rsidP="00F22571">
      <w:pPr>
        <w:pStyle w:val="KhngDncch"/>
        <w:rPr>
          <w:ins w:id="1504" w:author="Phạm Quang Thịnh" w:date="2019-06-04T13:30:00Z"/>
          <w:sz w:val="24"/>
          <w:szCs w:val="21"/>
        </w:rPr>
      </w:pPr>
      <w:ins w:id="1505" w:author="Phạm Quang Thịnh" w:date="2019-06-04T13:30:00Z">
        <w:r w:rsidRPr="00A35E6C">
          <w:rPr>
            <w:sz w:val="24"/>
            <w:szCs w:val="21"/>
          </w:rPr>
          <w:t>D3: Danh sách các mặt hàng</w:t>
        </w:r>
      </w:ins>
    </w:p>
    <w:p w14:paraId="206C062C" w14:textId="77777777" w:rsidR="00F22571" w:rsidRPr="00A35E6C" w:rsidRDefault="00F22571" w:rsidP="00F22571">
      <w:pPr>
        <w:pStyle w:val="KhngDncch"/>
        <w:rPr>
          <w:ins w:id="1506" w:author="Phạm Quang Thịnh" w:date="2019-06-04T13:30:00Z"/>
          <w:sz w:val="24"/>
          <w:szCs w:val="21"/>
        </w:rPr>
      </w:pPr>
      <w:ins w:id="1507" w:author="Phạm Quang Thịnh" w:date="2019-06-04T13:30:00Z">
        <w:r w:rsidRPr="00A35E6C">
          <w:rPr>
            <w:sz w:val="24"/>
            <w:szCs w:val="21"/>
          </w:rPr>
          <w:t>D4: D1</w:t>
        </w:r>
      </w:ins>
    </w:p>
    <w:p w14:paraId="6B358585" w14:textId="77777777" w:rsidR="00F22571" w:rsidRPr="006B0157" w:rsidRDefault="00F22571" w:rsidP="00F22571">
      <w:pPr>
        <w:pStyle w:val="KhngDncch"/>
        <w:rPr>
          <w:ins w:id="1508" w:author="Phạm Quang Thịnh" w:date="2019-06-04T13:30:00Z"/>
          <w:sz w:val="28"/>
        </w:rPr>
      </w:pPr>
    </w:p>
    <w:p w14:paraId="7F5040B7" w14:textId="77777777" w:rsidR="00F22571" w:rsidRPr="00A35E6C" w:rsidRDefault="00F22571" w:rsidP="00F22571">
      <w:pPr>
        <w:pStyle w:val="KhngDncch"/>
        <w:rPr>
          <w:ins w:id="1509" w:author="Phạm Quang Thịnh" w:date="2019-06-04T13:30:00Z"/>
          <w:sz w:val="24"/>
          <w:szCs w:val="21"/>
        </w:rPr>
      </w:pPr>
      <w:ins w:id="1510" w:author="Phạm Quang Thịnh" w:date="2019-06-04T13:30:00Z">
        <w:r w:rsidRPr="00A35E6C">
          <w:rPr>
            <w:sz w:val="24"/>
            <w:szCs w:val="21"/>
          </w:rPr>
          <w:t xml:space="preserve">Xử lý: </w:t>
        </w:r>
      </w:ins>
    </w:p>
    <w:p w14:paraId="6C601B7E" w14:textId="77777777" w:rsidR="00F22571" w:rsidRPr="00A35E6C" w:rsidRDefault="00F22571" w:rsidP="00F22571">
      <w:pPr>
        <w:pStyle w:val="KhngDncch"/>
        <w:numPr>
          <w:ilvl w:val="0"/>
          <w:numId w:val="24"/>
        </w:numPr>
        <w:rPr>
          <w:ins w:id="1511" w:author="Phạm Quang Thịnh" w:date="2019-06-04T13:30:00Z"/>
          <w:sz w:val="24"/>
          <w:szCs w:val="21"/>
        </w:rPr>
      </w:pPr>
      <w:ins w:id="1512" w:author="Phạm Quang Thịnh" w:date="2019-06-04T13:30:00Z">
        <w:r w:rsidRPr="00A35E6C">
          <w:rPr>
            <w:sz w:val="24"/>
            <w:szCs w:val="21"/>
          </w:rPr>
          <w:t>Mở kết nối CSDL</w:t>
        </w:r>
      </w:ins>
    </w:p>
    <w:p w14:paraId="3E0BAE34" w14:textId="77777777" w:rsidR="00F22571" w:rsidRPr="00A35E6C" w:rsidRDefault="00F22571" w:rsidP="00F22571">
      <w:pPr>
        <w:pStyle w:val="KhngDncch"/>
        <w:numPr>
          <w:ilvl w:val="0"/>
          <w:numId w:val="24"/>
        </w:numPr>
        <w:rPr>
          <w:ins w:id="1513" w:author="Phạm Quang Thịnh" w:date="2019-06-04T13:30:00Z"/>
          <w:sz w:val="24"/>
          <w:szCs w:val="21"/>
        </w:rPr>
      </w:pPr>
      <w:ins w:id="1514" w:author="Phạm Quang Thịnh" w:date="2019-06-04T13:30:00Z">
        <w:r w:rsidRPr="00A35E6C">
          <w:rPr>
            <w:sz w:val="24"/>
            <w:szCs w:val="21"/>
          </w:rPr>
          <w:t>Nhập thông tin mặt hàng mới</w:t>
        </w:r>
      </w:ins>
    </w:p>
    <w:p w14:paraId="6126DD6D" w14:textId="77777777" w:rsidR="00F22571" w:rsidRPr="00A35E6C" w:rsidRDefault="00F22571" w:rsidP="00F22571">
      <w:pPr>
        <w:pStyle w:val="KhngDncch"/>
        <w:numPr>
          <w:ilvl w:val="0"/>
          <w:numId w:val="24"/>
        </w:numPr>
        <w:rPr>
          <w:ins w:id="1515" w:author="Phạm Quang Thịnh" w:date="2019-06-04T13:30:00Z"/>
          <w:sz w:val="24"/>
          <w:szCs w:val="21"/>
        </w:rPr>
      </w:pPr>
      <w:ins w:id="1516" w:author="Phạm Quang Thịnh" w:date="2019-06-04T13:30:00Z">
        <w:r w:rsidRPr="00A35E6C">
          <w:rPr>
            <w:sz w:val="24"/>
            <w:szCs w:val="21"/>
          </w:rPr>
          <w:t>Kiểm tra mã mặt hàng mới có trùng không</w:t>
        </w:r>
      </w:ins>
    </w:p>
    <w:p w14:paraId="2B0984F4" w14:textId="77777777" w:rsidR="00F22571" w:rsidRPr="00A35E6C" w:rsidRDefault="00F22571" w:rsidP="00F22571">
      <w:pPr>
        <w:pStyle w:val="KhngDncch"/>
        <w:numPr>
          <w:ilvl w:val="0"/>
          <w:numId w:val="24"/>
        </w:numPr>
        <w:rPr>
          <w:ins w:id="1517" w:author="Phạm Quang Thịnh" w:date="2019-06-04T13:30:00Z"/>
          <w:sz w:val="24"/>
          <w:szCs w:val="21"/>
        </w:rPr>
      </w:pPr>
      <w:ins w:id="1518" w:author="Phạm Quang Thịnh" w:date="2019-06-04T13:30:00Z">
        <w:r w:rsidRPr="00A35E6C">
          <w:rPr>
            <w:sz w:val="24"/>
            <w:szCs w:val="21"/>
          </w:rPr>
          <w:t>Thêm mặt hàng mới vào CSDL</w:t>
        </w:r>
      </w:ins>
    </w:p>
    <w:p w14:paraId="273E3CC4" w14:textId="77777777" w:rsidR="00F22571" w:rsidRPr="00A35E6C" w:rsidRDefault="00F22571" w:rsidP="00F22571">
      <w:pPr>
        <w:pStyle w:val="KhngDncch"/>
        <w:numPr>
          <w:ilvl w:val="0"/>
          <w:numId w:val="24"/>
        </w:numPr>
        <w:rPr>
          <w:ins w:id="1519" w:author="Phạm Quang Thịnh" w:date="2019-06-04T13:30:00Z"/>
          <w:sz w:val="24"/>
          <w:szCs w:val="21"/>
        </w:rPr>
      </w:pPr>
      <w:ins w:id="1520" w:author="Phạm Quang Thịnh" w:date="2019-06-04T13:30:00Z">
        <w:r w:rsidRPr="00A35E6C">
          <w:rPr>
            <w:sz w:val="24"/>
            <w:szCs w:val="21"/>
          </w:rPr>
          <w:t>Đóng kết nối CSDL</w:t>
        </w:r>
      </w:ins>
    </w:p>
    <w:p w14:paraId="23BDA2A1" w14:textId="5C0A3E28" w:rsidR="00783929" w:rsidRPr="00A35E6C" w:rsidRDefault="00F22571" w:rsidP="00062F19">
      <w:pPr>
        <w:pStyle w:val="KhngDncch"/>
        <w:numPr>
          <w:ilvl w:val="0"/>
          <w:numId w:val="24"/>
        </w:numPr>
        <w:rPr>
          <w:ins w:id="1521" w:author="Phạm Quang Thịnh" w:date="2019-06-04T13:43:00Z"/>
          <w:sz w:val="21"/>
          <w:szCs w:val="21"/>
        </w:rPr>
      </w:pPr>
      <w:ins w:id="1522" w:author="Phạm Quang Thịnh" w:date="2019-06-04T13:30:00Z">
        <w:r w:rsidRPr="00A35E6C">
          <w:rPr>
            <w:sz w:val="24"/>
            <w:szCs w:val="21"/>
          </w:rPr>
          <w:t>Kết thúc</w:t>
        </w:r>
      </w:ins>
    </w:p>
    <w:p w14:paraId="0FFF68B7" w14:textId="5460E256" w:rsidR="00062F19" w:rsidRDefault="00062F19" w:rsidP="00062F19">
      <w:pPr>
        <w:pStyle w:val="KhngDncch"/>
        <w:rPr>
          <w:ins w:id="1523" w:author="Phạm Quang Thịnh" w:date="2019-06-04T13:43:00Z"/>
          <w:sz w:val="28"/>
        </w:rPr>
      </w:pPr>
    </w:p>
    <w:p w14:paraId="23D7DD61" w14:textId="2B548770" w:rsidR="00062F19" w:rsidRDefault="00062F19" w:rsidP="00062F19">
      <w:pPr>
        <w:pStyle w:val="KhngDncch"/>
        <w:rPr>
          <w:ins w:id="1524" w:author="Phạm Quang Thịnh" w:date="2019-06-04T13:43:00Z"/>
          <w:sz w:val="28"/>
        </w:rPr>
      </w:pPr>
    </w:p>
    <w:p w14:paraId="64DCAC2D" w14:textId="00C6280C" w:rsidR="00062F19" w:rsidRDefault="00062F19" w:rsidP="00062F19">
      <w:pPr>
        <w:pStyle w:val="KhngDncch"/>
        <w:rPr>
          <w:ins w:id="1525" w:author="Phạm Quang Thịnh" w:date="2019-06-04T13:43:00Z"/>
          <w:sz w:val="28"/>
        </w:rPr>
      </w:pPr>
    </w:p>
    <w:p w14:paraId="4CFB04D6" w14:textId="63424B5E" w:rsidR="00062F19" w:rsidRDefault="00062F19" w:rsidP="00062F19">
      <w:pPr>
        <w:pStyle w:val="KhngDncch"/>
        <w:rPr>
          <w:ins w:id="1526" w:author="Phạm Quang Thịnh" w:date="2019-06-04T13:44:00Z"/>
          <w:sz w:val="28"/>
        </w:rPr>
      </w:pPr>
    </w:p>
    <w:p w14:paraId="01522E51" w14:textId="48C792BF" w:rsidR="000D0730" w:rsidRDefault="000D0730" w:rsidP="00062F19">
      <w:pPr>
        <w:pStyle w:val="KhngDncch"/>
        <w:rPr>
          <w:ins w:id="1527" w:author="Phạm Quang Thịnh" w:date="2019-06-04T13:44:00Z"/>
          <w:sz w:val="28"/>
        </w:rPr>
      </w:pPr>
    </w:p>
    <w:p w14:paraId="2B558181" w14:textId="0A56082F" w:rsidR="000D0730" w:rsidRDefault="000D0730" w:rsidP="00062F19">
      <w:pPr>
        <w:pStyle w:val="KhngDncch"/>
        <w:rPr>
          <w:ins w:id="1528" w:author="Phạm Quang Thịnh" w:date="2019-06-04T13:44:00Z"/>
          <w:sz w:val="28"/>
        </w:rPr>
      </w:pPr>
    </w:p>
    <w:p w14:paraId="2184B025" w14:textId="77777777" w:rsidR="000D0730" w:rsidRDefault="000D0730" w:rsidP="00062F19">
      <w:pPr>
        <w:pStyle w:val="KhngDncch"/>
        <w:rPr>
          <w:ins w:id="1529" w:author="Phạm Quang Thịnh" w:date="2019-06-04T13:44:00Z"/>
          <w:sz w:val="28"/>
        </w:rPr>
      </w:pPr>
    </w:p>
    <w:p w14:paraId="676031BC" w14:textId="77777777" w:rsidR="00062F19" w:rsidRPr="00411DBF" w:rsidRDefault="00062F19" w:rsidP="00A35E6C">
      <w:pPr>
        <w:pStyle w:val="KhngDncch"/>
      </w:pPr>
    </w:p>
    <w:p w14:paraId="246A924D" w14:textId="722B5130" w:rsidR="00BC30BA" w:rsidRPr="006B0157" w:rsidRDefault="00BC30BA" w:rsidP="007C35E3">
      <w:pPr>
        <w:pStyle w:val="u2"/>
        <w:numPr>
          <w:ilvl w:val="0"/>
          <w:numId w:val="10"/>
        </w:numPr>
        <w:rPr>
          <w:ins w:id="1530" w:author="Phạm Quang Thịnh" w:date="2019-06-04T13:22:00Z"/>
        </w:rPr>
      </w:pPr>
      <w:bookmarkStart w:id="1531" w:name="_Toc13165964"/>
      <w:r w:rsidRPr="006B0157">
        <w:t>Mô hình hóa dữ liệu (ERD Model)</w:t>
      </w:r>
      <w:bookmarkEnd w:id="1531"/>
    </w:p>
    <w:p w14:paraId="61F779A3" w14:textId="14385135" w:rsidR="00783929" w:rsidRDefault="00D6408C" w:rsidP="00512934">
      <w:pPr>
        <w:rPr>
          <w:ins w:id="1532" w:author="Phạm Quang Thịnh" w:date="2019-07-05T12:37:00Z"/>
        </w:rPr>
      </w:pPr>
      <w:ins w:id="1533" w:author="Phạm Quang Thịnh" w:date="2019-07-06T00:56:00Z">
        <w:del w:id="1534" w:author="Hứa Văn Tuấn Anh" w:date="2019-07-06T07:34:00Z">
          <w:r w:rsidDel="00BE7985">
            <w:rPr>
              <w:noProof/>
            </w:rPr>
            <w:drawing>
              <wp:inline distT="0" distB="0" distL="0" distR="0" wp14:anchorId="4641A0D2" wp14:editId="24FEF413">
                <wp:extent cx="5934075" cy="3314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del>
      </w:ins>
      <w:ins w:id="1535" w:author="Hứa Văn Tuấn Anh" w:date="2019-07-06T07:34:00Z">
        <w:r w:rsidR="00BE7985" w:rsidRPr="00BE7985">
          <w:drawing>
            <wp:inline distT="0" distB="0" distL="0" distR="0" wp14:anchorId="4F9012B4" wp14:editId="7F1FF529">
              <wp:extent cx="5943600" cy="3692525"/>
              <wp:effectExtent l="0" t="0" r="0" b="317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92525"/>
                      </a:xfrm>
                      <a:prstGeom prst="rect">
                        <a:avLst/>
                      </a:prstGeom>
                    </pic:spPr>
                  </pic:pic>
                </a:graphicData>
              </a:graphic>
            </wp:inline>
          </w:drawing>
        </w:r>
      </w:ins>
      <w:bookmarkStart w:id="1536" w:name="_GoBack"/>
      <w:bookmarkEnd w:id="1536"/>
    </w:p>
    <w:p w14:paraId="13723021" w14:textId="77777777" w:rsidR="006D3B7B" w:rsidRPr="006B0157" w:rsidRDefault="006D3B7B" w:rsidP="00512934">
      <w:pPr>
        <w:rPr>
          <w:ins w:id="1537" w:author="Hoan Nguyễn Công" w:date="2019-03-26T07:51:00Z"/>
        </w:rPr>
      </w:pPr>
    </w:p>
    <w:p w14:paraId="5BE429FA" w14:textId="68E462F3" w:rsidR="008967CF" w:rsidRDefault="008967CF" w:rsidP="007C35E3">
      <w:pPr>
        <w:pStyle w:val="u2"/>
        <w:numPr>
          <w:ilvl w:val="0"/>
          <w:numId w:val="10"/>
        </w:numPr>
        <w:rPr>
          <w:ins w:id="1538" w:author="Phạm Quang Thịnh" w:date="2019-07-05T13:44:00Z"/>
        </w:rPr>
      </w:pPr>
      <w:bookmarkStart w:id="1539" w:name="_Toc13165965"/>
      <w:ins w:id="1540" w:author="Hoan Nguyễn Công" w:date="2019-03-26T07:51:00Z">
        <w:r w:rsidRPr="006B0157">
          <w:t>Sơ đồ lớp ở mức phân tích (Class diagram)</w:t>
        </w:r>
      </w:ins>
      <w:bookmarkEnd w:id="1539"/>
    </w:p>
    <w:p w14:paraId="30C1FD0C" w14:textId="129EF80C" w:rsidR="00784528" w:rsidRPr="00223E72" w:rsidRDefault="003B53C6">
      <w:pPr>
        <w:rPr>
          <w:ins w:id="1541" w:author="Phạm Quang Thịnh" w:date="2019-06-04T13:23:00Z"/>
        </w:rPr>
        <w:pPrChange w:id="1542" w:author="Phạm Quang Thịnh" w:date="2019-07-05T13:44:00Z">
          <w:pPr>
            <w:pStyle w:val="u2"/>
            <w:numPr>
              <w:numId w:val="10"/>
            </w:numPr>
            <w:ind w:left="720" w:hanging="360"/>
          </w:pPr>
        </w:pPrChange>
      </w:pPr>
      <w:ins w:id="1543" w:author="Phạm Quang Thịnh" w:date="2019-07-05T13:47:00Z">
        <w:r>
          <w:rPr>
            <w:noProof/>
          </w:rPr>
          <w:drawing>
            <wp:inline distT="0" distB="0" distL="0" distR="0" wp14:anchorId="08EADBD8" wp14:editId="3FED780B">
              <wp:extent cx="5943600" cy="2371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ins>
    </w:p>
    <w:p w14:paraId="1D470D12" w14:textId="16853BE7" w:rsidR="00FF1F2A" w:rsidRPr="006B0157" w:rsidRDefault="00FF1F2A" w:rsidP="00512934"/>
    <w:p w14:paraId="3C3F91D3" w14:textId="245DD3CB" w:rsidR="007E56BA" w:rsidRPr="006B0157" w:rsidRDefault="007E56BA" w:rsidP="00512934">
      <w:pPr>
        <w:pStyle w:val="u1"/>
      </w:pPr>
      <w:bookmarkStart w:id="1544" w:name="_Toc13165966"/>
      <w:r w:rsidRPr="006B0157">
        <w:lastRenderedPageBreak/>
        <w:t>Chương 3: Thiết kế</w:t>
      </w:r>
      <w:bookmarkEnd w:id="1544"/>
    </w:p>
    <w:p w14:paraId="44FBD731" w14:textId="64E81FAC" w:rsidR="008967CF" w:rsidRPr="006B0157" w:rsidRDefault="008967CF" w:rsidP="00512934">
      <w:pPr>
        <w:pStyle w:val="u2"/>
        <w:numPr>
          <w:ilvl w:val="0"/>
          <w:numId w:val="12"/>
        </w:numPr>
        <w:rPr>
          <w:ins w:id="1545" w:author="Hoan Nguyễn Công" w:date="2019-03-26T07:52:00Z"/>
        </w:rPr>
      </w:pPr>
      <w:bookmarkStart w:id="1546" w:name="_Toc13165967"/>
      <w:ins w:id="1547" w:author="Hoan Nguyễn Công" w:date="2019-03-26T07:52:00Z">
        <w:r w:rsidRPr="006B0157">
          <w:t>Thiết kế kiến trúc</w:t>
        </w:r>
        <w:bookmarkEnd w:id="1546"/>
      </w:ins>
    </w:p>
    <w:p w14:paraId="0C7B399D" w14:textId="332CF953" w:rsidR="008967CF" w:rsidRDefault="008967CF" w:rsidP="00512934">
      <w:pPr>
        <w:pStyle w:val="u3"/>
        <w:numPr>
          <w:ilvl w:val="0"/>
          <w:numId w:val="13"/>
        </w:numPr>
        <w:rPr>
          <w:ins w:id="1548" w:author="Phạm Quang Thịnh" w:date="2019-07-05T23:31:00Z"/>
          <w:color w:val="000000" w:themeColor="text1"/>
        </w:rPr>
      </w:pPr>
      <w:ins w:id="1549" w:author="Hoan Nguyễn Công" w:date="2019-03-26T07:52:00Z">
        <w:r w:rsidRPr="00A35E6C">
          <w:rPr>
            <w:color w:val="000000" w:themeColor="text1"/>
          </w:rPr>
          <w:t>Mô h</w:t>
        </w:r>
      </w:ins>
      <w:ins w:id="1550" w:author="Phạm Quang Thịnh" w:date="2019-06-04T13:37:00Z">
        <w:r w:rsidR="001B44D6">
          <w:rPr>
            <w:color w:val="000000" w:themeColor="text1"/>
          </w:rPr>
          <w:t>ì</w:t>
        </w:r>
      </w:ins>
      <w:ins w:id="1551" w:author="Hoan Nguyễn Công" w:date="2019-03-26T07:52:00Z">
        <w:del w:id="1552" w:author="Phạm Quang Thịnh" w:date="2019-06-04T13:37:00Z">
          <w:r w:rsidRPr="00A35E6C" w:rsidDel="001B44D6">
            <w:rPr>
              <w:color w:val="000000" w:themeColor="text1"/>
            </w:rPr>
            <w:delText>ỉ</w:delText>
          </w:r>
        </w:del>
        <w:r w:rsidRPr="00A35E6C">
          <w:rPr>
            <w:color w:val="000000" w:themeColor="text1"/>
          </w:rPr>
          <w:t>nh tổng thể kiến trúc</w:t>
        </w:r>
      </w:ins>
    </w:p>
    <w:p w14:paraId="5F65B27A" w14:textId="6EBA56D1" w:rsidR="00D40750" w:rsidRPr="00D40750" w:rsidRDefault="00D40750">
      <w:pPr>
        <w:jc w:val="center"/>
        <w:rPr>
          <w:ins w:id="1553" w:author="Hoan Nguyễn Công" w:date="2019-03-26T07:52:00Z"/>
          <w:rPrChange w:id="1554" w:author="Phạm Quang Thịnh" w:date="2019-07-05T23:31:00Z">
            <w:rPr>
              <w:ins w:id="1555" w:author="Hoan Nguyễn Công" w:date="2019-03-26T07:52:00Z"/>
              <w:color w:val="000000" w:themeColor="text1"/>
            </w:rPr>
          </w:rPrChange>
        </w:rPr>
        <w:pPrChange w:id="1556" w:author="Phạm Quang Thịnh" w:date="2019-07-05T23:31:00Z">
          <w:pPr>
            <w:pStyle w:val="u3"/>
            <w:numPr>
              <w:numId w:val="13"/>
            </w:numPr>
            <w:ind w:left="1080" w:hanging="360"/>
          </w:pPr>
        </w:pPrChange>
      </w:pPr>
      <w:ins w:id="1557" w:author="Phạm Quang Thịnh" w:date="2019-07-05T23:31:00Z">
        <w:r>
          <w:rPr>
            <w:noProof/>
          </w:rPr>
          <w:drawing>
            <wp:inline distT="0" distB="0" distL="0" distR="0" wp14:anchorId="09E809C0" wp14:editId="3795372D">
              <wp:extent cx="3679289" cy="430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2453" cy="4309002"/>
                      </a:xfrm>
                      <a:prstGeom prst="rect">
                        <a:avLst/>
                      </a:prstGeom>
                      <a:noFill/>
                      <a:ln>
                        <a:noFill/>
                      </a:ln>
                    </pic:spPr>
                  </pic:pic>
                </a:graphicData>
              </a:graphic>
            </wp:inline>
          </w:drawing>
        </w:r>
      </w:ins>
    </w:p>
    <w:p w14:paraId="6E5DE219" w14:textId="16E3F0C2" w:rsidR="008967CF" w:rsidRPr="00A35E6C" w:rsidRDefault="008967CF" w:rsidP="00512934">
      <w:pPr>
        <w:pStyle w:val="u3"/>
        <w:numPr>
          <w:ilvl w:val="0"/>
          <w:numId w:val="13"/>
        </w:numPr>
        <w:rPr>
          <w:ins w:id="1558" w:author="Hoan Nguyễn Công" w:date="2019-03-26T07:52:00Z"/>
          <w:color w:val="000000" w:themeColor="text1"/>
        </w:rPr>
      </w:pPr>
      <w:ins w:id="1559" w:author="Hoan Nguyễn Công" w:date="2019-03-26T07:52:00Z">
        <w:del w:id="1560" w:author="Phạm Quang Thịnh" w:date="2019-06-04T13:16:00Z">
          <w:r w:rsidRPr="00A35E6C" w:rsidDel="00202EFE">
            <w:rPr>
              <w:color w:val="000000" w:themeColor="text1"/>
            </w:rPr>
            <w:lastRenderedPageBreak/>
            <w:delText xml:space="preserve"> </w:delText>
          </w:r>
        </w:del>
        <w:r w:rsidRPr="00A35E6C">
          <w:rPr>
            <w:color w:val="000000" w:themeColor="text1"/>
          </w:rPr>
          <w:t>Danh sách các componet/Package</w:t>
        </w:r>
      </w:ins>
    </w:p>
    <w:p w14:paraId="22B7BD6A" w14:textId="41980922" w:rsidR="008967CF" w:rsidRPr="00A35E6C" w:rsidRDefault="008967CF" w:rsidP="00512934">
      <w:pPr>
        <w:pStyle w:val="u3"/>
        <w:numPr>
          <w:ilvl w:val="0"/>
          <w:numId w:val="13"/>
        </w:numPr>
        <w:rPr>
          <w:ins w:id="1561" w:author="Hoan Nguyễn Công" w:date="2019-03-26T07:52:00Z"/>
          <w:color w:val="000000" w:themeColor="text1"/>
        </w:rPr>
      </w:pPr>
      <w:ins w:id="1562" w:author="Hoan Nguyễn Công" w:date="2019-03-26T07:52:00Z">
        <w:del w:id="1563" w:author="Phạm Quang Thịnh" w:date="2019-06-04T13:16:00Z">
          <w:r w:rsidRPr="00A35E6C" w:rsidDel="00202EFE">
            <w:rPr>
              <w:color w:val="000000" w:themeColor="text1"/>
            </w:rPr>
            <w:delText xml:space="preserve"> </w:delText>
          </w:r>
        </w:del>
        <w:r w:rsidRPr="00A35E6C">
          <w:rPr>
            <w:color w:val="000000" w:themeColor="text1"/>
          </w:rPr>
          <w:t>Giải thích tương tác/giao tiếp giữa các components</w:t>
        </w:r>
      </w:ins>
    </w:p>
    <w:p w14:paraId="61C7B1C6" w14:textId="3B4D2BEE" w:rsidR="008967CF" w:rsidRDefault="008967CF" w:rsidP="00512934">
      <w:pPr>
        <w:pStyle w:val="u2"/>
        <w:numPr>
          <w:ilvl w:val="0"/>
          <w:numId w:val="12"/>
        </w:numPr>
        <w:rPr>
          <w:ins w:id="1564" w:author="Phạm Quang Thịnh" w:date="2019-07-05T13:45:00Z"/>
        </w:rPr>
      </w:pPr>
      <w:bookmarkStart w:id="1565" w:name="_Toc13165968"/>
      <w:ins w:id="1566" w:author="Hoan Nguyễn Công" w:date="2019-03-26T07:52:00Z">
        <w:r w:rsidRPr="006B0157">
          <w:t>Thiết kế lớp – Sơ đồ lớp ở mức thiết kế</w:t>
        </w:r>
      </w:ins>
      <w:bookmarkEnd w:id="1565"/>
    </w:p>
    <w:p w14:paraId="3227F73E" w14:textId="05171AD5" w:rsidR="00784528" w:rsidRDefault="00784528" w:rsidP="00784528">
      <w:pPr>
        <w:rPr>
          <w:ins w:id="1567" w:author="Phạm Quang Thịnh" w:date="2019-07-05T13:47:00Z"/>
        </w:rPr>
      </w:pPr>
      <w:ins w:id="1568" w:author="Phạm Quang Thịnh" w:date="2019-07-05T13:45:00Z">
        <w:r>
          <w:rPr>
            <w:noProof/>
          </w:rPr>
          <w:drawing>
            <wp:inline distT="0" distB="0" distL="0" distR="0" wp14:anchorId="64E0FF7C" wp14:editId="5638061B">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ins>
    </w:p>
    <w:p w14:paraId="414E7760" w14:textId="7A466C8C" w:rsidR="003B53C6" w:rsidRDefault="003B53C6" w:rsidP="00784528">
      <w:pPr>
        <w:rPr>
          <w:ins w:id="1569" w:author="Phạm Quang Thịnh" w:date="2019-07-05T13:47:00Z"/>
        </w:rPr>
      </w:pPr>
    </w:p>
    <w:p w14:paraId="7ABF2C6B" w14:textId="1623C678" w:rsidR="003B53C6" w:rsidRPr="00223E72" w:rsidRDefault="003B53C6">
      <w:pPr>
        <w:rPr>
          <w:ins w:id="1570" w:author="Hoan Nguyễn Công" w:date="2019-03-26T07:52:00Z"/>
        </w:rPr>
        <w:pPrChange w:id="1571" w:author="Phạm Quang Thịnh" w:date="2019-07-05T13:45:00Z">
          <w:pPr>
            <w:pStyle w:val="u2"/>
            <w:numPr>
              <w:numId w:val="12"/>
            </w:numPr>
            <w:ind w:left="720" w:hanging="360"/>
          </w:pPr>
        </w:pPrChange>
      </w:pPr>
      <w:ins w:id="1572" w:author="Phạm Quang Thịnh" w:date="2019-07-05T13:48:00Z">
        <w:r>
          <w:rPr>
            <w:noProof/>
          </w:rPr>
          <w:drawing>
            <wp:inline distT="0" distB="0" distL="0" distR="0" wp14:anchorId="6A10ED4C" wp14:editId="06DA7EC8">
              <wp:extent cx="594360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ins>
    </w:p>
    <w:p w14:paraId="1329524C" w14:textId="1E66F05F" w:rsidR="00E6463C" w:rsidRPr="00E6463C" w:rsidRDefault="007E56BA">
      <w:pPr>
        <w:pStyle w:val="u2"/>
        <w:numPr>
          <w:ilvl w:val="0"/>
          <w:numId w:val="12"/>
        </w:numPr>
      </w:pPr>
      <w:bookmarkStart w:id="1573" w:name="_Toc13165969"/>
      <w:r w:rsidRPr="006B0157">
        <w:lastRenderedPageBreak/>
        <w:t>Thiết kế giao diện</w:t>
      </w:r>
      <w:bookmarkEnd w:id="1573"/>
    </w:p>
    <w:p w14:paraId="0118C506" w14:textId="77777777" w:rsidR="00E6463C" w:rsidRDefault="00863D73">
      <w:pPr>
        <w:pStyle w:val="u3"/>
        <w:numPr>
          <w:ilvl w:val="0"/>
          <w:numId w:val="58"/>
        </w:numPr>
        <w:rPr>
          <w:ins w:id="1574" w:author="Phạm Quang Thịnh" w:date="2019-07-05T19:20:00Z"/>
          <w:rStyle w:val="u3Char"/>
        </w:rPr>
        <w:pPrChange w:id="1575" w:author="Phạm Quang Thịnh" w:date="2019-07-05T19:20:00Z">
          <w:pPr>
            <w:ind w:left="360"/>
          </w:pPr>
        </w:pPrChange>
      </w:pPr>
      <w:r w:rsidRPr="00E6463C">
        <w:rPr>
          <w:rStyle w:val="u3Char"/>
          <w:rPrChange w:id="1576" w:author="Phạm Quang Thịnh" w:date="2019-07-05T19:20:00Z">
            <w:rPr/>
          </w:rPrChange>
        </w:rPr>
        <w:t>Sơ đồ liên kết màn hình</w:t>
      </w:r>
    </w:p>
    <w:p w14:paraId="320E0522" w14:textId="2A0B61B9" w:rsidR="00223E72" w:rsidRDefault="00223E72" w:rsidP="00E6463C">
      <w:pPr>
        <w:ind w:left="360"/>
        <w:rPr>
          <w:ins w:id="1577" w:author="Phạm Quang Thịnh" w:date="2019-07-05T19:30:00Z"/>
        </w:rPr>
      </w:pPr>
      <w:ins w:id="1578" w:author="Phạm Quang Thịnh" w:date="2019-07-05T19:17:00Z">
        <w:r w:rsidRPr="00AA63AE">
          <w:rPr>
            <w:noProof/>
          </w:rPr>
          <w:drawing>
            <wp:inline distT="0" distB="0" distL="0" distR="0" wp14:anchorId="1D5C155B" wp14:editId="70AC1846">
              <wp:extent cx="5943600" cy="4274185"/>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74185"/>
                      </a:xfrm>
                      <a:prstGeom prst="rect">
                        <a:avLst/>
                      </a:prstGeom>
                    </pic:spPr>
                  </pic:pic>
                </a:graphicData>
              </a:graphic>
            </wp:inline>
          </w:drawing>
        </w:r>
      </w:ins>
    </w:p>
    <w:p w14:paraId="11B0B899" w14:textId="43A67683" w:rsidR="0090431B" w:rsidRDefault="0090431B" w:rsidP="00E6463C">
      <w:pPr>
        <w:ind w:left="360"/>
        <w:rPr>
          <w:ins w:id="1579" w:author="Phạm Quang Thịnh" w:date="2019-07-05T19:30:00Z"/>
        </w:rPr>
      </w:pPr>
    </w:p>
    <w:p w14:paraId="641D4A84" w14:textId="52C09C5E" w:rsidR="0090431B" w:rsidRDefault="0090431B" w:rsidP="00E6463C">
      <w:pPr>
        <w:ind w:left="360"/>
        <w:rPr>
          <w:ins w:id="1580" w:author="Phạm Quang Thịnh" w:date="2019-07-05T19:30:00Z"/>
        </w:rPr>
      </w:pPr>
    </w:p>
    <w:p w14:paraId="423BAA00" w14:textId="77777777" w:rsidR="0090431B" w:rsidRPr="006E51FB" w:rsidRDefault="0090431B">
      <w:pPr>
        <w:ind w:left="360"/>
        <w:rPr>
          <w:ins w:id="1581" w:author="Phạm Quang Thịnh" w:date="2019-07-05T19:17:00Z"/>
        </w:rPr>
        <w:pPrChange w:id="1582" w:author="Phạm Quang Thịnh" w:date="2019-07-05T19:20:00Z">
          <w:pPr/>
        </w:pPrChange>
      </w:pPr>
    </w:p>
    <w:p w14:paraId="4AAD7C90" w14:textId="155EE584" w:rsidR="00223E72" w:rsidRDefault="00223E72" w:rsidP="00E6463C">
      <w:pPr>
        <w:pStyle w:val="u3"/>
        <w:numPr>
          <w:ilvl w:val="0"/>
          <w:numId w:val="58"/>
        </w:numPr>
        <w:rPr>
          <w:ins w:id="1583" w:author="Phạm Quang Thịnh" w:date="2019-07-05T19:30:00Z"/>
        </w:rPr>
      </w:pPr>
      <w:ins w:id="1584" w:author="Phạm Quang Thịnh" w:date="2019-07-05T19:17:00Z">
        <w:r w:rsidRPr="006B0157">
          <w:lastRenderedPageBreak/>
          <w:t>Danh sách màn hình &amp; mô tả chức năng từng màn hình</w:t>
        </w:r>
      </w:ins>
    </w:p>
    <w:p w14:paraId="7497B02C" w14:textId="3D2321B7" w:rsidR="004E41D0" w:rsidRDefault="004E41D0" w:rsidP="004E41D0">
      <w:pPr>
        <w:pStyle w:val="u4"/>
        <w:ind w:left="1440"/>
        <w:rPr>
          <w:ins w:id="1585" w:author="Phạm Quang Thịnh" w:date="2019-07-05T19:30:00Z"/>
        </w:rPr>
      </w:pPr>
      <w:ins w:id="1586" w:author="Phạm Quang Thịnh" w:date="2019-07-05T19:30:00Z">
        <w:r>
          <w:t>Giao diện chính</w:t>
        </w:r>
      </w:ins>
    </w:p>
    <w:p w14:paraId="2D2DF54A" w14:textId="5727D3C0" w:rsidR="00541D25" w:rsidRDefault="004E41D0">
      <w:pPr>
        <w:jc w:val="center"/>
        <w:rPr>
          <w:ins w:id="1587" w:author="Phạm Quang Thịnh" w:date="2019-07-05T19:31:00Z"/>
        </w:rPr>
      </w:pPr>
      <w:ins w:id="1588" w:author="Phạm Quang Thịnh" w:date="2019-07-05T19:30:00Z">
        <w:r>
          <w:rPr>
            <w:noProof/>
            <w:lang w:val="vi-VN"/>
          </w:rPr>
          <w:drawing>
            <wp:inline distT="0" distB="0" distL="0" distR="0" wp14:anchorId="18CD4B41" wp14:editId="54A0AB39">
              <wp:extent cx="4671060" cy="2789555"/>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060" cy="2789555"/>
                      </a:xfrm>
                      <a:prstGeom prst="rect">
                        <a:avLst/>
                      </a:prstGeom>
                      <a:noFill/>
                      <a:ln>
                        <a:noFill/>
                      </a:ln>
                    </pic:spPr>
                  </pic:pic>
                </a:graphicData>
              </a:graphic>
            </wp:inline>
          </w:drawing>
        </w:r>
      </w:ins>
    </w:p>
    <w:tbl>
      <w:tblPr>
        <w:tblStyle w:val="LiBang"/>
        <w:tblpPr w:leftFromText="180" w:rightFromText="180" w:vertAnchor="text" w:horzAnchor="margin" w:tblpY="-22"/>
        <w:tblW w:w="0" w:type="auto"/>
        <w:tblLook w:val="04A0" w:firstRow="1" w:lastRow="0" w:firstColumn="1" w:lastColumn="0" w:noHBand="0" w:noVBand="1"/>
      </w:tblPr>
      <w:tblGrid>
        <w:gridCol w:w="533"/>
        <w:gridCol w:w="1892"/>
        <w:gridCol w:w="1575"/>
        <w:gridCol w:w="1395"/>
        <w:gridCol w:w="3803"/>
      </w:tblGrid>
      <w:tr w:rsidR="00347107" w14:paraId="1DBD8BDD" w14:textId="77777777" w:rsidTr="005A4148">
        <w:trPr>
          <w:ins w:id="1589" w:author="Phạm Quang Thịnh" w:date="2019-07-05T19:31:00Z"/>
        </w:trPr>
        <w:tc>
          <w:tcPr>
            <w:tcW w:w="533" w:type="dxa"/>
          </w:tcPr>
          <w:p w14:paraId="2B104DA9" w14:textId="77777777" w:rsidR="00347107" w:rsidRDefault="00347107" w:rsidP="005A4148">
            <w:pPr>
              <w:rPr>
                <w:ins w:id="1590" w:author="Phạm Quang Thịnh" w:date="2019-07-05T19:31:00Z"/>
              </w:rPr>
            </w:pPr>
            <w:ins w:id="1591" w:author="Phạm Quang Thịnh" w:date="2019-07-05T19:31:00Z">
              <w:r>
                <w:t>STT</w:t>
              </w:r>
            </w:ins>
          </w:p>
        </w:tc>
        <w:tc>
          <w:tcPr>
            <w:tcW w:w="1892" w:type="dxa"/>
          </w:tcPr>
          <w:p w14:paraId="2B800A70" w14:textId="77777777" w:rsidR="00347107" w:rsidRDefault="00347107" w:rsidP="005A4148">
            <w:pPr>
              <w:rPr>
                <w:ins w:id="1592" w:author="Phạm Quang Thịnh" w:date="2019-07-05T19:31:00Z"/>
              </w:rPr>
            </w:pPr>
            <w:ins w:id="1593" w:author="Phạm Quang Thịnh" w:date="2019-07-05T19:31:00Z">
              <w:r>
                <w:t>Tên</w:t>
              </w:r>
            </w:ins>
          </w:p>
        </w:tc>
        <w:tc>
          <w:tcPr>
            <w:tcW w:w="1575" w:type="dxa"/>
          </w:tcPr>
          <w:p w14:paraId="6A1D2D72" w14:textId="77777777" w:rsidR="00347107" w:rsidRPr="00002F2A" w:rsidRDefault="00347107" w:rsidP="005A4148">
            <w:pPr>
              <w:rPr>
                <w:ins w:id="1594" w:author="Phạm Quang Thịnh" w:date="2019-07-05T19:31:00Z"/>
                <w:lang w:val="vi-VN"/>
              </w:rPr>
            </w:pPr>
            <w:ins w:id="1595" w:author="Phạm Quang Thịnh" w:date="2019-07-05T19:31:00Z">
              <w:r>
                <w:t>Kiểu</w:t>
              </w:r>
              <w:r>
                <w:rPr>
                  <w:lang w:val="vi-VN"/>
                </w:rPr>
                <w:t xml:space="preserve"> </w:t>
              </w:r>
            </w:ins>
          </w:p>
        </w:tc>
        <w:tc>
          <w:tcPr>
            <w:tcW w:w="1395" w:type="dxa"/>
          </w:tcPr>
          <w:p w14:paraId="7C65688B" w14:textId="77777777" w:rsidR="00347107" w:rsidRPr="00002F2A" w:rsidRDefault="00347107" w:rsidP="005A4148">
            <w:pPr>
              <w:rPr>
                <w:ins w:id="1596" w:author="Phạm Quang Thịnh" w:date="2019-07-05T19:31:00Z"/>
                <w:lang w:val="vi-VN"/>
              </w:rPr>
            </w:pPr>
            <w:ins w:id="1597" w:author="Phạm Quang Thịnh" w:date="2019-07-05T19:31:00Z">
              <w:r>
                <w:t>Ràng</w:t>
              </w:r>
              <w:r>
                <w:rPr>
                  <w:lang w:val="vi-VN"/>
                </w:rPr>
                <w:t xml:space="preserve"> buộc</w:t>
              </w:r>
            </w:ins>
          </w:p>
        </w:tc>
        <w:tc>
          <w:tcPr>
            <w:tcW w:w="3803" w:type="dxa"/>
          </w:tcPr>
          <w:p w14:paraId="59689F8B" w14:textId="77777777" w:rsidR="00347107" w:rsidRPr="00002F2A" w:rsidRDefault="00347107" w:rsidP="005A4148">
            <w:pPr>
              <w:rPr>
                <w:ins w:id="1598" w:author="Phạm Quang Thịnh" w:date="2019-07-05T19:31:00Z"/>
                <w:lang w:val="vi-VN"/>
              </w:rPr>
            </w:pPr>
            <w:ins w:id="1599" w:author="Phạm Quang Thịnh" w:date="2019-07-05T19:31:00Z">
              <w:r>
                <w:t>Chức</w:t>
              </w:r>
              <w:r>
                <w:rPr>
                  <w:lang w:val="vi-VN"/>
                </w:rPr>
                <w:t xml:space="preserve"> năng</w:t>
              </w:r>
            </w:ins>
          </w:p>
        </w:tc>
      </w:tr>
      <w:tr w:rsidR="00347107" w14:paraId="1BCB9032" w14:textId="77777777" w:rsidTr="005A4148">
        <w:trPr>
          <w:ins w:id="1600" w:author="Phạm Quang Thịnh" w:date="2019-07-05T19:31:00Z"/>
        </w:trPr>
        <w:tc>
          <w:tcPr>
            <w:tcW w:w="533" w:type="dxa"/>
          </w:tcPr>
          <w:p w14:paraId="0BAB5423" w14:textId="77777777" w:rsidR="00347107" w:rsidRDefault="00347107" w:rsidP="005A4148">
            <w:pPr>
              <w:rPr>
                <w:ins w:id="1601" w:author="Phạm Quang Thịnh" w:date="2019-07-05T19:31:00Z"/>
              </w:rPr>
            </w:pPr>
            <w:ins w:id="1602" w:author="Phạm Quang Thịnh" w:date="2019-07-05T19:31:00Z">
              <w:r>
                <w:t>1</w:t>
              </w:r>
            </w:ins>
          </w:p>
        </w:tc>
        <w:tc>
          <w:tcPr>
            <w:tcW w:w="1892" w:type="dxa"/>
          </w:tcPr>
          <w:p w14:paraId="46C774B1" w14:textId="77777777" w:rsidR="00347107" w:rsidRDefault="00347107" w:rsidP="005A4148">
            <w:pPr>
              <w:rPr>
                <w:ins w:id="1603" w:author="Phạm Quang Thịnh" w:date="2019-07-05T19:31:00Z"/>
              </w:rPr>
            </w:pPr>
            <w:ins w:id="1604" w:author="Phạm Quang Thịnh" w:date="2019-07-05T19:31:00Z">
              <w:r>
                <w:rPr>
                  <w:rFonts w:ascii="Consolas" w:hAnsi="Consolas" w:cs="Consolas"/>
                  <w:color w:val="0000FF"/>
                  <w:sz w:val="19"/>
                  <w:szCs w:val="19"/>
                </w:rPr>
                <w:t>BranchManagement</w:t>
              </w:r>
            </w:ins>
          </w:p>
        </w:tc>
        <w:tc>
          <w:tcPr>
            <w:tcW w:w="1575" w:type="dxa"/>
          </w:tcPr>
          <w:p w14:paraId="6CD48A0F" w14:textId="77777777" w:rsidR="00347107" w:rsidRDefault="00347107" w:rsidP="005A4148">
            <w:pPr>
              <w:rPr>
                <w:ins w:id="1605" w:author="Phạm Quang Thịnh" w:date="2019-07-05T19:31:00Z"/>
              </w:rPr>
            </w:pPr>
            <w:ins w:id="1606" w:author="Phạm Quang Thịnh" w:date="2019-07-05T19:31:00Z">
              <w:r>
                <w:rPr>
                  <w:rFonts w:ascii="Consolas" w:hAnsi="Consolas" w:cs="Consolas"/>
                  <w:color w:val="A31515"/>
                  <w:sz w:val="19"/>
                  <w:szCs w:val="19"/>
                </w:rPr>
                <w:t>ListViewItem</w:t>
              </w:r>
            </w:ins>
          </w:p>
        </w:tc>
        <w:tc>
          <w:tcPr>
            <w:tcW w:w="1395" w:type="dxa"/>
          </w:tcPr>
          <w:p w14:paraId="30C14089" w14:textId="77777777" w:rsidR="00347107" w:rsidRDefault="00347107" w:rsidP="005A4148">
            <w:pPr>
              <w:rPr>
                <w:ins w:id="1607" w:author="Phạm Quang Thịnh" w:date="2019-07-05T19:31:00Z"/>
              </w:rPr>
            </w:pPr>
            <w:ins w:id="1608" w:author="Phạm Quang Thịnh" w:date="2019-07-05T19:31:00Z">
              <w:r>
                <w:t>Không</w:t>
              </w:r>
            </w:ins>
          </w:p>
        </w:tc>
        <w:tc>
          <w:tcPr>
            <w:tcW w:w="3803" w:type="dxa"/>
          </w:tcPr>
          <w:p w14:paraId="00D58E95" w14:textId="77777777" w:rsidR="00347107" w:rsidRPr="00002F2A" w:rsidRDefault="00347107" w:rsidP="005A4148">
            <w:pPr>
              <w:rPr>
                <w:ins w:id="1609" w:author="Phạm Quang Thịnh" w:date="2019-07-05T19:31:00Z"/>
                <w:lang w:val="vi-VN"/>
              </w:rPr>
            </w:pPr>
            <w:ins w:id="1610" w:author="Phạm Quang Thịnh" w:date="2019-07-05T19:31:00Z">
              <w:r>
                <w:t>Đưa</w:t>
              </w:r>
              <w:r>
                <w:rPr>
                  <w:lang w:val="vi-VN"/>
                </w:rPr>
                <w:t xml:space="preserve"> đến giao diện quản lý đại lý</w:t>
              </w:r>
            </w:ins>
          </w:p>
        </w:tc>
      </w:tr>
      <w:tr w:rsidR="00347107" w14:paraId="5225B5DE" w14:textId="77777777" w:rsidTr="005A4148">
        <w:trPr>
          <w:ins w:id="1611" w:author="Phạm Quang Thịnh" w:date="2019-07-05T19:31:00Z"/>
        </w:trPr>
        <w:tc>
          <w:tcPr>
            <w:tcW w:w="533" w:type="dxa"/>
          </w:tcPr>
          <w:p w14:paraId="6B678C21" w14:textId="77777777" w:rsidR="00347107" w:rsidRDefault="00347107" w:rsidP="005A4148">
            <w:pPr>
              <w:rPr>
                <w:ins w:id="1612" w:author="Phạm Quang Thịnh" w:date="2019-07-05T19:31:00Z"/>
              </w:rPr>
            </w:pPr>
            <w:ins w:id="1613" w:author="Phạm Quang Thịnh" w:date="2019-07-05T19:31:00Z">
              <w:r>
                <w:t>2</w:t>
              </w:r>
            </w:ins>
          </w:p>
        </w:tc>
        <w:tc>
          <w:tcPr>
            <w:tcW w:w="1892" w:type="dxa"/>
          </w:tcPr>
          <w:p w14:paraId="7E77BBA4" w14:textId="77777777" w:rsidR="00347107" w:rsidRDefault="00347107" w:rsidP="005A4148">
            <w:pPr>
              <w:rPr>
                <w:ins w:id="1614" w:author="Phạm Quang Thịnh" w:date="2019-07-05T19:31:00Z"/>
              </w:rPr>
            </w:pPr>
            <w:ins w:id="1615" w:author="Phạm Quang Thịnh" w:date="2019-07-05T19:31:00Z">
              <w:r>
                <w:rPr>
                  <w:rFonts w:ascii="Consolas" w:hAnsi="Consolas" w:cs="Consolas"/>
                  <w:color w:val="0000FF"/>
                  <w:sz w:val="19"/>
                  <w:szCs w:val="19"/>
                </w:rPr>
                <w:t>ItemManagement</w:t>
              </w:r>
            </w:ins>
          </w:p>
        </w:tc>
        <w:tc>
          <w:tcPr>
            <w:tcW w:w="1575" w:type="dxa"/>
          </w:tcPr>
          <w:p w14:paraId="52668F84" w14:textId="77777777" w:rsidR="00347107" w:rsidRDefault="00347107" w:rsidP="005A4148">
            <w:pPr>
              <w:rPr>
                <w:ins w:id="1616" w:author="Phạm Quang Thịnh" w:date="2019-07-05T19:31:00Z"/>
              </w:rPr>
            </w:pPr>
            <w:ins w:id="1617" w:author="Phạm Quang Thịnh" w:date="2019-07-05T19:31:00Z">
              <w:r>
                <w:rPr>
                  <w:rFonts w:ascii="Consolas" w:hAnsi="Consolas" w:cs="Consolas"/>
                  <w:color w:val="A31515"/>
                  <w:sz w:val="19"/>
                  <w:szCs w:val="19"/>
                </w:rPr>
                <w:t>ListViewItem</w:t>
              </w:r>
            </w:ins>
          </w:p>
        </w:tc>
        <w:tc>
          <w:tcPr>
            <w:tcW w:w="1395" w:type="dxa"/>
          </w:tcPr>
          <w:p w14:paraId="439CAE6B" w14:textId="77777777" w:rsidR="00347107" w:rsidRDefault="00347107" w:rsidP="005A4148">
            <w:pPr>
              <w:rPr>
                <w:ins w:id="1618" w:author="Phạm Quang Thịnh" w:date="2019-07-05T19:31:00Z"/>
              </w:rPr>
            </w:pPr>
            <w:ins w:id="1619" w:author="Phạm Quang Thịnh" w:date="2019-07-05T19:31:00Z">
              <w:r>
                <w:t>Không</w:t>
              </w:r>
            </w:ins>
          </w:p>
        </w:tc>
        <w:tc>
          <w:tcPr>
            <w:tcW w:w="3803" w:type="dxa"/>
          </w:tcPr>
          <w:p w14:paraId="6CDC1530" w14:textId="77777777" w:rsidR="00347107" w:rsidRDefault="00347107" w:rsidP="005A4148">
            <w:pPr>
              <w:rPr>
                <w:ins w:id="1620" w:author="Phạm Quang Thịnh" w:date="2019-07-05T19:31:00Z"/>
              </w:rPr>
            </w:pPr>
            <w:ins w:id="1621" w:author="Phạm Quang Thịnh" w:date="2019-07-05T19:31:00Z">
              <w:r>
                <w:t>Đưa</w:t>
              </w:r>
              <w:r>
                <w:rPr>
                  <w:lang w:val="vi-VN"/>
                </w:rPr>
                <w:t xml:space="preserve"> đến giao diện quản lý mặt hàng</w:t>
              </w:r>
            </w:ins>
          </w:p>
        </w:tc>
      </w:tr>
      <w:tr w:rsidR="00347107" w14:paraId="3523E1DC" w14:textId="77777777" w:rsidTr="005A4148">
        <w:trPr>
          <w:trHeight w:val="512"/>
          <w:ins w:id="1622" w:author="Phạm Quang Thịnh" w:date="2019-07-05T19:31:00Z"/>
        </w:trPr>
        <w:tc>
          <w:tcPr>
            <w:tcW w:w="533" w:type="dxa"/>
          </w:tcPr>
          <w:p w14:paraId="0BBEE0FD" w14:textId="77777777" w:rsidR="00347107" w:rsidRDefault="00347107" w:rsidP="005A4148">
            <w:pPr>
              <w:rPr>
                <w:ins w:id="1623" w:author="Phạm Quang Thịnh" w:date="2019-07-05T19:31:00Z"/>
              </w:rPr>
            </w:pPr>
            <w:ins w:id="1624" w:author="Phạm Quang Thịnh" w:date="2019-07-05T19:31:00Z">
              <w:r>
                <w:t>3</w:t>
              </w:r>
            </w:ins>
          </w:p>
        </w:tc>
        <w:tc>
          <w:tcPr>
            <w:tcW w:w="1892" w:type="dxa"/>
          </w:tcPr>
          <w:p w14:paraId="34CA0D7F" w14:textId="77777777" w:rsidR="00347107" w:rsidRDefault="00347107" w:rsidP="005A4148">
            <w:pPr>
              <w:rPr>
                <w:ins w:id="1625" w:author="Phạm Quang Thịnh" w:date="2019-07-05T19:31:00Z"/>
                <w:rFonts w:ascii="Consolas" w:hAnsi="Consolas" w:cs="Consolas"/>
                <w:color w:val="0000FF"/>
                <w:sz w:val="19"/>
                <w:szCs w:val="19"/>
              </w:rPr>
            </w:pPr>
            <w:ins w:id="1626" w:author="Phạm Quang Thịnh" w:date="2019-07-05T19:31:00Z">
              <w:r>
                <w:rPr>
                  <w:rFonts w:ascii="Consolas" w:hAnsi="Consolas" w:cs="Consolas"/>
                  <w:color w:val="0000FF"/>
                  <w:sz w:val="19"/>
                  <w:szCs w:val="19"/>
                </w:rPr>
                <w:t>MonthlyReport</w:t>
              </w:r>
            </w:ins>
          </w:p>
        </w:tc>
        <w:tc>
          <w:tcPr>
            <w:tcW w:w="1575" w:type="dxa"/>
          </w:tcPr>
          <w:p w14:paraId="467494D5" w14:textId="77777777" w:rsidR="00347107" w:rsidRDefault="00347107" w:rsidP="005A4148">
            <w:pPr>
              <w:rPr>
                <w:ins w:id="1627" w:author="Phạm Quang Thịnh" w:date="2019-07-05T19:31:00Z"/>
              </w:rPr>
            </w:pPr>
            <w:ins w:id="1628" w:author="Phạm Quang Thịnh" w:date="2019-07-05T19:31:00Z">
              <w:r>
                <w:rPr>
                  <w:rFonts w:ascii="Consolas" w:hAnsi="Consolas" w:cs="Consolas"/>
                  <w:color w:val="A31515"/>
                  <w:sz w:val="19"/>
                  <w:szCs w:val="19"/>
                </w:rPr>
                <w:t>ListViewItem</w:t>
              </w:r>
            </w:ins>
          </w:p>
        </w:tc>
        <w:tc>
          <w:tcPr>
            <w:tcW w:w="1395" w:type="dxa"/>
          </w:tcPr>
          <w:p w14:paraId="017E851A" w14:textId="77777777" w:rsidR="00347107" w:rsidRDefault="00347107" w:rsidP="005A4148">
            <w:pPr>
              <w:rPr>
                <w:ins w:id="1629" w:author="Phạm Quang Thịnh" w:date="2019-07-05T19:31:00Z"/>
              </w:rPr>
            </w:pPr>
            <w:ins w:id="1630" w:author="Phạm Quang Thịnh" w:date="2019-07-05T19:31:00Z">
              <w:r>
                <w:t>Không</w:t>
              </w:r>
            </w:ins>
          </w:p>
        </w:tc>
        <w:tc>
          <w:tcPr>
            <w:tcW w:w="3803" w:type="dxa"/>
          </w:tcPr>
          <w:p w14:paraId="6DC4E220" w14:textId="77777777" w:rsidR="00347107" w:rsidRDefault="00347107" w:rsidP="005A4148">
            <w:pPr>
              <w:rPr>
                <w:ins w:id="1631" w:author="Phạm Quang Thịnh" w:date="2019-07-05T19:31:00Z"/>
              </w:rPr>
            </w:pPr>
            <w:ins w:id="1632" w:author="Phạm Quang Thịnh" w:date="2019-07-05T19:31:00Z">
              <w:r>
                <w:t>Đưa</w:t>
              </w:r>
              <w:r>
                <w:rPr>
                  <w:lang w:val="vi-VN"/>
                </w:rPr>
                <w:t xml:space="preserve"> đến giao diện lập báo cáo tháng</w:t>
              </w:r>
            </w:ins>
          </w:p>
        </w:tc>
      </w:tr>
      <w:tr w:rsidR="00347107" w14:paraId="706D315A" w14:textId="77777777" w:rsidTr="005A4148">
        <w:trPr>
          <w:trHeight w:val="512"/>
          <w:ins w:id="1633" w:author="Phạm Quang Thịnh" w:date="2019-07-05T19:31:00Z"/>
        </w:trPr>
        <w:tc>
          <w:tcPr>
            <w:tcW w:w="533" w:type="dxa"/>
          </w:tcPr>
          <w:p w14:paraId="3C9C7A15" w14:textId="77777777" w:rsidR="00347107" w:rsidRDefault="00347107" w:rsidP="005A4148">
            <w:pPr>
              <w:rPr>
                <w:ins w:id="1634" w:author="Phạm Quang Thịnh" w:date="2019-07-05T19:31:00Z"/>
              </w:rPr>
            </w:pPr>
            <w:ins w:id="1635" w:author="Phạm Quang Thịnh" w:date="2019-07-05T19:31:00Z">
              <w:r>
                <w:t>4</w:t>
              </w:r>
            </w:ins>
          </w:p>
        </w:tc>
        <w:tc>
          <w:tcPr>
            <w:tcW w:w="1892" w:type="dxa"/>
          </w:tcPr>
          <w:p w14:paraId="5A044434" w14:textId="77777777" w:rsidR="00347107" w:rsidRDefault="00347107" w:rsidP="005A4148">
            <w:pPr>
              <w:rPr>
                <w:ins w:id="1636" w:author="Phạm Quang Thịnh" w:date="2019-07-05T19:31:00Z"/>
                <w:rFonts w:ascii="Consolas" w:hAnsi="Consolas" w:cs="Consolas"/>
                <w:color w:val="0000FF"/>
                <w:sz w:val="19"/>
                <w:szCs w:val="19"/>
              </w:rPr>
            </w:pPr>
            <w:ins w:id="1637" w:author="Phạm Quang Thịnh" w:date="2019-07-05T19:31:00Z">
              <w:r>
                <w:rPr>
                  <w:rFonts w:ascii="Consolas" w:hAnsi="Consolas" w:cs="Consolas"/>
                  <w:color w:val="0000FF"/>
                  <w:sz w:val="19"/>
                  <w:szCs w:val="19"/>
                </w:rPr>
                <w:t>RuleChange</w:t>
              </w:r>
            </w:ins>
          </w:p>
        </w:tc>
        <w:tc>
          <w:tcPr>
            <w:tcW w:w="1575" w:type="dxa"/>
          </w:tcPr>
          <w:p w14:paraId="70B97127" w14:textId="77777777" w:rsidR="00347107" w:rsidRDefault="00347107" w:rsidP="005A4148">
            <w:pPr>
              <w:rPr>
                <w:ins w:id="1638" w:author="Phạm Quang Thịnh" w:date="2019-07-05T19:31:00Z"/>
                <w:rFonts w:ascii="Consolas" w:hAnsi="Consolas" w:cs="Consolas"/>
                <w:color w:val="A31515"/>
                <w:sz w:val="19"/>
                <w:szCs w:val="19"/>
              </w:rPr>
            </w:pPr>
            <w:ins w:id="1639" w:author="Phạm Quang Thịnh" w:date="2019-07-05T19:31:00Z">
              <w:r>
                <w:rPr>
                  <w:rFonts w:ascii="Consolas" w:hAnsi="Consolas" w:cs="Consolas"/>
                  <w:color w:val="A31515"/>
                  <w:sz w:val="19"/>
                  <w:szCs w:val="19"/>
                </w:rPr>
                <w:t>ListViewItem</w:t>
              </w:r>
            </w:ins>
          </w:p>
        </w:tc>
        <w:tc>
          <w:tcPr>
            <w:tcW w:w="1395" w:type="dxa"/>
          </w:tcPr>
          <w:p w14:paraId="1536E573" w14:textId="77777777" w:rsidR="00347107" w:rsidRDefault="00347107" w:rsidP="005A4148">
            <w:pPr>
              <w:rPr>
                <w:ins w:id="1640" w:author="Phạm Quang Thịnh" w:date="2019-07-05T19:31:00Z"/>
              </w:rPr>
            </w:pPr>
            <w:ins w:id="1641" w:author="Phạm Quang Thịnh" w:date="2019-07-05T19:31:00Z">
              <w:r>
                <w:t>Không</w:t>
              </w:r>
            </w:ins>
          </w:p>
        </w:tc>
        <w:tc>
          <w:tcPr>
            <w:tcW w:w="3803" w:type="dxa"/>
          </w:tcPr>
          <w:p w14:paraId="760D1F0D" w14:textId="77777777" w:rsidR="00347107" w:rsidRDefault="00347107" w:rsidP="005A4148">
            <w:pPr>
              <w:rPr>
                <w:ins w:id="1642" w:author="Phạm Quang Thịnh" w:date="2019-07-05T19:31:00Z"/>
              </w:rPr>
            </w:pPr>
            <w:ins w:id="1643" w:author="Phạm Quang Thịnh" w:date="2019-07-05T19:31:00Z">
              <w:r>
                <w:t>Đưa</w:t>
              </w:r>
              <w:r>
                <w:rPr>
                  <w:lang w:val="vi-VN"/>
                </w:rPr>
                <w:t xml:space="preserve"> đến giao diện quản lý quy định</w:t>
              </w:r>
            </w:ins>
          </w:p>
        </w:tc>
      </w:tr>
      <w:tr w:rsidR="00347107" w14:paraId="05ED5006" w14:textId="77777777" w:rsidTr="005A4148">
        <w:trPr>
          <w:trHeight w:val="512"/>
          <w:ins w:id="1644" w:author="Phạm Quang Thịnh" w:date="2019-07-05T19:31:00Z"/>
        </w:trPr>
        <w:tc>
          <w:tcPr>
            <w:tcW w:w="533" w:type="dxa"/>
          </w:tcPr>
          <w:p w14:paraId="280B3ECF" w14:textId="77777777" w:rsidR="00347107" w:rsidRDefault="00347107" w:rsidP="005A4148">
            <w:pPr>
              <w:rPr>
                <w:ins w:id="1645" w:author="Phạm Quang Thịnh" w:date="2019-07-05T19:31:00Z"/>
              </w:rPr>
            </w:pPr>
            <w:ins w:id="1646" w:author="Phạm Quang Thịnh" w:date="2019-07-05T19:31:00Z">
              <w:r>
                <w:t>5</w:t>
              </w:r>
            </w:ins>
          </w:p>
        </w:tc>
        <w:tc>
          <w:tcPr>
            <w:tcW w:w="1892" w:type="dxa"/>
          </w:tcPr>
          <w:p w14:paraId="52756171" w14:textId="77777777" w:rsidR="00347107" w:rsidRDefault="00347107" w:rsidP="005A4148">
            <w:pPr>
              <w:rPr>
                <w:ins w:id="1647" w:author="Phạm Quang Thịnh" w:date="2019-07-05T19:31:00Z"/>
                <w:rFonts w:ascii="Consolas" w:hAnsi="Consolas" w:cs="Consolas"/>
                <w:color w:val="0000FF"/>
                <w:sz w:val="19"/>
                <w:szCs w:val="19"/>
              </w:rPr>
            </w:pPr>
            <w:ins w:id="1648" w:author="Phạm Quang Thịnh" w:date="2019-07-05T19:31:00Z">
              <w:r>
                <w:rPr>
                  <w:rFonts w:ascii="Consolas" w:hAnsi="Consolas" w:cs="Consolas"/>
                  <w:color w:val="0000FF"/>
                  <w:sz w:val="19"/>
                  <w:szCs w:val="19"/>
                </w:rPr>
                <w:t>Exit</w:t>
              </w:r>
            </w:ins>
          </w:p>
        </w:tc>
        <w:tc>
          <w:tcPr>
            <w:tcW w:w="1575" w:type="dxa"/>
          </w:tcPr>
          <w:p w14:paraId="7C280882" w14:textId="77777777" w:rsidR="00347107" w:rsidRDefault="00347107" w:rsidP="005A4148">
            <w:pPr>
              <w:rPr>
                <w:ins w:id="1649" w:author="Phạm Quang Thịnh" w:date="2019-07-05T19:31:00Z"/>
                <w:rFonts w:ascii="Consolas" w:hAnsi="Consolas" w:cs="Consolas"/>
                <w:color w:val="A31515"/>
                <w:sz w:val="19"/>
                <w:szCs w:val="19"/>
              </w:rPr>
            </w:pPr>
            <w:ins w:id="1650" w:author="Phạm Quang Thịnh" w:date="2019-07-05T19:31:00Z">
              <w:r>
                <w:rPr>
                  <w:rFonts w:ascii="Consolas" w:hAnsi="Consolas" w:cs="Consolas"/>
                  <w:color w:val="A31515"/>
                  <w:sz w:val="19"/>
                  <w:szCs w:val="19"/>
                </w:rPr>
                <w:t>Button</w:t>
              </w:r>
            </w:ins>
          </w:p>
        </w:tc>
        <w:tc>
          <w:tcPr>
            <w:tcW w:w="1395" w:type="dxa"/>
          </w:tcPr>
          <w:p w14:paraId="26DB68FA" w14:textId="77777777" w:rsidR="00347107" w:rsidRDefault="00347107" w:rsidP="005A4148">
            <w:pPr>
              <w:rPr>
                <w:ins w:id="1651" w:author="Phạm Quang Thịnh" w:date="2019-07-05T19:31:00Z"/>
              </w:rPr>
            </w:pPr>
            <w:ins w:id="1652" w:author="Phạm Quang Thịnh" w:date="2019-07-05T19:31:00Z">
              <w:r>
                <w:t>Không</w:t>
              </w:r>
              <w:r>
                <w:rPr>
                  <w:lang w:val="vi-VN"/>
                </w:rPr>
                <w:t xml:space="preserve"> </w:t>
              </w:r>
            </w:ins>
          </w:p>
        </w:tc>
        <w:tc>
          <w:tcPr>
            <w:tcW w:w="3803" w:type="dxa"/>
          </w:tcPr>
          <w:p w14:paraId="4A56FB23" w14:textId="77777777" w:rsidR="00347107" w:rsidRDefault="00347107" w:rsidP="005A4148">
            <w:pPr>
              <w:rPr>
                <w:ins w:id="1653" w:author="Phạm Quang Thịnh" w:date="2019-07-05T19:31:00Z"/>
              </w:rPr>
            </w:pPr>
            <w:ins w:id="1654" w:author="Phạm Quang Thịnh" w:date="2019-07-05T19:31:00Z">
              <w:r>
                <w:t>Thoát</w:t>
              </w:r>
              <w:r>
                <w:rPr>
                  <w:lang w:val="vi-VN"/>
                </w:rPr>
                <w:t xml:space="preserve"> chương trình</w:t>
              </w:r>
            </w:ins>
          </w:p>
        </w:tc>
      </w:tr>
    </w:tbl>
    <w:p w14:paraId="549422D8" w14:textId="52098D36" w:rsidR="00541D25" w:rsidRDefault="00541D25" w:rsidP="005A4148">
      <w:pPr>
        <w:pStyle w:val="u4"/>
        <w:ind w:left="1440"/>
        <w:rPr>
          <w:ins w:id="1655" w:author="Phạm Quang Thịnh" w:date="2019-07-05T19:34:00Z"/>
        </w:rPr>
      </w:pPr>
    </w:p>
    <w:p w14:paraId="537B3B2A" w14:textId="77777777" w:rsidR="00541D25" w:rsidRPr="00AD5EF3" w:rsidRDefault="00541D25">
      <w:pPr>
        <w:rPr>
          <w:ins w:id="1656" w:author="Phạm Quang Thịnh" w:date="2019-07-05T19:34:00Z"/>
        </w:rPr>
        <w:pPrChange w:id="1657" w:author="Phạm Quang Thịnh" w:date="2019-07-05T19:34:00Z">
          <w:pPr>
            <w:pStyle w:val="u4"/>
            <w:ind w:left="1440"/>
          </w:pPr>
        </w:pPrChange>
      </w:pPr>
    </w:p>
    <w:p w14:paraId="4685C81D" w14:textId="7717513A" w:rsidR="004E41D0" w:rsidRDefault="005A4148" w:rsidP="005A4148">
      <w:pPr>
        <w:pStyle w:val="u4"/>
        <w:ind w:left="1440"/>
        <w:rPr>
          <w:ins w:id="1658" w:author="Phạm Quang Thịnh" w:date="2019-07-05T19:33:00Z"/>
        </w:rPr>
      </w:pPr>
      <w:ins w:id="1659" w:author="Phạm Quang Thịnh" w:date="2019-07-05T19:32:00Z">
        <w:r>
          <w:lastRenderedPageBreak/>
          <w:t>Giao diện quản lí đại lí</w:t>
        </w:r>
      </w:ins>
    </w:p>
    <w:p w14:paraId="2AB68657" w14:textId="3762B16B" w:rsidR="00541D25" w:rsidRDefault="00541D25" w:rsidP="00541D25">
      <w:pPr>
        <w:pStyle w:val="u5"/>
        <w:ind w:left="2160"/>
        <w:rPr>
          <w:ins w:id="1660" w:author="Phạm Quang Thịnh" w:date="2019-07-05T19:33:00Z"/>
        </w:rPr>
      </w:pPr>
      <w:ins w:id="1661" w:author="Phạm Quang Thịnh" w:date="2019-07-05T19:33:00Z">
        <w:r>
          <w:t>Quản lí đại lý</w:t>
        </w:r>
      </w:ins>
    </w:p>
    <w:p w14:paraId="603D1748" w14:textId="457964D5" w:rsidR="00541D25" w:rsidRDefault="00541D25" w:rsidP="00541D25">
      <w:pPr>
        <w:jc w:val="center"/>
        <w:rPr>
          <w:ins w:id="1662" w:author="Phạm Quang Thịnh" w:date="2019-07-05T19:34:00Z"/>
        </w:rPr>
      </w:pPr>
      <w:ins w:id="1663" w:author="Phạm Quang Thịnh" w:date="2019-07-05T19:33:00Z">
        <w:r>
          <w:rPr>
            <w:noProof/>
            <w:lang w:val="vi-VN"/>
          </w:rPr>
          <w:drawing>
            <wp:inline distT="0" distB="0" distL="0" distR="0" wp14:anchorId="0E46CD3B" wp14:editId="23EAC681">
              <wp:extent cx="4229100" cy="2535226"/>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5783" cy="2539232"/>
                      </a:xfrm>
                      <a:prstGeom prst="rect">
                        <a:avLst/>
                      </a:prstGeom>
                      <a:noFill/>
                      <a:ln>
                        <a:noFill/>
                      </a:ln>
                    </pic:spPr>
                  </pic:pic>
                </a:graphicData>
              </a:graphic>
            </wp:inline>
          </w:drawing>
        </w:r>
      </w:ins>
    </w:p>
    <w:tbl>
      <w:tblPr>
        <w:tblStyle w:val="LiBang"/>
        <w:tblW w:w="9720" w:type="dxa"/>
        <w:tblInd w:w="-5" w:type="dxa"/>
        <w:tblLook w:val="04A0" w:firstRow="1" w:lastRow="0" w:firstColumn="1" w:lastColumn="0" w:noHBand="0" w:noVBand="1"/>
      </w:tblPr>
      <w:tblGrid>
        <w:gridCol w:w="535"/>
        <w:gridCol w:w="1445"/>
        <w:gridCol w:w="1710"/>
        <w:gridCol w:w="1260"/>
        <w:gridCol w:w="4770"/>
      </w:tblGrid>
      <w:tr w:rsidR="00541D25" w14:paraId="05974F21" w14:textId="77777777" w:rsidTr="0030103F">
        <w:trPr>
          <w:ins w:id="1664" w:author="Phạm Quang Thịnh" w:date="2019-07-05T19:34:00Z"/>
        </w:trPr>
        <w:tc>
          <w:tcPr>
            <w:tcW w:w="535" w:type="dxa"/>
          </w:tcPr>
          <w:p w14:paraId="69397E1C" w14:textId="77777777" w:rsidR="00541D25" w:rsidRDefault="00541D25" w:rsidP="0030103F">
            <w:pPr>
              <w:rPr>
                <w:ins w:id="1665" w:author="Phạm Quang Thịnh" w:date="2019-07-05T19:34:00Z"/>
                <w:lang w:val="vi-VN"/>
              </w:rPr>
            </w:pPr>
            <w:ins w:id="1666" w:author="Phạm Quang Thịnh" w:date="2019-07-05T19:34:00Z">
              <w:r>
                <w:rPr>
                  <w:lang w:val="vi-VN"/>
                </w:rPr>
                <w:t>STT</w:t>
              </w:r>
            </w:ins>
          </w:p>
        </w:tc>
        <w:tc>
          <w:tcPr>
            <w:tcW w:w="1445" w:type="dxa"/>
          </w:tcPr>
          <w:p w14:paraId="5DA7F17B" w14:textId="77777777" w:rsidR="00541D25" w:rsidRDefault="00541D25" w:rsidP="0030103F">
            <w:pPr>
              <w:rPr>
                <w:ins w:id="1667" w:author="Phạm Quang Thịnh" w:date="2019-07-05T19:34:00Z"/>
                <w:lang w:val="vi-VN"/>
              </w:rPr>
            </w:pPr>
            <w:ins w:id="1668" w:author="Phạm Quang Thịnh" w:date="2019-07-05T19:34:00Z">
              <w:r>
                <w:rPr>
                  <w:lang w:val="vi-VN"/>
                </w:rPr>
                <w:t xml:space="preserve">Tên </w:t>
              </w:r>
            </w:ins>
          </w:p>
        </w:tc>
        <w:tc>
          <w:tcPr>
            <w:tcW w:w="1710" w:type="dxa"/>
          </w:tcPr>
          <w:p w14:paraId="0EE7D873" w14:textId="77777777" w:rsidR="00541D25" w:rsidRDefault="00541D25" w:rsidP="0030103F">
            <w:pPr>
              <w:rPr>
                <w:ins w:id="1669" w:author="Phạm Quang Thịnh" w:date="2019-07-05T19:34:00Z"/>
                <w:lang w:val="vi-VN"/>
              </w:rPr>
            </w:pPr>
            <w:ins w:id="1670" w:author="Phạm Quang Thịnh" w:date="2019-07-05T19:34:00Z">
              <w:r>
                <w:rPr>
                  <w:lang w:val="vi-VN"/>
                </w:rPr>
                <w:t>Kiểu</w:t>
              </w:r>
            </w:ins>
          </w:p>
        </w:tc>
        <w:tc>
          <w:tcPr>
            <w:tcW w:w="1260" w:type="dxa"/>
          </w:tcPr>
          <w:p w14:paraId="6F67624E" w14:textId="77777777" w:rsidR="00541D25" w:rsidRDefault="00541D25" w:rsidP="0030103F">
            <w:pPr>
              <w:rPr>
                <w:ins w:id="1671" w:author="Phạm Quang Thịnh" w:date="2019-07-05T19:34:00Z"/>
                <w:lang w:val="vi-VN"/>
              </w:rPr>
            </w:pPr>
            <w:ins w:id="1672" w:author="Phạm Quang Thịnh" w:date="2019-07-05T19:34:00Z">
              <w:r>
                <w:rPr>
                  <w:lang w:val="vi-VN"/>
                </w:rPr>
                <w:t>Ràng buộc</w:t>
              </w:r>
            </w:ins>
          </w:p>
        </w:tc>
        <w:tc>
          <w:tcPr>
            <w:tcW w:w="4770" w:type="dxa"/>
          </w:tcPr>
          <w:p w14:paraId="6C3342D1" w14:textId="77777777" w:rsidR="00541D25" w:rsidRDefault="00541D25" w:rsidP="0030103F">
            <w:pPr>
              <w:rPr>
                <w:ins w:id="1673" w:author="Phạm Quang Thịnh" w:date="2019-07-05T19:34:00Z"/>
                <w:lang w:val="vi-VN"/>
              </w:rPr>
            </w:pPr>
            <w:ins w:id="1674" w:author="Phạm Quang Thịnh" w:date="2019-07-05T19:34:00Z">
              <w:r>
                <w:rPr>
                  <w:lang w:val="vi-VN"/>
                </w:rPr>
                <w:t>Chức năng</w:t>
              </w:r>
            </w:ins>
          </w:p>
        </w:tc>
      </w:tr>
      <w:tr w:rsidR="00541D25" w:rsidRPr="00D6408C" w14:paraId="023D908F" w14:textId="77777777" w:rsidTr="0030103F">
        <w:trPr>
          <w:ins w:id="1675" w:author="Phạm Quang Thịnh" w:date="2019-07-05T19:34:00Z"/>
        </w:trPr>
        <w:tc>
          <w:tcPr>
            <w:tcW w:w="535" w:type="dxa"/>
          </w:tcPr>
          <w:p w14:paraId="18C35A91" w14:textId="77777777" w:rsidR="00541D25" w:rsidRDefault="00541D25" w:rsidP="0030103F">
            <w:pPr>
              <w:rPr>
                <w:ins w:id="1676" w:author="Phạm Quang Thịnh" w:date="2019-07-05T19:34:00Z"/>
                <w:lang w:val="vi-VN"/>
              </w:rPr>
            </w:pPr>
            <w:ins w:id="1677" w:author="Phạm Quang Thịnh" w:date="2019-07-05T19:34:00Z">
              <w:r>
                <w:rPr>
                  <w:lang w:val="vi-VN"/>
                </w:rPr>
                <w:t>1</w:t>
              </w:r>
            </w:ins>
          </w:p>
        </w:tc>
        <w:tc>
          <w:tcPr>
            <w:tcW w:w="1445" w:type="dxa"/>
          </w:tcPr>
          <w:p w14:paraId="19761B49" w14:textId="77777777" w:rsidR="00541D25" w:rsidRDefault="00541D25" w:rsidP="0030103F">
            <w:pPr>
              <w:rPr>
                <w:ins w:id="1678" w:author="Phạm Quang Thịnh" w:date="2019-07-05T19:34:00Z"/>
                <w:lang w:val="vi-VN"/>
              </w:rPr>
            </w:pPr>
            <w:ins w:id="1679" w:author="Phạm Quang Thịnh" w:date="2019-07-05T19:34:00Z">
              <w:r>
                <w:rPr>
                  <w:rFonts w:ascii="Consolas" w:hAnsi="Consolas" w:cs="Consolas"/>
                  <w:color w:val="0000FF"/>
                  <w:sz w:val="19"/>
                  <w:szCs w:val="19"/>
                </w:rPr>
                <w:t>txtKeyword</w:t>
              </w:r>
            </w:ins>
          </w:p>
        </w:tc>
        <w:tc>
          <w:tcPr>
            <w:tcW w:w="1710" w:type="dxa"/>
          </w:tcPr>
          <w:p w14:paraId="6301723F" w14:textId="77777777" w:rsidR="00541D25" w:rsidRDefault="00541D25" w:rsidP="0030103F">
            <w:pPr>
              <w:rPr>
                <w:ins w:id="1680" w:author="Phạm Quang Thịnh" w:date="2019-07-05T19:34:00Z"/>
                <w:lang w:val="vi-VN"/>
              </w:rPr>
            </w:pPr>
            <w:ins w:id="1681" w:author="Phạm Quang Thịnh" w:date="2019-07-05T19:34:00Z">
              <w:r>
                <w:rPr>
                  <w:rFonts w:ascii="Consolas" w:hAnsi="Consolas" w:cs="Consolas"/>
                  <w:color w:val="A31515"/>
                  <w:sz w:val="19"/>
                  <w:szCs w:val="19"/>
                </w:rPr>
                <w:t>TextBox</w:t>
              </w:r>
            </w:ins>
          </w:p>
        </w:tc>
        <w:tc>
          <w:tcPr>
            <w:tcW w:w="1260" w:type="dxa"/>
          </w:tcPr>
          <w:p w14:paraId="4988B39A" w14:textId="77777777" w:rsidR="00541D25" w:rsidRDefault="00541D25" w:rsidP="0030103F">
            <w:pPr>
              <w:rPr>
                <w:ins w:id="1682" w:author="Phạm Quang Thịnh" w:date="2019-07-05T19:34:00Z"/>
                <w:lang w:val="vi-VN"/>
              </w:rPr>
            </w:pPr>
            <w:ins w:id="1683" w:author="Phạm Quang Thịnh" w:date="2019-07-05T19:34:00Z">
              <w:r>
                <w:rPr>
                  <w:lang w:val="vi-VN"/>
                </w:rPr>
                <w:t>Không</w:t>
              </w:r>
            </w:ins>
          </w:p>
        </w:tc>
        <w:tc>
          <w:tcPr>
            <w:tcW w:w="4770" w:type="dxa"/>
          </w:tcPr>
          <w:p w14:paraId="1C5EF72F" w14:textId="77777777" w:rsidR="00541D25" w:rsidRDefault="00541D25" w:rsidP="0030103F">
            <w:pPr>
              <w:rPr>
                <w:ins w:id="1684" w:author="Phạm Quang Thịnh" w:date="2019-07-05T19:34:00Z"/>
                <w:lang w:val="vi-VN"/>
              </w:rPr>
            </w:pPr>
            <w:ins w:id="1685" w:author="Phạm Quang Thịnh" w:date="2019-07-05T19:34:00Z">
              <w:r>
                <w:rPr>
                  <w:lang w:val="vi-VN"/>
                </w:rPr>
                <w:t>Khung nhập từ muốn tìm kiếm</w:t>
              </w:r>
            </w:ins>
          </w:p>
        </w:tc>
      </w:tr>
      <w:tr w:rsidR="00541D25" w:rsidRPr="00D6408C" w14:paraId="673E14AE" w14:textId="77777777" w:rsidTr="0030103F">
        <w:trPr>
          <w:ins w:id="1686" w:author="Phạm Quang Thịnh" w:date="2019-07-05T19:34:00Z"/>
        </w:trPr>
        <w:tc>
          <w:tcPr>
            <w:tcW w:w="535" w:type="dxa"/>
          </w:tcPr>
          <w:p w14:paraId="0EDF6032" w14:textId="77777777" w:rsidR="00541D25" w:rsidRDefault="00541D25" w:rsidP="0030103F">
            <w:pPr>
              <w:rPr>
                <w:ins w:id="1687" w:author="Phạm Quang Thịnh" w:date="2019-07-05T19:34:00Z"/>
                <w:lang w:val="vi-VN"/>
              </w:rPr>
            </w:pPr>
            <w:ins w:id="1688" w:author="Phạm Quang Thịnh" w:date="2019-07-05T19:34:00Z">
              <w:r>
                <w:rPr>
                  <w:lang w:val="vi-VN"/>
                </w:rPr>
                <w:t>2</w:t>
              </w:r>
            </w:ins>
          </w:p>
        </w:tc>
        <w:tc>
          <w:tcPr>
            <w:tcW w:w="1445" w:type="dxa"/>
          </w:tcPr>
          <w:p w14:paraId="2A7A1205" w14:textId="77777777" w:rsidR="00541D25" w:rsidRDefault="00541D25" w:rsidP="0030103F">
            <w:pPr>
              <w:rPr>
                <w:ins w:id="1689" w:author="Phạm Quang Thịnh" w:date="2019-07-05T19:34:00Z"/>
                <w:lang w:val="vi-VN"/>
              </w:rPr>
            </w:pPr>
            <w:ins w:id="1690" w:author="Phạm Quang Thịnh" w:date="2019-07-05T19:34:00Z">
              <w:r>
                <w:rPr>
                  <w:lang w:val="vi-VN"/>
                </w:rPr>
                <w:t>Search</w:t>
              </w:r>
            </w:ins>
          </w:p>
        </w:tc>
        <w:tc>
          <w:tcPr>
            <w:tcW w:w="1710" w:type="dxa"/>
          </w:tcPr>
          <w:p w14:paraId="2812089C" w14:textId="77777777" w:rsidR="00541D25" w:rsidRDefault="00541D25" w:rsidP="0030103F">
            <w:pPr>
              <w:rPr>
                <w:ins w:id="1691" w:author="Phạm Quang Thịnh" w:date="2019-07-05T19:34:00Z"/>
                <w:lang w:val="vi-VN"/>
              </w:rPr>
            </w:pPr>
            <w:ins w:id="1692" w:author="Phạm Quang Thịnh" w:date="2019-07-05T19:34:00Z">
              <w:r>
                <w:rPr>
                  <w:rFonts w:ascii="Consolas" w:hAnsi="Consolas" w:cs="Consolas"/>
                  <w:color w:val="A31515"/>
                  <w:sz w:val="19"/>
                  <w:szCs w:val="19"/>
                </w:rPr>
                <w:t>Button</w:t>
              </w:r>
            </w:ins>
          </w:p>
        </w:tc>
        <w:tc>
          <w:tcPr>
            <w:tcW w:w="1260" w:type="dxa"/>
          </w:tcPr>
          <w:p w14:paraId="56E10463" w14:textId="77777777" w:rsidR="00541D25" w:rsidRDefault="00541D25" w:rsidP="0030103F">
            <w:pPr>
              <w:rPr>
                <w:ins w:id="1693" w:author="Phạm Quang Thịnh" w:date="2019-07-05T19:34:00Z"/>
                <w:lang w:val="vi-VN"/>
              </w:rPr>
            </w:pPr>
            <w:ins w:id="1694" w:author="Phạm Quang Thịnh" w:date="2019-07-05T19:34:00Z">
              <w:r>
                <w:rPr>
                  <w:lang w:val="vi-VN"/>
                </w:rPr>
                <w:t>Không</w:t>
              </w:r>
            </w:ins>
          </w:p>
        </w:tc>
        <w:tc>
          <w:tcPr>
            <w:tcW w:w="4770" w:type="dxa"/>
          </w:tcPr>
          <w:p w14:paraId="11724141" w14:textId="77777777" w:rsidR="00541D25" w:rsidRDefault="00541D25" w:rsidP="0030103F">
            <w:pPr>
              <w:rPr>
                <w:ins w:id="1695" w:author="Phạm Quang Thịnh" w:date="2019-07-05T19:34:00Z"/>
                <w:lang w:val="vi-VN"/>
              </w:rPr>
            </w:pPr>
            <w:ins w:id="1696" w:author="Phạm Quang Thịnh" w:date="2019-07-05T19:34:00Z">
              <w:r>
                <w:rPr>
                  <w:lang w:val="vi-VN"/>
                </w:rPr>
                <w:t>Tìm kiếm theo từ đã nhập ở khung tìm kiếm</w:t>
              </w:r>
            </w:ins>
          </w:p>
        </w:tc>
      </w:tr>
      <w:tr w:rsidR="00541D25" w:rsidRPr="00D6408C" w14:paraId="216A2616" w14:textId="77777777" w:rsidTr="0030103F">
        <w:trPr>
          <w:ins w:id="1697" w:author="Phạm Quang Thịnh" w:date="2019-07-05T19:34:00Z"/>
        </w:trPr>
        <w:tc>
          <w:tcPr>
            <w:tcW w:w="535" w:type="dxa"/>
          </w:tcPr>
          <w:p w14:paraId="53AC4EA5" w14:textId="77777777" w:rsidR="00541D25" w:rsidRDefault="00541D25" w:rsidP="0030103F">
            <w:pPr>
              <w:rPr>
                <w:ins w:id="1698" w:author="Phạm Quang Thịnh" w:date="2019-07-05T19:34:00Z"/>
                <w:lang w:val="vi-VN"/>
              </w:rPr>
            </w:pPr>
            <w:ins w:id="1699" w:author="Phạm Quang Thịnh" w:date="2019-07-05T19:34:00Z">
              <w:r>
                <w:rPr>
                  <w:lang w:val="vi-VN"/>
                </w:rPr>
                <w:t>3</w:t>
              </w:r>
            </w:ins>
          </w:p>
        </w:tc>
        <w:tc>
          <w:tcPr>
            <w:tcW w:w="1445" w:type="dxa"/>
          </w:tcPr>
          <w:p w14:paraId="1451FE50" w14:textId="77777777" w:rsidR="00541D25" w:rsidRDefault="00541D25" w:rsidP="0030103F">
            <w:pPr>
              <w:rPr>
                <w:ins w:id="1700" w:author="Phạm Quang Thịnh" w:date="2019-07-05T19:34:00Z"/>
                <w:lang w:val="vi-VN"/>
              </w:rPr>
            </w:pPr>
            <w:ins w:id="1701" w:author="Phạm Quang Thịnh" w:date="2019-07-05T19:34:00Z">
              <w:r>
                <w:rPr>
                  <w:lang w:val="vi-VN"/>
                </w:rPr>
                <w:t>dsChucnang</w:t>
              </w:r>
            </w:ins>
          </w:p>
        </w:tc>
        <w:tc>
          <w:tcPr>
            <w:tcW w:w="1710" w:type="dxa"/>
          </w:tcPr>
          <w:p w14:paraId="28960BE5" w14:textId="77777777" w:rsidR="00541D25" w:rsidRDefault="00541D25" w:rsidP="0030103F">
            <w:pPr>
              <w:rPr>
                <w:ins w:id="1702" w:author="Phạm Quang Thịnh" w:date="2019-07-05T19:34:00Z"/>
                <w:lang w:val="vi-VN"/>
              </w:rPr>
            </w:pPr>
            <w:ins w:id="1703" w:author="Phạm Quang Thịnh" w:date="2019-07-05T19:34:00Z">
              <w:r>
                <w:rPr>
                  <w:rFonts w:ascii="Consolas" w:hAnsi="Consolas" w:cs="Consolas"/>
                  <w:color w:val="A31515"/>
                  <w:sz w:val="19"/>
                  <w:szCs w:val="19"/>
                </w:rPr>
                <w:t>PopupBox</w:t>
              </w:r>
            </w:ins>
          </w:p>
        </w:tc>
        <w:tc>
          <w:tcPr>
            <w:tcW w:w="1260" w:type="dxa"/>
          </w:tcPr>
          <w:p w14:paraId="1F5318F3" w14:textId="77777777" w:rsidR="00541D25" w:rsidRDefault="00541D25" w:rsidP="0030103F">
            <w:pPr>
              <w:rPr>
                <w:ins w:id="1704" w:author="Phạm Quang Thịnh" w:date="2019-07-05T19:34:00Z"/>
                <w:lang w:val="vi-VN"/>
              </w:rPr>
            </w:pPr>
            <w:ins w:id="1705" w:author="Phạm Quang Thịnh" w:date="2019-07-05T19:34:00Z">
              <w:r>
                <w:rPr>
                  <w:lang w:val="vi-VN"/>
                </w:rPr>
                <w:t>Không</w:t>
              </w:r>
            </w:ins>
          </w:p>
        </w:tc>
        <w:tc>
          <w:tcPr>
            <w:tcW w:w="4770" w:type="dxa"/>
          </w:tcPr>
          <w:p w14:paraId="51F0E410" w14:textId="77777777" w:rsidR="00541D25" w:rsidRDefault="00541D25" w:rsidP="0030103F">
            <w:pPr>
              <w:rPr>
                <w:ins w:id="1706" w:author="Phạm Quang Thịnh" w:date="2019-07-05T19:34:00Z"/>
                <w:lang w:val="vi-VN"/>
              </w:rPr>
            </w:pPr>
            <w:ins w:id="1707" w:author="Phạm Quang Thịnh" w:date="2019-07-05T19:34:00Z">
              <w:r>
                <w:rPr>
                  <w:lang w:val="vi-VN"/>
                </w:rPr>
                <w:t xml:space="preserve">HIện danh sách các chức năng khác </w:t>
              </w:r>
            </w:ins>
          </w:p>
        </w:tc>
      </w:tr>
      <w:tr w:rsidR="00541D25" w:rsidRPr="00D6408C" w14:paraId="63A9B48E" w14:textId="77777777" w:rsidTr="0030103F">
        <w:trPr>
          <w:ins w:id="1708" w:author="Phạm Quang Thịnh" w:date="2019-07-05T19:34:00Z"/>
        </w:trPr>
        <w:tc>
          <w:tcPr>
            <w:tcW w:w="535" w:type="dxa"/>
          </w:tcPr>
          <w:p w14:paraId="0043DF88" w14:textId="77777777" w:rsidR="00541D25" w:rsidRDefault="00541D25" w:rsidP="0030103F">
            <w:pPr>
              <w:rPr>
                <w:ins w:id="1709" w:author="Phạm Quang Thịnh" w:date="2019-07-05T19:34:00Z"/>
                <w:lang w:val="vi-VN"/>
              </w:rPr>
            </w:pPr>
            <w:ins w:id="1710" w:author="Phạm Quang Thịnh" w:date="2019-07-05T19:34:00Z">
              <w:r>
                <w:rPr>
                  <w:lang w:val="vi-VN"/>
                </w:rPr>
                <w:t>4</w:t>
              </w:r>
            </w:ins>
          </w:p>
        </w:tc>
        <w:tc>
          <w:tcPr>
            <w:tcW w:w="1445" w:type="dxa"/>
          </w:tcPr>
          <w:p w14:paraId="46E30719" w14:textId="77777777" w:rsidR="00541D25" w:rsidRDefault="00541D25" w:rsidP="0030103F">
            <w:pPr>
              <w:rPr>
                <w:ins w:id="1711" w:author="Phạm Quang Thịnh" w:date="2019-07-05T19:34:00Z"/>
                <w:lang w:val="vi-VN"/>
              </w:rPr>
            </w:pPr>
            <w:ins w:id="1712" w:author="Phạm Quang Thịnh" w:date="2019-07-05T19:34:00Z">
              <w:r>
                <w:rPr>
                  <w:rFonts w:ascii="Consolas" w:hAnsi="Consolas" w:cs="Consolas"/>
                  <w:color w:val="0000FF"/>
                  <w:sz w:val="19"/>
                  <w:szCs w:val="19"/>
                </w:rPr>
                <w:t>Đieukhien</w:t>
              </w:r>
            </w:ins>
          </w:p>
        </w:tc>
        <w:tc>
          <w:tcPr>
            <w:tcW w:w="1710" w:type="dxa"/>
          </w:tcPr>
          <w:p w14:paraId="0E9427BF" w14:textId="77777777" w:rsidR="00541D25" w:rsidRDefault="00541D25" w:rsidP="0030103F">
            <w:pPr>
              <w:rPr>
                <w:ins w:id="1713" w:author="Phạm Quang Thịnh" w:date="2019-07-05T19:34:00Z"/>
                <w:rFonts w:ascii="Consolas" w:hAnsi="Consolas" w:cs="Consolas"/>
                <w:color w:val="A31515"/>
                <w:sz w:val="19"/>
                <w:szCs w:val="19"/>
              </w:rPr>
            </w:pPr>
            <w:ins w:id="1714" w:author="Phạm Quang Thịnh" w:date="2019-07-05T19:34:00Z">
              <w:r>
                <w:rPr>
                  <w:rFonts w:ascii="Consolas" w:hAnsi="Consolas" w:cs="Consolas"/>
                  <w:color w:val="A31515"/>
                  <w:sz w:val="19"/>
                  <w:szCs w:val="19"/>
                </w:rPr>
                <w:t>ContextMenu</w:t>
              </w:r>
            </w:ins>
          </w:p>
        </w:tc>
        <w:tc>
          <w:tcPr>
            <w:tcW w:w="1260" w:type="dxa"/>
          </w:tcPr>
          <w:p w14:paraId="64C58E32" w14:textId="77777777" w:rsidR="00541D25" w:rsidRDefault="00541D25" w:rsidP="0030103F">
            <w:pPr>
              <w:rPr>
                <w:ins w:id="1715" w:author="Phạm Quang Thịnh" w:date="2019-07-05T19:34:00Z"/>
                <w:lang w:val="vi-VN"/>
              </w:rPr>
            </w:pPr>
            <w:ins w:id="1716" w:author="Phạm Quang Thịnh" w:date="2019-07-05T19:34:00Z">
              <w:r>
                <w:rPr>
                  <w:lang w:val="vi-VN"/>
                </w:rPr>
                <w:t>Không</w:t>
              </w:r>
            </w:ins>
          </w:p>
        </w:tc>
        <w:tc>
          <w:tcPr>
            <w:tcW w:w="4770" w:type="dxa"/>
          </w:tcPr>
          <w:p w14:paraId="09ECFCC5" w14:textId="77777777" w:rsidR="00541D25" w:rsidRDefault="00541D25" w:rsidP="0030103F">
            <w:pPr>
              <w:rPr>
                <w:ins w:id="1717" w:author="Phạm Quang Thịnh" w:date="2019-07-05T19:34:00Z"/>
                <w:lang w:val="vi-VN"/>
              </w:rPr>
            </w:pPr>
            <w:ins w:id="1718" w:author="Phạm Quang Thịnh" w:date="2019-07-05T19:34:00Z">
              <w:r>
                <w:rPr>
                  <w:lang w:val="vi-VN"/>
                </w:rPr>
                <w:t>Tùy chọn mở giao diện sửa đại lý hoặc xóa đại lý</w:t>
              </w:r>
            </w:ins>
          </w:p>
        </w:tc>
      </w:tr>
    </w:tbl>
    <w:p w14:paraId="5D1E1FE3" w14:textId="1F49167F" w:rsidR="00541D25" w:rsidRDefault="00541D25" w:rsidP="00541D25">
      <w:pPr>
        <w:pStyle w:val="u5"/>
        <w:ind w:left="2160"/>
        <w:rPr>
          <w:ins w:id="1719" w:author="Phạm Quang Thịnh" w:date="2019-07-05T19:34:00Z"/>
        </w:rPr>
      </w:pPr>
      <w:ins w:id="1720" w:author="Phạm Quang Thịnh" w:date="2019-07-05T19:34:00Z">
        <w:r>
          <w:t>Sửa thông tin đại lí</w:t>
        </w:r>
      </w:ins>
    </w:p>
    <w:p w14:paraId="51F0CD2B" w14:textId="35911026" w:rsidR="00C45466" w:rsidRDefault="00C45466" w:rsidP="00C45466">
      <w:pPr>
        <w:jc w:val="center"/>
        <w:rPr>
          <w:ins w:id="1721" w:author="Phạm Quang Thịnh" w:date="2019-07-05T19:35:00Z"/>
        </w:rPr>
      </w:pPr>
      <w:ins w:id="1722" w:author="Phạm Quang Thịnh" w:date="2019-07-05T19:34:00Z">
        <w:r>
          <w:rPr>
            <w:noProof/>
            <w:lang w:val="vi-VN"/>
          </w:rPr>
          <w:drawing>
            <wp:inline distT="0" distB="0" distL="0" distR="0" wp14:anchorId="5FCC279B" wp14:editId="27F6791D">
              <wp:extent cx="3657600" cy="2100517"/>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5778" cy="2105213"/>
                      </a:xfrm>
                      <a:prstGeom prst="rect">
                        <a:avLst/>
                      </a:prstGeom>
                      <a:noFill/>
                      <a:ln>
                        <a:noFill/>
                      </a:ln>
                    </pic:spPr>
                  </pic:pic>
                </a:graphicData>
              </a:graphic>
            </wp:inline>
          </w:drawing>
        </w:r>
      </w:ins>
    </w:p>
    <w:tbl>
      <w:tblPr>
        <w:tblStyle w:val="LiBang"/>
        <w:tblW w:w="10255" w:type="dxa"/>
        <w:tblLook w:val="04A0" w:firstRow="1" w:lastRow="0" w:firstColumn="1" w:lastColumn="0" w:noHBand="0" w:noVBand="1"/>
      </w:tblPr>
      <w:tblGrid>
        <w:gridCol w:w="535"/>
        <w:gridCol w:w="1260"/>
        <w:gridCol w:w="1440"/>
        <w:gridCol w:w="3510"/>
        <w:gridCol w:w="3510"/>
      </w:tblGrid>
      <w:tr w:rsidR="00C45466" w14:paraId="5713F21E" w14:textId="77777777" w:rsidTr="0030103F">
        <w:trPr>
          <w:ins w:id="1723" w:author="Phạm Quang Thịnh" w:date="2019-07-05T19:35:00Z"/>
        </w:trPr>
        <w:tc>
          <w:tcPr>
            <w:tcW w:w="535" w:type="dxa"/>
          </w:tcPr>
          <w:p w14:paraId="172C8F3B" w14:textId="77777777" w:rsidR="00C45466" w:rsidRDefault="00C45466" w:rsidP="0030103F">
            <w:pPr>
              <w:jc w:val="center"/>
              <w:rPr>
                <w:ins w:id="1724" w:author="Phạm Quang Thịnh" w:date="2019-07-05T19:35:00Z"/>
                <w:lang w:val="vi-VN"/>
              </w:rPr>
            </w:pPr>
            <w:ins w:id="1725" w:author="Phạm Quang Thịnh" w:date="2019-07-05T19:35:00Z">
              <w:r>
                <w:rPr>
                  <w:lang w:val="vi-VN"/>
                </w:rPr>
                <w:t>STT</w:t>
              </w:r>
            </w:ins>
          </w:p>
        </w:tc>
        <w:tc>
          <w:tcPr>
            <w:tcW w:w="1260" w:type="dxa"/>
          </w:tcPr>
          <w:p w14:paraId="237F864E" w14:textId="77777777" w:rsidR="00C45466" w:rsidRDefault="00C45466" w:rsidP="0030103F">
            <w:pPr>
              <w:jc w:val="center"/>
              <w:rPr>
                <w:ins w:id="1726" w:author="Phạm Quang Thịnh" w:date="2019-07-05T19:35:00Z"/>
                <w:lang w:val="vi-VN"/>
              </w:rPr>
            </w:pPr>
            <w:ins w:id="1727" w:author="Phạm Quang Thịnh" w:date="2019-07-05T19:35:00Z">
              <w:r>
                <w:rPr>
                  <w:lang w:val="vi-VN"/>
                </w:rPr>
                <w:t xml:space="preserve">Tên </w:t>
              </w:r>
            </w:ins>
          </w:p>
        </w:tc>
        <w:tc>
          <w:tcPr>
            <w:tcW w:w="1440" w:type="dxa"/>
          </w:tcPr>
          <w:p w14:paraId="6E5016D4" w14:textId="77777777" w:rsidR="00C45466" w:rsidRDefault="00C45466" w:rsidP="0030103F">
            <w:pPr>
              <w:jc w:val="center"/>
              <w:rPr>
                <w:ins w:id="1728" w:author="Phạm Quang Thịnh" w:date="2019-07-05T19:35:00Z"/>
                <w:lang w:val="vi-VN"/>
              </w:rPr>
            </w:pPr>
            <w:ins w:id="1729" w:author="Phạm Quang Thịnh" w:date="2019-07-05T19:35:00Z">
              <w:r>
                <w:rPr>
                  <w:lang w:val="vi-VN"/>
                </w:rPr>
                <w:t>Kiểu</w:t>
              </w:r>
            </w:ins>
          </w:p>
        </w:tc>
        <w:tc>
          <w:tcPr>
            <w:tcW w:w="3510" w:type="dxa"/>
          </w:tcPr>
          <w:p w14:paraId="1188C193" w14:textId="77777777" w:rsidR="00C45466" w:rsidRDefault="00C45466" w:rsidP="0030103F">
            <w:pPr>
              <w:jc w:val="center"/>
              <w:rPr>
                <w:ins w:id="1730" w:author="Phạm Quang Thịnh" w:date="2019-07-05T19:35:00Z"/>
                <w:lang w:val="vi-VN"/>
              </w:rPr>
            </w:pPr>
            <w:ins w:id="1731" w:author="Phạm Quang Thịnh" w:date="2019-07-05T19:35:00Z">
              <w:r>
                <w:rPr>
                  <w:lang w:val="vi-VN"/>
                </w:rPr>
                <w:t>Ràng buộc</w:t>
              </w:r>
            </w:ins>
          </w:p>
        </w:tc>
        <w:tc>
          <w:tcPr>
            <w:tcW w:w="3510" w:type="dxa"/>
          </w:tcPr>
          <w:p w14:paraId="4676CFF0" w14:textId="77777777" w:rsidR="00C45466" w:rsidRDefault="00C45466" w:rsidP="0030103F">
            <w:pPr>
              <w:jc w:val="center"/>
              <w:rPr>
                <w:ins w:id="1732" w:author="Phạm Quang Thịnh" w:date="2019-07-05T19:35:00Z"/>
                <w:lang w:val="vi-VN"/>
              </w:rPr>
            </w:pPr>
            <w:ins w:id="1733" w:author="Phạm Quang Thịnh" w:date="2019-07-05T19:35:00Z">
              <w:r>
                <w:rPr>
                  <w:lang w:val="vi-VN"/>
                </w:rPr>
                <w:t>Chức năng</w:t>
              </w:r>
            </w:ins>
          </w:p>
        </w:tc>
      </w:tr>
      <w:tr w:rsidR="00C45466" w14:paraId="3350B804" w14:textId="77777777" w:rsidTr="0030103F">
        <w:trPr>
          <w:ins w:id="1734" w:author="Phạm Quang Thịnh" w:date="2019-07-05T19:35:00Z"/>
        </w:trPr>
        <w:tc>
          <w:tcPr>
            <w:tcW w:w="535" w:type="dxa"/>
          </w:tcPr>
          <w:p w14:paraId="333C5120" w14:textId="77777777" w:rsidR="00C45466" w:rsidRDefault="00C45466" w:rsidP="0030103F">
            <w:pPr>
              <w:jc w:val="center"/>
              <w:rPr>
                <w:ins w:id="1735" w:author="Phạm Quang Thịnh" w:date="2019-07-05T19:35:00Z"/>
                <w:lang w:val="vi-VN"/>
              </w:rPr>
            </w:pPr>
            <w:ins w:id="1736" w:author="Phạm Quang Thịnh" w:date="2019-07-05T19:35:00Z">
              <w:r>
                <w:rPr>
                  <w:lang w:val="vi-VN"/>
                </w:rPr>
                <w:t>1</w:t>
              </w:r>
            </w:ins>
          </w:p>
        </w:tc>
        <w:tc>
          <w:tcPr>
            <w:tcW w:w="1260" w:type="dxa"/>
          </w:tcPr>
          <w:p w14:paraId="2C010581" w14:textId="77777777" w:rsidR="00C45466" w:rsidRDefault="00C45466" w:rsidP="0030103F">
            <w:pPr>
              <w:jc w:val="center"/>
              <w:rPr>
                <w:ins w:id="1737" w:author="Phạm Quang Thịnh" w:date="2019-07-05T19:35:00Z"/>
                <w:lang w:val="vi-VN"/>
              </w:rPr>
            </w:pPr>
            <w:ins w:id="1738" w:author="Phạm Quang Thịnh" w:date="2019-07-05T19:35:00Z">
              <w:r>
                <w:rPr>
                  <w:rFonts w:ascii="Consolas" w:hAnsi="Consolas" w:cs="Consolas"/>
                  <w:color w:val="0000FF"/>
                  <w:sz w:val="19"/>
                  <w:szCs w:val="19"/>
                </w:rPr>
                <w:t>madl</w:t>
              </w:r>
            </w:ins>
          </w:p>
        </w:tc>
        <w:tc>
          <w:tcPr>
            <w:tcW w:w="1440" w:type="dxa"/>
          </w:tcPr>
          <w:p w14:paraId="3E3CE747" w14:textId="77777777" w:rsidR="00C45466" w:rsidRDefault="00C45466" w:rsidP="0030103F">
            <w:pPr>
              <w:jc w:val="center"/>
              <w:rPr>
                <w:ins w:id="1739" w:author="Phạm Quang Thịnh" w:date="2019-07-05T19:35:00Z"/>
                <w:lang w:val="vi-VN"/>
              </w:rPr>
            </w:pPr>
            <w:ins w:id="1740" w:author="Phạm Quang Thịnh" w:date="2019-07-05T19:35:00Z">
              <w:r>
                <w:rPr>
                  <w:rFonts w:ascii="Consolas" w:hAnsi="Consolas" w:cs="Consolas"/>
                  <w:color w:val="A31515"/>
                  <w:sz w:val="19"/>
                  <w:szCs w:val="19"/>
                </w:rPr>
                <w:t>TextBox</w:t>
              </w:r>
            </w:ins>
          </w:p>
        </w:tc>
        <w:tc>
          <w:tcPr>
            <w:tcW w:w="3510" w:type="dxa"/>
          </w:tcPr>
          <w:p w14:paraId="41815839" w14:textId="77777777" w:rsidR="00C45466" w:rsidRDefault="00C45466" w:rsidP="0030103F">
            <w:pPr>
              <w:jc w:val="center"/>
              <w:rPr>
                <w:ins w:id="1741" w:author="Phạm Quang Thịnh" w:date="2019-07-05T19:35:00Z"/>
                <w:lang w:val="vi-VN"/>
              </w:rPr>
            </w:pPr>
            <w:ins w:id="1742" w:author="Phạm Quang Thịnh" w:date="2019-07-05T19:35:00Z">
              <w:r>
                <w:rPr>
                  <w:lang w:val="vi-VN"/>
                </w:rPr>
                <w:t>Không để trống</w:t>
              </w:r>
            </w:ins>
          </w:p>
        </w:tc>
        <w:tc>
          <w:tcPr>
            <w:tcW w:w="3510" w:type="dxa"/>
          </w:tcPr>
          <w:p w14:paraId="1A225CD9" w14:textId="77777777" w:rsidR="00C45466" w:rsidRDefault="00C45466" w:rsidP="0030103F">
            <w:pPr>
              <w:jc w:val="center"/>
              <w:rPr>
                <w:ins w:id="1743" w:author="Phạm Quang Thịnh" w:date="2019-07-05T19:35:00Z"/>
                <w:lang w:val="vi-VN"/>
              </w:rPr>
            </w:pPr>
            <w:ins w:id="1744" w:author="Phạm Quang Thịnh" w:date="2019-07-05T19:35:00Z">
              <w:r>
                <w:rPr>
                  <w:lang w:val="vi-VN"/>
                </w:rPr>
                <w:t>Nhập mã đại lý</w:t>
              </w:r>
            </w:ins>
          </w:p>
        </w:tc>
      </w:tr>
      <w:tr w:rsidR="00C45466" w14:paraId="778FAC94" w14:textId="77777777" w:rsidTr="0030103F">
        <w:trPr>
          <w:ins w:id="1745" w:author="Phạm Quang Thịnh" w:date="2019-07-05T19:35:00Z"/>
        </w:trPr>
        <w:tc>
          <w:tcPr>
            <w:tcW w:w="535" w:type="dxa"/>
          </w:tcPr>
          <w:p w14:paraId="3AB03A5C" w14:textId="77777777" w:rsidR="00C45466" w:rsidRDefault="00C45466" w:rsidP="0030103F">
            <w:pPr>
              <w:jc w:val="center"/>
              <w:rPr>
                <w:ins w:id="1746" w:author="Phạm Quang Thịnh" w:date="2019-07-05T19:35:00Z"/>
                <w:lang w:val="vi-VN"/>
              </w:rPr>
            </w:pPr>
            <w:ins w:id="1747" w:author="Phạm Quang Thịnh" w:date="2019-07-05T19:35:00Z">
              <w:r>
                <w:rPr>
                  <w:lang w:val="vi-VN"/>
                </w:rPr>
                <w:t>2</w:t>
              </w:r>
            </w:ins>
          </w:p>
        </w:tc>
        <w:tc>
          <w:tcPr>
            <w:tcW w:w="1260" w:type="dxa"/>
          </w:tcPr>
          <w:p w14:paraId="15BBAB26" w14:textId="77777777" w:rsidR="00C45466" w:rsidRDefault="00C45466" w:rsidP="0030103F">
            <w:pPr>
              <w:jc w:val="center"/>
              <w:rPr>
                <w:ins w:id="1748" w:author="Phạm Quang Thịnh" w:date="2019-07-05T19:35:00Z"/>
                <w:lang w:val="vi-VN"/>
              </w:rPr>
            </w:pPr>
            <w:ins w:id="1749" w:author="Phạm Quang Thịnh" w:date="2019-07-05T19:35:00Z">
              <w:r>
                <w:rPr>
                  <w:rFonts w:ascii="Consolas" w:hAnsi="Consolas" w:cs="Consolas"/>
                  <w:color w:val="0000FF"/>
                  <w:sz w:val="19"/>
                  <w:szCs w:val="19"/>
                </w:rPr>
                <w:t>tentxt</w:t>
              </w:r>
            </w:ins>
          </w:p>
        </w:tc>
        <w:tc>
          <w:tcPr>
            <w:tcW w:w="1440" w:type="dxa"/>
          </w:tcPr>
          <w:p w14:paraId="5BA18E78" w14:textId="77777777" w:rsidR="00C45466" w:rsidRDefault="00C45466" w:rsidP="0030103F">
            <w:pPr>
              <w:jc w:val="center"/>
              <w:rPr>
                <w:ins w:id="1750" w:author="Phạm Quang Thịnh" w:date="2019-07-05T19:35:00Z"/>
                <w:lang w:val="vi-VN"/>
              </w:rPr>
            </w:pPr>
            <w:ins w:id="1751" w:author="Phạm Quang Thịnh" w:date="2019-07-05T19:35:00Z">
              <w:r>
                <w:rPr>
                  <w:rFonts w:ascii="Consolas" w:hAnsi="Consolas" w:cs="Consolas"/>
                  <w:color w:val="A31515"/>
                  <w:sz w:val="19"/>
                  <w:szCs w:val="19"/>
                </w:rPr>
                <w:t>TextBox</w:t>
              </w:r>
            </w:ins>
          </w:p>
        </w:tc>
        <w:tc>
          <w:tcPr>
            <w:tcW w:w="3510" w:type="dxa"/>
          </w:tcPr>
          <w:p w14:paraId="5FE37E3D" w14:textId="77777777" w:rsidR="00C45466" w:rsidRDefault="00C45466" w:rsidP="0030103F">
            <w:pPr>
              <w:jc w:val="center"/>
              <w:rPr>
                <w:ins w:id="1752" w:author="Phạm Quang Thịnh" w:date="2019-07-05T19:35:00Z"/>
                <w:lang w:val="vi-VN"/>
              </w:rPr>
            </w:pPr>
            <w:ins w:id="1753" w:author="Phạm Quang Thịnh" w:date="2019-07-05T19:35:00Z">
              <w:r>
                <w:rPr>
                  <w:lang w:val="vi-VN"/>
                </w:rPr>
                <w:t>Không để trống</w:t>
              </w:r>
            </w:ins>
          </w:p>
        </w:tc>
        <w:tc>
          <w:tcPr>
            <w:tcW w:w="3510" w:type="dxa"/>
          </w:tcPr>
          <w:p w14:paraId="356ED289" w14:textId="77777777" w:rsidR="00C45466" w:rsidRDefault="00C45466" w:rsidP="0030103F">
            <w:pPr>
              <w:jc w:val="center"/>
              <w:rPr>
                <w:ins w:id="1754" w:author="Phạm Quang Thịnh" w:date="2019-07-05T19:35:00Z"/>
                <w:lang w:val="vi-VN"/>
              </w:rPr>
            </w:pPr>
            <w:ins w:id="1755" w:author="Phạm Quang Thịnh" w:date="2019-07-05T19:35:00Z">
              <w:r>
                <w:rPr>
                  <w:lang w:val="vi-VN"/>
                </w:rPr>
                <w:t>Nhập tên đại lý</w:t>
              </w:r>
            </w:ins>
          </w:p>
        </w:tc>
      </w:tr>
      <w:tr w:rsidR="00C45466" w14:paraId="2F90F7A4" w14:textId="77777777" w:rsidTr="0030103F">
        <w:trPr>
          <w:ins w:id="1756" w:author="Phạm Quang Thịnh" w:date="2019-07-05T19:35:00Z"/>
        </w:trPr>
        <w:tc>
          <w:tcPr>
            <w:tcW w:w="535" w:type="dxa"/>
          </w:tcPr>
          <w:p w14:paraId="5DDCAFA9" w14:textId="77777777" w:rsidR="00C45466" w:rsidRDefault="00C45466" w:rsidP="0030103F">
            <w:pPr>
              <w:jc w:val="center"/>
              <w:rPr>
                <w:ins w:id="1757" w:author="Phạm Quang Thịnh" w:date="2019-07-05T19:35:00Z"/>
                <w:lang w:val="vi-VN"/>
              </w:rPr>
            </w:pPr>
            <w:ins w:id="1758" w:author="Phạm Quang Thịnh" w:date="2019-07-05T19:35:00Z">
              <w:r>
                <w:rPr>
                  <w:lang w:val="vi-VN"/>
                </w:rPr>
                <w:t>3</w:t>
              </w:r>
            </w:ins>
          </w:p>
        </w:tc>
        <w:tc>
          <w:tcPr>
            <w:tcW w:w="1260" w:type="dxa"/>
          </w:tcPr>
          <w:p w14:paraId="764BD702" w14:textId="77777777" w:rsidR="00C45466" w:rsidRDefault="00C45466" w:rsidP="0030103F">
            <w:pPr>
              <w:jc w:val="center"/>
              <w:rPr>
                <w:ins w:id="1759" w:author="Phạm Quang Thịnh" w:date="2019-07-05T19:35:00Z"/>
                <w:lang w:val="vi-VN"/>
              </w:rPr>
            </w:pPr>
            <w:ins w:id="1760" w:author="Phạm Quang Thịnh" w:date="2019-07-05T19:35:00Z">
              <w:r>
                <w:rPr>
                  <w:rFonts w:ascii="Consolas" w:hAnsi="Consolas" w:cs="Consolas"/>
                  <w:color w:val="0000FF"/>
                  <w:sz w:val="19"/>
                  <w:szCs w:val="19"/>
                </w:rPr>
                <w:t>dc</w:t>
              </w:r>
            </w:ins>
          </w:p>
        </w:tc>
        <w:tc>
          <w:tcPr>
            <w:tcW w:w="1440" w:type="dxa"/>
          </w:tcPr>
          <w:p w14:paraId="56846827" w14:textId="77777777" w:rsidR="00C45466" w:rsidRDefault="00C45466" w:rsidP="0030103F">
            <w:pPr>
              <w:jc w:val="center"/>
              <w:rPr>
                <w:ins w:id="1761" w:author="Phạm Quang Thịnh" w:date="2019-07-05T19:35:00Z"/>
                <w:lang w:val="vi-VN"/>
              </w:rPr>
            </w:pPr>
            <w:ins w:id="1762" w:author="Phạm Quang Thịnh" w:date="2019-07-05T19:35:00Z">
              <w:r>
                <w:rPr>
                  <w:rFonts w:ascii="Consolas" w:hAnsi="Consolas" w:cs="Consolas"/>
                  <w:color w:val="A31515"/>
                  <w:sz w:val="19"/>
                  <w:szCs w:val="19"/>
                </w:rPr>
                <w:t>TextBox</w:t>
              </w:r>
            </w:ins>
          </w:p>
        </w:tc>
        <w:tc>
          <w:tcPr>
            <w:tcW w:w="3510" w:type="dxa"/>
          </w:tcPr>
          <w:p w14:paraId="309C86E5" w14:textId="77777777" w:rsidR="00C45466" w:rsidRDefault="00C45466" w:rsidP="0030103F">
            <w:pPr>
              <w:jc w:val="center"/>
              <w:rPr>
                <w:ins w:id="1763" w:author="Phạm Quang Thịnh" w:date="2019-07-05T19:35:00Z"/>
                <w:lang w:val="vi-VN"/>
              </w:rPr>
            </w:pPr>
            <w:ins w:id="1764" w:author="Phạm Quang Thịnh" w:date="2019-07-05T19:35:00Z">
              <w:r>
                <w:rPr>
                  <w:lang w:val="vi-VN"/>
                </w:rPr>
                <w:t>Không để trống</w:t>
              </w:r>
            </w:ins>
          </w:p>
        </w:tc>
        <w:tc>
          <w:tcPr>
            <w:tcW w:w="3510" w:type="dxa"/>
          </w:tcPr>
          <w:p w14:paraId="7FEFDA27" w14:textId="77777777" w:rsidR="00C45466" w:rsidRDefault="00C45466" w:rsidP="0030103F">
            <w:pPr>
              <w:jc w:val="center"/>
              <w:rPr>
                <w:ins w:id="1765" w:author="Phạm Quang Thịnh" w:date="2019-07-05T19:35:00Z"/>
                <w:lang w:val="vi-VN"/>
              </w:rPr>
            </w:pPr>
            <w:ins w:id="1766" w:author="Phạm Quang Thịnh" w:date="2019-07-05T19:35:00Z">
              <w:r>
                <w:rPr>
                  <w:lang w:val="vi-VN"/>
                </w:rPr>
                <w:t>Nhập địa chỉ</w:t>
              </w:r>
            </w:ins>
          </w:p>
        </w:tc>
      </w:tr>
      <w:tr w:rsidR="00C45466" w14:paraId="56E7D7D0" w14:textId="77777777" w:rsidTr="0030103F">
        <w:trPr>
          <w:ins w:id="1767" w:author="Phạm Quang Thịnh" w:date="2019-07-05T19:35:00Z"/>
        </w:trPr>
        <w:tc>
          <w:tcPr>
            <w:tcW w:w="535" w:type="dxa"/>
          </w:tcPr>
          <w:p w14:paraId="67791096" w14:textId="77777777" w:rsidR="00C45466" w:rsidRDefault="00C45466" w:rsidP="0030103F">
            <w:pPr>
              <w:jc w:val="center"/>
              <w:rPr>
                <w:ins w:id="1768" w:author="Phạm Quang Thịnh" w:date="2019-07-05T19:35:00Z"/>
                <w:lang w:val="vi-VN"/>
              </w:rPr>
            </w:pPr>
            <w:ins w:id="1769" w:author="Phạm Quang Thịnh" w:date="2019-07-05T19:35:00Z">
              <w:r>
                <w:rPr>
                  <w:lang w:val="vi-VN"/>
                </w:rPr>
                <w:t>4</w:t>
              </w:r>
            </w:ins>
          </w:p>
        </w:tc>
        <w:tc>
          <w:tcPr>
            <w:tcW w:w="1260" w:type="dxa"/>
          </w:tcPr>
          <w:p w14:paraId="2A7E4BAC" w14:textId="77777777" w:rsidR="00C45466" w:rsidRDefault="00C45466" w:rsidP="0030103F">
            <w:pPr>
              <w:jc w:val="center"/>
              <w:rPr>
                <w:ins w:id="1770" w:author="Phạm Quang Thịnh" w:date="2019-07-05T19:35:00Z"/>
                <w:lang w:val="vi-VN"/>
              </w:rPr>
            </w:pPr>
            <w:ins w:id="1771" w:author="Phạm Quang Thịnh" w:date="2019-07-05T19:35:00Z">
              <w:r>
                <w:rPr>
                  <w:rFonts w:ascii="Consolas" w:hAnsi="Consolas" w:cs="Consolas"/>
                  <w:color w:val="0000FF"/>
                  <w:sz w:val="19"/>
                  <w:szCs w:val="19"/>
                </w:rPr>
                <w:t>mail</w:t>
              </w:r>
            </w:ins>
          </w:p>
        </w:tc>
        <w:tc>
          <w:tcPr>
            <w:tcW w:w="1440" w:type="dxa"/>
          </w:tcPr>
          <w:p w14:paraId="4A29BEA8" w14:textId="77777777" w:rsidR="00C45466" w:rsidRDefault="00C45466" w:rsidP="0030103F">
            <w:pPr>
              <w:jc w:val="center"/>
              <w:rPr>
                <w:ins w:id="1772" w:author="Phạm Quang Thịnh" w:date="2019-07-05T19:35:00Z"/>
                <w:lang w:val="vi-VN"/>
              </w:rPr>
            </w:pPr>
            <w:ins w:id="1773" w:author="Phạm Quang Thịnh" w:date="2019-07-05T19:35:00Z">
              <w:r>
                <w:rPr>
                  <w:rFonts w:ascii="Consolas" w:hAnsi="Consolas" w:cs="Consolas"/>
                  <w:color w:val="A31515"/>
                  <w:sz w:val="19"/>
                  <w:szCs w:val="19"/>
                </w:rPr>
                <w:t>TextBox</w:t>
              </w:r>
            </w:ins>
          </w:p>
        </w:tc>
        <w:tc>
          <w:tcPr>
            <w:tcW w:w="3510" w:type="dxa"/>
          </w:tcPr>
          <w:p w14:paraId="3E83FD36" w14:textId="77777777" w:rsidR="00C45466" w:rsidRDefault="00C45466" w:rsidP="0030103F">
            <w:pPr>
              <w:jc w:val="center"/>
              <w:rPr>
                <w:ins w:id="1774" w:author="Phạm Quang Thịnh" w:date="2019-07-05T19:35:00Z"/>
                <w:lang w:val="vi-VN"/>
              </w:rPr>
            </w:pPr>
            <w:ins w:id="1775" w:author="Phạm Quang Thịnh" w:date="2019-07-05T19:35:00Z">
              <w:r>
                <w:rPr>
                  <w:lang w:val="vi-VN"/>
                </w:rPr>
                <w:t>Chỉ được phép nhập Email hợp lệ, Không để trống</w:t>
              </w:r>
            </w:ins>
          </w:p>
        </w:tc>
        <w:tc>
          <w:tcPr>
            <w:tcW w:w="3510" w:type="dxa"/>
          </w:tcPr>
          <w:p w14:paraId="6895D3B6" w14:textId="77777777" w:rsidR="00C45466" w:rsidRDefault="00C45466" w:rsidP="0030103F">
            <w:pPr>
              <w:jc w:val="center"/>
              <w:rPr>
                <w:ins w:id="1776" w:author="Phạm Quang Thịnh" w:date="2019-07-05T19:35:00Z"/>
                <w:lang w:val="vi-VN"/>
              </w:rPr>
            </w:pPr>
            <w:ins w:id="1777" w:author="Phạm Quang Thịnh" w:date="2019-07-05T19:35:00Z">
              <w:r>
                <w:rPr>
                  <w:lang w:val="vi-VN"/>
                </w:rPr>
                <w:t>Nhập email</w:t>
              </w:r>
            </w:ins>
          </w:p>
        </w:tc>
      </w:tr>
      <w:tr w:rsidR="00C45466" w14:paraId="40A26900" w14:textId="77777777" w:rsidTr="0030103F">
        <w:trPr>
          <w:ins w:id="1778" w:author="Phạm Quang Thịnh" w:date="2019-07-05T19:35:00Z"/>
        </w:trPr>
        <w:tc>
          <w:tcPr>
            <w:tcW w:w="535" w:type="dxa"/>
          </w:tcPr>
          <w:p w14:paraId="174F3995" w14:textId="77777777" w:rsidR="00C45466" w:rsidRDefault="00C45466" w:rsidP="0030103F">
            <w:pPr>
              <w:jc w:val="center"/>
              <w:rPr>
                <w:ins w:id="1779" w:author="Phạm Quang Thịnh" w:date="2019-07-05T19:35:00Z"/>
                <w:lang w:val="vi-VN"/>
              </w:rPr>
            </w:pPr>
            <w:ins w:id="1780" w:author="Phạm Quang Thịnh" w:date="2019-07-05T19:35:00Z">
              <w:r>
                <w:rPr>
                  <w:lang w:val="vi-VN"/>
                </w:rPr>
                <w:t>5</w:t>
              </w:r>
            </w:ins>
          </w:p>
        </w:tc>
        <w:tc>
          <w:tcPr>
            <w:tcW w:w="1260" w:type="dxa"/>
          </w:tcPr>
          <w:p w14:paraId="5560B5A3" w14:textId="77777777" w:rsidR="00C45466" w:rsidRDefault="00C45466" w:rsidP="0030103F">
            <w:pPr>
              <w:jc w:val="center"/>
              <w:rPr>
                <w:ins w:id="1781" w:author="Phạm Quang Thịnh" w:date="2019-07-05T19:35:00Z"/>
                <w:lang w:val="vi-VN"/>
              </w:rPr>
            </w:pPr>
            <w:ins w:id="1782" w:author="Phạm Quang Thịnh" w:date="2019-07-05T19:35:00Z">
              <w:r>
                <w:rPr>
                  <w:rFonts w:ascii="Consolas" w:hAnsi="Consolas" w:cs="Consolas"/>
                  <w:color w:val="0000FF"/>
                  <w:sz w:val="19"/>
                  <w:szCs w:val="19"/>
                </w:rPr>
                <w:t>dttxt</w:t>
              </w:r>
            </w:ins>
          </w:p>
        </w:tc>
        <w:tc>
          <w:tcPr>
            <w:tcW w:w="1440" w:type="dxa"/>
          </w:tcPr>
          <w:p w14:paraId="7A250401" w14:textId="77777777" w:rsidR="00C45466" w:rsidRDefault="00C45466" w:rsidP="0030103F">
            <w:pPr>
              <w:jc w:val="center"/>
              <w:rPr>
                <w:ins w:id="1783" w:author="Phạm Quang Thịnh" w:date="2019-07-05T19:35:00Z"/>
                <w:lang w:val="vi-VN"/>
              </w:rPr>
            </w:pPr>
            <w:ins w:id="1784" w:author="Phạm Quang Thịnh" w:date="2019-07-05T19:35:00Z">
              <w:r>
                <w:rPr>
                  <w:rFonts w:ascii="Consolas" w:hAnsi="Consolas" w:cs="Consolas"/>
                  <w:color w:val="A31515"/>
                  <w:sz w:val="19"/>
                  <w:szCs w:val="19"/>
                </w:rPr>
                <w:t>TextBox</w:t>
              </w:r>
            </w:ins>
          </w:p>
        </w:tc>
        <w:tc>
          <w:tcPr>
            <w:tcW w:w="3510" w:type="dxa"/>
          </w:tcPr>
          <w:p w14:paraId="791799BD" w14:textId="77777777" w:rsidR="00C45466" w:rsidRDefault="00C45466" w:rsidP="0030103F">
            <w:pPr>
              <w:jc w:val="center"/>
              <w:rPr>
                <w:ins w:id="1785" w:author="Phạm Quang Thịnh" w:date="2019-07-05T19:35:00Z"/>
                <w:lang w:val="vi-VN"/>
              </w:rPr>
            </w:pPr>
            <w:ins w:id="1786" w:author="Phạm Quang Thịnh" w:date="2019-07-05T19:35:00Z">
              <w:r>
                <w:rPr>
                  <w:lang w:val="vi-VN"/>
                </w:rPr>
                <w:t>Chỉ được nhập số, Không để trống</w:t>
              </w:r>
            </w:ins>
          </w:p>
        </w:tc>
        <w:tc>
          <w:tcPr>
            <w:tcW w:w="3510" w:type="dxa"/>
          </w:tcPr>
          <w:p w14:paraId="1971DFC6" w14:textId="77777777" w:rsidR="00C45466" w:rsidRDefault="00C45466" w:rsidP="0030103F">
            <w:pPr>
              <w:jc w:val="center"/>
              <w:rPr>
                <w:ins w:id="1787" w:author="Phạm Quang Thịnh" w:date="2019-07-05T19:35:00Z"/>
                <w:lang w:val="vi-VN"/>
              </w:rPr>
            </w:pPr>
            <w:ins w:id="1788" w:author="Phạm Quang Thịnh" w:date="2019-07-05T19:35:00Z">
              <w:r>
                <w:rPr>
                  <w:lang w:val="vi-VN"/>
                </w:rPr>
                <w:t>Nhập số điện thoại</w:t>
              </w:r>
            </w:ins>
          </w:p>
        </w:tc>
      </w:tr>
      <w:tr w:rsidR="00C45466" w:rsidRPr="00D6408C" w14:paraId="3ACD31FF" w14:textId="77777777" w:rsidTr="0030103F">
        <w:trPr>
          <w:ins w:id="1789" w:author="Phạm Quang Thịnh" w:date="2019-07-05T19:35:00Z"/>
        </w:trPr>
        <w:tc>
          <w:tcPr>
            <w:tcW w:w="535" w:type="dxa"/>
          </w:tcPr>
          <w:p w14:paraId="31A2F613" w14:textId="77777777" w:rsidR="00C45466" w:rsidRDefault="00C45466" w:rsidP="0030103F">
            <w:pPr>
              <w:jc w:val="center"/>
              <w:rPr>
                <w:ins w:id="1790" w:author="Phạm Quang Thịnh" w:date="2019-07-05T19:35:00Z"/>
                <w:lang w:val="vi-VN"/>
              </w:rPr>
            </w:pPr>
            <w:ins w:id="1791" w:author="Phạm Quang Thịnh" w:date="2019-07-05T19:35:00Z">
              <w:r>
                <w:rPr>
                  <w:lang w:val="vi-VN"/>
                </w:rPr>
                <w:t>6</w:t>
              </w:r>
            </w:ins>
          </w:p>
        </w:tc>
        <w:tc>
          <w:tcPr>
            <w:tcW w:w="1260" w:type="dxa"/>
          </w:tcPr>
          <w:p w14:paraId="53C6FEE8" w14:textId="77777777" w:rsidR="00C45466" w:rsidRDefault="00C45466" w:rsidP="0030103F">
            <w:pPr>
              <w:jc w:val="center"/>
              <w:rPr>
                <w:ins w:id="1792" w:author="Phạm Quang Thịnh" w:date="2019-07-05T19:35:00Z"/>
                <w:lang w:val="vi-VN"/>
              </w:rPr>
            </w:pPr>
            <w:ins w:id="1793" w:author="Phạm Quang Thịnh" w:date="2019-07-05T19:35:00Z">
              <w:r>
                <w:rPr>
                  <w:rFonts w:ascii="Consolas" w:hAnsi="Consolas" w:cs="Consolas"/>
                  <w:color w:val="0000FF"/>
                  <w:sz w:val="19"/>
                  <w:szCs w:val="19"/>
                </w:rPr>
                <w:t>notxt</w:t>
              </w:r>
            </w:ins>
          </w:p>
        </w:tc>
        <w:tc>
          <w:tcPr>
            <w:tcW w:w="1440" w:type="dxa"/>
          </w:tcPr>
          <w:p w14:paraId="142DF97A" w14:textId="77777777" w:rsidR="00C45466" w:rsidRDefault="00C45466" w:rsidP="0030103F">
            <w:pPr>
              <w:jc w:val="center"/>
              <w:rPr>
                <w:ins w:id="1794" w:author="Phạm Quang Thịnh" w:date="2019-07-05T19:35:00Z"/>
                <w:rFonts w:ascii="Consolas" w:hAnsi="Consolas" w:cs="Consolas"/>
                <w:color w:val="A31515"/>
                <w:sz w:val="19"/>
                <w:szCs w:val="19"/>
              </w:rPr>
            </w:pPr>
            <w:ins w:id="1795" w:author="Phạm Quang Thịnh" w:date="2019-07-05T19:35:00Z">
              <w:r>
                <w:rPr>
                  <w:rFonts w:ascii="Consolas" w:hAnsi="Consolas" w:cs="Consolas"/>
                  <w:color w:val="A31515"/>
                  <w:sz w:val="19"/>
                  <w:szCs w:val="19"/>
                </w:rPr>
                <w:t>TextBox</w:t>
              </w:r>
            </w:ins>
          </w:p>
        </w:tc>
        <w:tc>
          <w:tcPr>
            <w:tcW w:w="3510" w:type="dxa"/>
          </w:tcPr>
          <w:p w14:paraId="42C88613" w14:textId="77777777" w:rsidR="00C45466" w:rsidRDefault="00C45466" w:rsidP="0030103F">
            <w:pPr>
              <w:jc w:val="center"/>
              <w:rPr>
                <w:ins w:id="1796" w:author="Phạm Quang Thịnh" w:date="2019-07-05T19:35:00Z"/>
                <w:lang w:val="vi-VN"/>
              </w:rPr>
            </w:pPr>
            <w:ins w:id="1797" w:author="Phạm Quang Thịnh" w:date="2019-07-05T19:35:00Z">
              <w:r>
                <w:rPr>
                  <w:lang w:val="vi-VN"/>
                </w:rPr>
                <w:t>Chỉ được nhập số, Không để trống</w:t>
              </w:r>
            </w:ins>
          </w:p>
        </w:tc>
        <w:tc>
          <w:tcPr>
            <w:tcW w:w="3510" w:type="dxa"/>
          </w:tcPr>
          <w:p w14:paraId="21CC6F0E" w14:textId="77777777" w:rsidR="00C45466" w:rsidRDefault="00C45466" w:rsidP="0030103F">
            <w:pPr>
              <w:jc w:val="center"/>
              <w:rPr>
                <w:ins w:id="1798" w:author="Phạm Quang Thịnh" w:date="2019-07-05T19:35:00Z"/>
                <w:lang w:val="vi-VN"/>
              </w:rPr>
            </w:pPr>
            <w:ins w:id="1799" w:author="Phạm Quang Thịnh" w:date="2019-07-05T19:35:00Z">
              <w:r>
                <w:rPr>
                  <w:lang w:val="vi-VN"/>
                </w:rPr>
                <w:t>Nhập tiền nợ hiện tại</w:t>
              </w:r>
            </w:ins>
          </w:p>
        </w:tc>
      </w:tr>
      <w:tr w:rsidR="00C45466" w14:paraId="028D1383" w14:textId="77777777" w:rsidTr="0030103F">
        <w:trPr>
          <w:ins w:id="1800" w:author="Phạm Quang Thịnh" w:date="2019-07-05T19:35:00Z"/>
        </w:trPr>
        <w:tc>
          <w:tcPr>
            <w:tcW w:w="535" w:type="dxa"/>
          </w:tcPr>
          <w:p w14:paraId="6D03C92B" w14:textId="77777777" w:rsidR="00C45466" w:rsidRDefault="00C45466" w:rsidP="0030103F">
            <w:pPr>
              <w:jc w:val="center"/>
              <w:rPr>
                <w:ins w:id="1801" w:author="Phạm Quang Thịnh" w:date="2019-07-05T19:35:00Z"/>
                <w:lang w:val="vi-VN"/>
              </w:rPr>
            </w:pPr>
            <w:ins w:id="1802" w:author="Phạm Quang Thịnh" w:date="2019-07-05T19:35:00Z">
              <w:r>
                <w:rPr>
                  <w:lang w:val="vi-VN"/>
                </w:rPr>
                <w:t>7</w:t>
              </w:r>
            </w:ins>
          </w:p>
        </w:tc>
        <w:tc>
          <w:tcPr>
            <w:tcW w:w="1260" w:type="dxa"/>
          </w:tcPr>
          <w:p w14:paraId="4549660A" w14:textId="77777777" w:rsidR="00C45466" w:rsidRDefault="00C45466" w:rsidP="0030103F">
            <w:pPr>
              <w:jc w:val="center"/>
              <w:rPr>
                <w:ins w:id="1803" w:author="Phạm Quang Thịnh" w:date="2019-07-05T19:35:00Z"/>
                <w:lang w:val="vi-VN"/>
              </w:rPr>
            </w:pPr>
            <w:ins w:id="1804" w:author="Phạm Quang Thịnh" w:date="2019-07-05T19:35:00Z">
              <w:r>
                <w:rPr>
                  <w:rFonts w:ascii="Consolas" w:hAnsi="Consolas" w:cs="Consolas"/>
                  <w:color w:val="0000FF"/>
                  <w:sz w:val="19"/>
                  <w:szCs w:val="19"/>
                </w:rPr>
                <w:t>quantxt</w:t>
              </w:r>
            </w:ins>
          </w:p>
        </w:tc>
        <w:tc>
          <w:tcPr>
            <w:tcW w:w="1440" w:type="dxa"/>
          </w:tcPr>
          <w:p w14:paraId="2BDC6B5F" w14:textId="77777777" w:rsidR="00C45466" w:rsidRDefault="00C45466" w:rsidP="0030103F">
            <w:pPr>
              <w:jc w:val="center"/>
              <w:rPr>
                <w:ins w:id="1805" w:author="Phạm Quang Thịnh" w:date="2019-07-05T19:35:00Z"/>
                <w:rFonts w:ascii="Consolas" w:hAnsi="Consolas" w:cs="Consolas"/>
                <w:color w:val="A31515"/>
                <w:sz w:val="19"/>
                <w:szCs w:val="19"/>
              </w:rPr>
            </w:pPr>
            <w:ins w:id="1806" w:author="Phạm Quang Thịnh" w:date="2019-07-05T19:35:00Z">
              <w:r>
                <w:rPr>
                  <w:rFonts w:ascii="Consolas" w:hAnsi="Consolas" w:cs="Consolas"/>
                  <w:color w:val="A31515"/>
                  <w:sz w:val="19"/>
                  <w:szCs w:val="19"/>
                </w:rPr>
                <w:t>ComboBox</w:t>
              </w:r>
            </w:ins>
          </w:p>
        </w:tc>
        <w:tc>
          <w:tcPr>
            <w:tcW w:w="3510" w:type="dxa"/>
          </w:tcPr>
          <w:p w14:paraId="420FD7E7" w14:textId="77777777" w:rsidR="00C45466" w:rsidRDefault="00C45466" w:rsidP="0030103F">
            <w:pPr>
              <w:jc w:val="center"/>
              <w:rPr>
                <w:ins w:id="1807" w:author="Phạm Quang Thịnh" w:date="2019-07-05T19:35:00Z"/>
                <w:lang w:val="vi-VN"/>
              </w:rPr>
            </w:pPr>
            <w:ins w:id="1808" w:author="Phạm Quang Thịnh" w:date="2019-07-05T19:35:00Z">
              <w:r>
                <w:rPr>
                  <w:lang w:val="vi-VN"/>
                </w:rPr>
                <w:t>Danh sách quận cho trước, Không để trống</w:t>
              </w:r>
            </w:ins>
          </w:p>
        </w:tc>
        <w:tc>
          <w:tcPr>
            <w:tcW w:w="3510" w:type="dxa"/>
          </w:tcPr>
          <w:p w14:paraId="74DAA230" w14:textId="77777777" w:rsidR="00C45466" w:rsidRDefault="00C45466" w:rsidP="0030103F">
            <w:pPr>
              <w:jc w:val="center"/>
              <w:rPr>
                <w:ins w:id="1809" w:author="Phạm Quang Thịnh" w:date="2019-07-05T19:35:00Z"/>
                <w:lang w:val="vi-VN"/>
              </w:rPr>
            </w:pPr>
            <w:ins w:id="1810" w:author="Phạm Quang Thịnh" w:date="2019-07-05T19:35:00Z">
              <w:r>
                <w:rPr>
                  <w:lang w:val="vi-VN"/>
                </w:rPr>
                <w:t>Chọn quận</w:t>
              </w:r>
            </w:ins>
          </w:p>
        </w:tc>
      </w:tr>
      <w:tr w:rsidR="00C45466" w14:paraId="3495B9EF" w14:textId="77777777" w:rsidTr="0030103F">
        <w:trPr>
          <w:ins w:id="1811" w:author="Phạm Quang Thịnh" w:date="2019-07-05T19:35:00Z"/>
        </w:trPr>
        <w:tc>
          <w:tcPr>
            <w:tcW w:w="535" w:type="dxa"/>
          </w:tcPr>
          <w:p w14:paraId="793236AB" w14:textId="77777777" w:rsidR="00C45466" w:rsidRDefault="00C45466" w:rsidP="0030103F">
            <w:pPr>
              <w:jc w:val="center"/>
              <w:rPr>
                <w:ins w:id="1812" w:author="Phạm Quang Thịnh" w:date="2019-07-05T19:35:00Z"/>
                <w:lang w:val="vi-VN"/>
              </w:rPr>
            </w:pPr>
            <w:ins w:id="1813" w:author="Phạm Quang Thịnh" w:date="2019-07-05T19:35:00Z">
              <w:r>
                <w:rPr>
                  <w:lang w:val="vi-VN"/>
                </w:rPr>
                <w:lastRenderedPageBreak/>
                <w:t>8</w:t>
              </w:r>
            </w:ins>
          </w:p>
        </w:tc>
        <w:tc>
          <w:tcPr>
            <w:tcW w:w="1260" w:type="dxa"/>
          </w:tcPr>
          <w:p w14:paraId="1668332A" w14:textId="77777777" w:rsidR="00C45466" w:rsidRDefault="00C45466" w:rsidP="0030103F">
            <w:pPr>
              <w:jc w:val="center"/>
              <w:rPr>
                <w:ins w:id="1814" w:author="Phạm Quang Thịnh" w:date="2019-07-05T19:35:00Z"/>
                <w:rFonts w:ascii="Consolas" w:hAnsi="Consolas" w:cs="Consolas"/>
                <w:color w:val="0000FF"/>
                <w:sz w:val="19"/>
                <w:szCs w:val="19"/>
              </w:rPr>
            </w:pPr>
            <w:ins w:id="1815" w:author="Phạm Quang Thịnh" w:date="2019-07-05T19:35:00Z">
              <w:r>
                <w:rPr>
                  <w:rFonts w:ascii="Consolas" w:hAnsi="Consolas" w:cs="Consolas"/>
                  <w:color w:val="0000FF"/>
                  <w:sz w:val="19"/>
                  <w:szCs w:val="19"/>
                </w:rPr>
                <w:t>ldl</w:t>
              </w:r>
            </w:ins>
          </w:p>
        </w:tc>
        <w:tc>
          <w:tcPr>
            <w:tcW w:w="1440" w:type="dxa"/>
          </w:tcPr>
          <w:p w14:paraId="367F922C" w14:textId="77777777" w:rsidR="00C45466" w:rsidRDefault="00C45466" w:rsidP="0030103F">
            <w:pPr>
              <w:jc w:val="center"/>
              <w:rPr>
                <w:ins w:id="1816" w:author="Phạm Quang Thịnh" w:date="2019-07-05T19:35:00Z"/>
                <w:rFonts w:ascii="Consolas" w:hAnsi="Consolas" w:cs="Consolas"/>
                <w:color w:val="A31515"/>
                <w:sz w:val="19"/>
                <w:szCs w:val="19"/>
              </w:rPr>
            </w:pPr>
            <w:ins w:id="1817" w:author="Phạm Quang Thịnh" w:date="2019-07-05T19:35:00Z">
              <w:r>
                <w:rPr>
                  <w:rFonts w:ascii="Consolas" w:hAnsi="Consolas" w:cs="Consolas"/>
                  <w:color w:val="A31515"/>
                  <w:sz w:val="19"/>
                  <w:szCs w:val="19"/>
                </w:rPr>
                <w:t>ComboBox</w:t>
              </w:r>
            </w:ins>
          </w:p>
        </w:tc>
        <w:tc>
          <w:tcPr>
            <w:tcW w:w="3510" w:type="dxa"/>
          </w:tcPr>
          <w:p w14:paraId="57177980" w14:textId="77777777" w:rsidR="00C45466" w:rsidRDefault="00C45466" w:rsidP="0030103F">
            <w:pPr>
              <w:jc w:val="center"/>
              <w:rPr>
                <w:ins w:id="1818" w:author="Phạm Quang Thịnh" w:date="2019-07-05T19:35:00Z"/>
                <w:lang w:val="vi-VN"/>
              </w:rPr>
            </w:pPr>
            <w:ins w:id="1819" w:author="Phạm Quang Thịnh" w:date="2019-07-05T19:35:00Z">
              <w:r>
                <w:rPr>
                  <w:lang w:val="vi-VN"/>
                </w:rPr>
                <w:t>Danh sách loại đại lý lấy từ database, Không để trống</w:t>
              </w:r>
            </w:ins>
          </w:p>
        </w:tc>
        <w:tc>
          <w:tcPr>
            <w:tcW w:w="3510" w:type="dxa"/>
          </w:tcPr>
          <w:p w14:paraId="3A9D0355" w14:textId="77777777" w:rsidR="00C45466" w:rsidRDefault="00C45466" w:rsidP="0030103F">
            <w:pPr>
              <w:jc w:val="center"/>
              <w:rPr>
                <w:ins w:id="1820" w:author="Phạm Quang Thịnh" w:date="2019-07-05T19:35:00Z"/>
                <w:lang w:val="vi-VN"/>
              </w:rPr>
            </w:pPr>
            <w:ins w:id="1821" w:author="Phạm Quang Thịnh" w:date="2019-07-05T19:35:00Z">
              <w:r>
                <w:rPr>
                  <w:lang w:val="vi-VN"/>
                </w:rPr>
                <w:t>Chọn loại đại lý</w:t>
              </w:r>
            </w:ins>
          </w:p>
        </w:tc>
      </w:tr>
      <w:tr w:rsidR="00C45466" w:rsidRPr="00D6408C" w14:paraId="2A64D864" w14:textId="77777777" w:rsidTr="0030103F">
        <w:trPr>
          <w:ins w:id="1822" w:author="Phạm Quang Thịnh" w:date="2019-07-05T19:35:00Z"/>
        </w:trPr>
        <w:tc>
          <w:tcPr>
            <w:tcW w:w="535" w:type="dxa"/>
          </w:tcPr>
          <w:p w14:paraId="6F0AC86F" w14:textId="77777777" w:rsidR="00C45466" w:rsidRDefault="00C45466" w:rsidP="0030103F">
            <w:pPr>
              <w:jc w:val="center"/>
              <w:rPr>
                <w:ins w:id="1823" w:author="Phạm Quang Thịnh" w:date="2019-07-05T19:35:00Z"/>
                <w:lang w:val="vi-VN"/>
              </w:rPr>
            </w:pPr>
            <w:ins w:id="1824" w:author="Phạm Quang Thịnh" w:date="2019-07-05T19:35:00Z">
              <w:r>
                <w:rPr>
                  <w:lang w:val="vi-VN"/>
                </w:rPr>
                <w:t>9</w:t>
              </w:r>
            </w:ins>
          </w:p>
        </w:tc>
        <w:tc>
          <w:tcPr>
            <w:tcW w:w="1260" w:type="dxa"/>
          </w:tcPr>
          <w:p w14:paraId="0BB83686" w14:textId="77777777" w:rsidR="00C45466" w:rsidRDefault="00C45466" w:rsidP="0030103F">
            <w:pPr>
              <w:jc w:val="center"/>
              <w:rPr>
                <w:ins w:id="1825" w:author="Phạm Quang Thịnh" w:date="2019-07-05T19:35:00Z"/>
                <w:rFonts w:ascii="Consolas" w:hAnsi="Consolas" w:cs="Consolas"/>
                <w:color w:val="0000FF"/>
                <w:sz w:val="19"/>
                <w:szCs w:val="19"/>
              </w:rPr>
            </w:pPr>
            <w:ins w:id="1826" w:author="Phạm Quang Thịnh" w:date="2019-07-05T19:35:00Z">
              <w:r>
                <w:rPr>
                  <w:rFonts w:ascii="Consolas" w:hAnsi="Consolas" w:cs="Consolas"/>
                  <w:color w:val="0000FF"/>
                  <w:sz w:val="19"/>
                  <w:szCs w:val="19"/>
                </w:rPr>
                <w:t>Sua</w:t>
              </w:r>
            </w:ins>
          </w:p>
        </w:tc>
        <w:tc>
          <w:tcPr>
            <w:tcW w:w="1440" w:type="dxa"/>
          </w:tcPr>
          <w:p w14:paraId="3510713F" w14:textId="77777777" w:rsidR="00C45466" w:rsidRDefault="00C45466" w:rsidP="0030103F">
            <w:pPr>
              <w:jc w:val="center"/>
              <w:rPr>
                <w:ins w:id="1827" w:author="Phạm Quang Thịnh" w:date="2019-07-05T19:35:00Z"/>
                <w:rFonts w:ascii="Consolas" w:hAnsi="Consolas" w:cs="Consolas"/>
                <w:color w:val="A31515"/>
                <w:sz w:val="19"/>
                <w:szCs w:val="19"/>
              </w:rPr>
            </w:pPr>
            <w:ins w:id="1828" w:author="Phạm Quang Thịnh" w:date="2019-07-05T19:35:00Z">
              <w:r>
                <w:rPr>
                  <w:rFonts w:ascii="Consolas" w:hAnsi="Consolas" w:cs="Consolas"/>
                  <w:color w:val="A31515"/>
                  <w:sz w:val="19"/>
                  <w:szCs w:val="19"/>
                </w:rPr>
                <w:t>Button</w:t>
              </w:r>
            </w:ins>
          </w:p>
        </w:tc>
        <w:tc>
          <w:tcPr>
            <w:tcW w:w="3510" w:type="dxa"/>
          </w:tcPr>
          <w:p w14:paraId="52D54B10" w14:textId="77777777" w:rsidR="00C45466" w:rsidRDefault="00C45466" w:rsidP="0030103F">
            <w:pPr>
              <w:jc w:val="center"/>
              <w:rPr>
                <w:ins w:id="1829" w:author="Phạm Quang Thịnh" w:date="2019-07-05T19:35:00Z"/>
                <w:lang w:val="vi-VN"/>
              </w:rPr>
            </w:pPr>
            <w:ins w:id="1830" w:author="Phạm Quang Thịnh" w:date="2019-07-05T19:35:00Z">
              <w:r>
                <w:rPr>
                  <w:lang w:val="vi-VN"/>
                </w:rPr>
                <w:t>Không</w:t>
              </w:r>
            </w:ins>
          </w:p>
        </w:tc>
        <w:tc>
          <w:tcPr>
            <w:tcW w:w="3510" w:type="dxa"/>
          </w:tcPr>
          <w:p w14:paraId="5BAD8219" w14:textId="77777777" w:rsidR="00C45466" w:rsidRDefault="00C45466" w:rsidP="0030103F">
            <w:pPr>
              <w:jc w:val="center"/>
              <w:rPr>
                <w:ins w:id="1831" w:author="Phạm Quang Thịnh" w:date="2019-07-05T19:35:00Z"/>
                <w:lang w:val="vi-VN"/>
              </w:rPr>
            </w:pPr>
            <w:ins w:id="1832" w:author="Phạm Quang Thịnh" w:date="2019-07-05T19:35:00Z">
              <w:r>
                <w:rPr>
                  <w:lang w:val="vi-VN"/>
                </w:rPr>
                <w:t>Xác nhận sửa đại lý</w:t>
              </w:r>
            </w:ins>
          </w:p>
        </w:tc>
      </w:tr>
      <w:tr w:rsidR="00C45466" w14:paraId="6D7136DD" w14:textId="77777777" w:rsidTr="0030103F">
        <w:trPr>
          <w:ins w:id="1833" w:author="Phạm Quang Thịnh" w:date="2019-07-05T19:35:00Z"/>
        </w:trPr>
        <w:tc>
          <w:tcPr>
            <w:tcW w:w="535" w:type="dxa"/>
          </w:tcPr>
          <w:p w14:paraId="79CE4FF6" w14:textId="77777777" w:rsidR="00C45466" w:rsidRDefault="00C45466" w:rsidP="0030103F">
            <w:pPr>
              <w:jc w:val="center"/>
              <w:rPr>
                <w:ins w:id="1834" w:author="Phạm Quang Thịnh" w:date="2019-07-05T19:35:00Z"/>
                <w:lang w:val="vi-VN"/>
              </w:rPr>
            </w:pPr>
            <w:ins w:id="1835" w:author="Phạm Quang Thịnh" w:date="2019-07-05T19:35:00Z">
              <w:r>
                <w:rPr>
                  <w:lang w:val="vi-VN"/>
                </w:rPr>
                <w:t>10</w:t>
              </w:r>
            </w:ins>
          </w:p>
        </w:tc>
        <w:tc>
          <w:tcPr>
            <w:tcW w:w="1260" w:type="dxa"/>
          </w:tcPr>
          <w:p w14:paraId="7ADE9630" w14:textId="77777777" w:rsidR="00C45466" w:rsidRDefault="00C45466" w:rsidP="0030103F">
            <w:pPr>
              <w:jc w:val="center"/>
              <w:rPr>
                <w:ins w:id="1836" w:author="Phạm Quang Thịnh" w:date="2019-07-05T19:35:00Z"/>
                <w:rFonts w:ascii="Consolas" w:hAnsi="Consolas" w:cs="Consolas"/>
                <w:color w:val="0000FF"/>
                <w:sz w:val="19"/>
                <w:szCs w:val="19"/>
              </w:rPr>
            </w:pPr>
            <w:ins w:id="1837" w:author="Phạm Quang Thịnh" w:date="2019-07-05T19:35:00Z">
              <w:r>
                <w:rPr>
                  <w:rFonts w:ascii="Consolas" w:hAnsi="Consolas" w:cs="Consolas"/>
                  <w:color w:val="0000FF"/>
                  <w:sz w:val="19"/>
                  <w:szCs w:val="19"/>
                </w:rPr>
                <w:t>Exit</w:t>
              </w:r>
            </w:ins>
          </w:p>
        </w:tc>
        <w:tc>
          <w:tcPr>
            <w:tcW w:w="1440" w:type="dxa"/>
          </w:tcPr>
          <w:p w14:paraId="48349929" w14:textId="77777777" w:rsidR="00C45466" w:rsidRDefault="00C45466" w:rsidP="0030103F">
            <w:pPr>
              <w:jc w:val="center"/>
              <w:rPr>
                <w:ins w:id="1838" w:author="Phạm Quang Thịnh" w:date="2019-07-05T19:35:00Z"/>
                <w:rFonts w:ascii="Consolas" w:hAnsi="Consolas" w:cs="Consolas"/>
                <w:color w:val="A31515"/>
                <w:sz w:val="19"/>
                <w:szCs w:val="19"/>
              </w:rPr>
            </w:pPr>
            <w:ins w:id="1839" w:author="Phạm Quang Thịnh" w:date="2019-07-05T19:35:00Z">
              <w:r>
                <w:rPr>
                  <w:rFonts w:ascii="Consolas" w:hAnsi="Consolas" w:cs="Consolas"/>
                  <w:color w:val="A31515"/>
                  <w:sz w:val="19"/>
                  <w:szCs w:val="19"/>
                </w:rPr>
                <w:t>Button</w:t>
              </w:r>
            </w:ins>
          </w:p>
        </w:tc>
        <w:tc>
          <w:tcPr>
            <w:tcW w:w="3510" w:type="dxa"/>
          </w:tcPr>
          <w:p w14:paraId="24E49F20" w14:textId="77777777" w:rsidR="00C45466" w:rsidRDefault="00C45466" w:rsidP="0030103F">
            <w:pPr>
              <w:jc w:val="center"/>
              <w:rPr>
                <w:ins w:id="1840" w:author="Phạm Quang Thịnh" w:date="2019-07-05T19:35:00Z"/>
                <w:lang w:val="vi-VN"/>
              </w:rPr>
            </w:pPr>
            <w:ins w:id="1841" w:author="Phạm Quang Thịnh" w:date="2019-07-05T19:35:00Z">
              <w:r>
                <w:rPr>
                  <w:lang w:val="vi-VN"/>
                </w:rPr>
                <w:t>Không</w:t>
              </w:r>
            </w:ins>
          </w:p>
        </w:tc>
        <w:tc>
          <w:tcPr>
            <w:tcW w:w="3510" w:type="dxa"/>
          </w:tcPr>
          <w:p w14:paraId="71B9514F" w14:textId="77777777" w:rsidR="00C45466" w:rsidRDefault="00C45466" w:rsidP="0030103F">
            <w:pPr>
              <w:jc w:val="center"/>
              <w:rPr>
                <w:ins w:id="1842" w:author="Phạm Quang Thịnh" w:date="2019-07-05T19:35:00Z"/>
                <w:lang w:val="vi-VN"/>
              </w:rPr>
            </w:pPr>
            <w:ins w:id="1843" w:author="Phạm Quang Thịnh" w:date="2019-07-05T19:35:00Z">
              <w:r>
                <w:rPr>
                  <w:lang w:val="vi-VN"/>
                </w:rPr>
                <w:t>Thoát giao diện</w:t>
              </w:r>
            </w:ins>
          </w:p>
        </w:tc>
      </w:tr>
    </w:tbl>
    <w:p w14:paraId="5424DEE2" w14:textId="61D2FCC1" w:rsidR="00223E72" w:rsidRDefault="00223E72" w:rsidP="00E6463C">
      <w:pPr>
        <w:rPr>
          <w:ins w:id="1844" w:author="Phạm Quang Thịnh" w:date="2019-07-05T19:35:00Z"/>
          <w:lang w:val="vi-VN"/>
        </w:rPr>
      </w:pPr>
    </w:p>
    <w:p w14:paraId="76375B64" w14:textId="78A9DC91" w:rsidR="00C45466" w:rsidRDefault="00C45466" w:rsidP="00C45466">
      <w:pPr>
        <w:pStyle w:val="u5"/>
        <w:ind w:left="2160"/>
        <w:rPr>
          <w:ins w:id="1845" w:author="Phạm Quang Thịnh" w:date="2019-07-05T19:35:00Z"/>
        </w:rPr>
      </w:pPr>
      <w:ins w:id="1846" w:author="Phạm Quang Thịnh" w:date="2019-07-05T19:35:00Z">
        <w:r>
          <w:t>Lập phiếu thu tiền</w:t>
        </w:r>
      </w:ins>
    </w:p>
    <w:p w14:paraId="277F8D1B" w14:textId="04F60088" w:rsidR="00C45466" w:rsidRDefault="00C45466" w:rsidP="00C45466">
      <w:pPr>
        <w:jc w:val="center"/>
        <w:rPr>
          <w:ins w:id="1847" w:author="Phạm Quang Thịnh" w:date="2019-07-05T19:36:00Z"/>
        </w:rPr>
      </w:pPr>
      <w:ins w:id="1848" w:author="Phạm Quang Thịnh" w:date="2019-07-05T19:35:00Z">
        <w:r>
          <w:rPr>
            <w:noProof/>
            <w:lang w:val="vi-VN"/>
          </w:rPr>
          <w:drawing>
            <wp:inline distT="0" distB="0" distL="0" distR="0" wp14:anchorId="136CAF9F" wp14:editId="0D5D0CB8">
              <wp:extent cx="4584280" cy="3914775"/>
              <wp:effectExtent l="0" t="0" r="698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2288" cy="3921614"/>
                      </a:xfrm>
                      <a:prstGeom prst="rect">
                        <a:avLst/>
                      </a:prstGeom>
                      <a:noFill/>
                      <a:ln>
                        <a:noFill/>
                      </a:ln>
                    </pic:spPr>
                  </pic:pic>
                </a:graphicData>
              </a:graphic>
            </wp:inline>
          </w:drawing>
        </w:r>
      </w:ins>
    </w:p>
    <w:tbl>
      <w:tblPr>
        <w:tblStyle w:val="LiBang"/>
        <w:tblW w:w="9805" w:type="dxa"/>
        <w:tblLook w:val="04A0" w:firstRow="1" w:lastRow="0" w:firstColumn="1" w:lastColumn="0" w:noHBand="0" w:noVBand="1"/>
      </w:tblPr>
      <w:tblGrid>
        <w:gridCol w:w="534"/>
        <w:gridCol w:w="1261"/>
        <w:gridCol w:w="1530"/>
        <w:gridCol w:w="3420"/>
        <w:gridCol w:w="3060"/>
      </w:tblGrid>
      <w:tr w:rsidR="00C45466" w14:paraId="490AA54F" w14:textId="77777777" w:rsidTr="0030103F">
        <w:trPr>
          <w:ins w:id="1849" w:author="Phạm Quang Thịnh" w:date="2019-07-05T19:36:00Z"/>
        </w:trPr>
        <w:tc>
          <w:tcPr>
            <w:tcW w:w="534" w:type="dxa"/>
          </w:tcPr>
          <w:p w14:paraId="754E5128" w14:textId="77777777" w:rsidR="00C45466" w:rsidRDefault="00C45466" w:rsidP="0030103F">
            <w:pPr>
              <w:jc w:val="center"/>
              <w:rPr>
                <w:ins w:id="1850" w:author="Phạm Quang Thịnh" w:date="2019-07-05T19:36:00Z"/>
                <w:lang w:val="vi-VN"/>
              </w:rPr>
            </w:pPr>
            <w:ins w:id="1851" w:author="Phạm Quang Thịnh" w:date="2019-07-05T19:36:00Z">
              <w:r>
                <w:rPr>
                  <w:lang w:val="vi-VN"/>
                </w:rPr>
                <w:t>STT</w:t>
              </w:r>
            </w:ins>
          </w:p>
        </w:tc>
        <w:tc>
          <w:tcPr>
            <w:tcW w:w="1261" w:type="dxa"/>
          </w:tcPr>
          <w:p w14:paraId="588C6FC7" w14:textId="77777777" w:rsidR="00C45466" w:rsidRDefault="00C45466" w:rsidP="0030103F">
            <w:pPr>
              <w:jc w:val="center"/>
              <w:rPr>
                <w:ins w:id="1852" w:author="Phạm Quang Thịnh" w:date="2019-07-05T19:36:00Z"/>
                <w:lang w:val="vi-VN"/>
              </w:rPr>
            </w:pPr>
            <w:ins w:id="1853" w:author="Phạm Quang Thịnh" w:date="2019-07-05T19:36:00Z">
              <w:r>
                <w:rPr>
                  <w:lang w:val="vi-VN"/>
                </w:rPr>
                <w:t xml:space="preserve">Tên </w:t>
              </w:r>
            </w:ins>
          </w:p>
        </w:tc>
        <w:tc>
          <w:tcPr>
            <w:tcW w:w="1530" w:type="dxa"/>
          </w:tcPr>
          <w:p w14:paraId="1EA91610" w14:textId="77777777" w:rsidR="00C45466" w:rsidRDefault="00C45466" w:rsidP="0030103F">
            <w:pPr>
              <w:jc w:val="center"/>
              <w:rPr>
                <w:ins w:id="1854" w:author="Phạm Quang Thịnh" w:date="2019-07-05T19:36:00Z"/>
                <w:lang w:val="vi-VN"/>
              </w:rPr>
            </w:pPr>
            <w:ins w:id="1855" w:author="Phạm Quang Thịnh" w:date="2019-07-05T19:36:00Z">
              <w:r>
                <w:rPr>
                  <w:lang w:val="vi-VN"/>
                </w:rPr>
                <w:t>Kiểu</w:t>
              </w:r>
            </w:ins>
          </w:p>
        </w:tc>
        <w:tc>
          <w:tcPr>
            <w:tcW w:w="3420" w:type="dxa"/>
          </w:tcPr>
          <w:p w14:paraId="57C02573" w14:textId="77777777" w:rsidR="00C45466" w:rsidRDefault="00C45466" w:rsidP="0030103F">
            <w:pPr>
              <w:jc w:val="center"/>
              <w:rPr>
                <w:ins w:id="1856" w:author="Phạm Quang Thịnh" w:date="2019-07-05T19:36:00Z"/>
                <w:lang w:val="vi-VN"/>
              </w:rPr>
            </w:pPr>
            <w:ins w:id="1857" w:author="Phạm Quang Thịnh" w:date="2019-07-05T19:36:00Z">
              <w:r>
                <w:rPr>
                  <w:lang w:val="vi-VN"/>
                </w:rPr>
                <w:t>Ràng buộc</w:t>
              </w:r>
            </w:ins>
          </w:p>
        </w:tc>
        <w:tc>
          <w:tcPr>
            <w:tcW w:w="3060" w:type="dxa"/>
          </w:tcPr>
          <w:p w14:paraId="01698B1E" w14:textId="77777777" w:rsidR="00C45466" w:rsidRDefault="00C45466" w:rsidP="0030103F">
            <w:pPr>
              <w:jc w:val="center"/>
              <w:rPr>
                <w:ins w:id="1858" w:author="Phạm Quang Thịnh" w:date="2019-07-05T19:36:00Z"/>
                <w:lang w:val="vi-VN"/>
              </w:rPr>
            </w:pPr>
            <w:ins w:id="1859" w:author="Phạm Quang Thịnh" w:date="2019-07-05T19:36:00Z">
              <w:r>
                <w:rPr>
                  <w:lang w:val="vi-VN"/>
                </w:rPr>
                <w:t>Chức năng</w:t>
              </w:r>
            </w:ins>
          </w:p>
        </w:tc>
      </w:tr>
      <w:tr w:rsidR="00C45466" w:rsidRPr="00D6408C" w14:paraId="32F03936" w14:textId="77777777" w:rsidTr="0030103F">
        <w:trPr>
          <w:ins w:id="1860" w:author="Phạm Quang Thịnh" w:date="2019-07-05T19:36:00Z"/>
        </w:trPr>
        <w:tc>
          <w:tcPr>
            <w:tcW w:w="534" w:type="dxa"/>
          </w:tcPr>
          <w:p w14:paraId="3874B65F" w14:textId="77777777" w:rsidR="00C45466" w:rsidRDefault="00C45466" w:rsidP="0030103F">
            <w:pPr>
              <w:jc w:val="center"/>
              <w:rPr>
                <w:ins w:id="1861" w:author="Phạm Quang Thịnh" w:date="2019-07-05T19:36:00Z"/>
                <w:lang w:val="vi-VN"/>
              </w:rPr>
            </w:pPr>
            <w:ins w:id="1862" w:author="Phạm Quang Thịnh" w:date="2019-07-05T19:36:00Z">
              <w:r>
                <w:rPr>
                  <w:lang w:val="vi-VN"/>
                </w:rPr>
                <w:t>1</w:t>
              </w:r>
            </w:ins>
          </w:p>
        </w:tc>
        <w:tc>
          <w:tcPr>
            <w:tcW w:w="1261" w:type="dxa"/>
          </w:tcPr>
          <w:p w14:paraId="70852450" w14:textId="77777777" w:rsidR="00C45466" w:rsidRDefault="00C45466" w:rsidP="0030103F">
            <w:pPr>
              <w:jc w:val="center"/>
              <w:rPr>
                <w:ins w:id="1863" w:author="Phạm Quang Thịnh" w:date="2019-07-05T19:36:00Z"/>
                <w:lang w:val="vi-VN"/>
              </w:rPr>
            </w:pPr>
            <w:ins w:id="1864" w:author="Phạm Quang Thịnh" w:date="2019-07-05T19:36:00Z">
              <w:r>
                <w:rPr>
                  <w:rFonts w:ascii="Consolas" w:hAnsi="Consolas" w:cs="Consolas"/>
                  <w:color w:val="0000FF"/>
                  <w:sz w:val="19"/>
                  <w:szCs w:val="19"/>
                </w:rPr>
                <w:t>maptt</w:t>
              </w:r>
            </w:ins>
          </w:p>
        </w:tc>
        <w:tc>
          <w:tcPr>
            <w:tcW w:w="1530" w:type="dxa"/>
          </w:tcPr>
          <w:p w14:paraId="3ECF0E0B" w14:textId="77777777" w:rsidR="00C45466" w:rsidRDefault="00C45466" w:rsidP="0030103F">
            <w:pPr>
              <w:jc w:val="center"/>
              <w:rPr>
                <w:ins w:id="1865" w:author="Phạm Quang Thịnh" w:date="2019-07-05T19:36:00Z"/>
                <w:lang w:val="vi-VN"/>
              </w:rPr>
            </w:pPr>
            <w:ins w:id="1866" w:author="Phạm Quang Thịnh" w:date="2019-07-05T19:36:00Z">
              <w:r>
                <w:rPr>
                  <w:rFonts w:ascii="Consolas" w:hAnsi="Consolas" w:cs="Consolas"/>
                  <w:color w:val="A31515"/>
                  <w:sz w:val="19"/>
                  <w:szCs w:val="19"/>
                </w:rPr>
                <w:t>TextBox</w:t>
              </w:r>
            </w:ins>
          </w:p>
        </w:tc>
        <w:tc>
          <w:tcPr>
            <w:tcW w:w="3420" w:type="dxa"/>
          </w:tcPr>
          <w:p w14:paraId="285A94F0" w14:textId="77777777" w:rsidR="00C45466" w:rsidRDefault="00C45466" w:rsidP="0030103F">
            <w:pPr>
              <w:jc w:val="center"/>
              <w:rPr>
                <w:ins w:id="1867" w:author="Phạm Quang Thịnh" w:date="2019-07-05T19:36:00Z"/>
                <w:lang w:val="vi-VN"/>
              </w:rPr>
            </w:pPr>
            <w:ins w:id="1868" w:author="Phạm Quang Thịnh" w:date="2019-07-05T19:36:00Z">
              <w:r>
                <w:rPr>
                  <w:lang w:val="vi-VN"/>
                </w:rPr>
                <w:t>Không để trống</w:t>
              </w:r>
            </w:ins>
          </w:p>
        </w:tc>
        <w:tc>
          <w:tcPr>
            <w:tcW w:w="3060" w:type="dxa"/>
          </w:tcPr>
          <w:p w14:paraId="361085F8" w14:textId="77777777" w:rsidR="00C45466" w:rsidRDefault="00C45466" w:rsidP="0030103F">
            <w:pPr>
              <w:jc w:val="center"/>
              <w:rPr>
                <w:ins w:id="1869" w:author="Phạm Quang Thịnh" w:date="2019-07-05T19:36:00Z"/>
                <w:lang w:val="vi-VN"/>
              </w:rPr>
            </w:pPr>
            <w:ins w:id="1870" w:author="Phạm Quang Thịnh" w:date="2019-07-05T19:36:00Z">
              <w:r>
                <w:rPr>
                  <w:lang w:val="vi-VN"/>
                </w:rPr>
                <w:t>Nhập mã phiếu thu tiền</w:t>
              </w:r>
            </w:ins>
          </w:p>
        </w:tc>
      </w:tr>
      <w:tr w:rsidR="00C45466" w14:paraId="77079E37" w14:textId="77777777" w:rsidTr="0030103F">
        <w:trPr>
          <w:ins w:id="1871" w:author="Phạm Quang Thịnh" w:date="2019-07-05T19:36:00Z"/>
        </w:trPr>
        <w:tc>
          <w:tcPr>
            <w:tcW w:w="534" w:type="dxa"/>
          </w:tcPr>
          <w:p w14:paraId="44CF9659" w14:textId="77777777" w:rsidR="00C45466" w:rsidRDefault="00C45466" w:rsidP="0030103F">
            <w:pPr>
              <w:jc w:val="center"/>
              <w:rPr>
                <w:ins w:id="1872" w:author="Phạm Quang Thịnh" w:date="2019-07-05T19:36:00Z"/>
                <w:lang w:val="vi-VN"/>
              </w:rPr>
            </w:pPr>
            <w:ins w:id="1873" w:author="Phạm Quang Thịnh" w:date="2019-07-05T19:36:00Z">
              <w:r>
                <w:rPr>
                  <w:lang w:val="vi-VN"/>
                </w:rPr>
                <w:t>2</w:t>
              </w:r>
            </w:ins>
          </w:p>
        </w:tc>
        <w:tc>
          <w:tcPr>
            <w:tcW w:w="1261" w:type="dxa"/>
          </w:tcPr>
          <w:p w14:paraId="6AC7A3FB" w14:textId="77777777" w:rsidR="00C45466" w:rsidRDefault="00C45466" w:rsidP="0030103F">
            <w:pPr>
              <w:jc w:val="center"/>
              <w:rPr>
                <w:ins w:id="1874" w:author="Phạm Quang Thịnh" w:date="2019-07-05T19:36:00Z"/>
                <w:lang w:val="vi-VN"/>
              </w:rPr>
            </w:pPr>
            <w:ins w:id="1875" w:author="Phạm Quang Thịnh" w:date="2019-07-05T19:36:00Z">
              <w:r>
                <w:rPr>
                  <w:rFonts w:ascii="Consolas" w:hAnsi="Consolas" w:cs="Consolas"/>
                  <w:color w:val="0000FF"/>
                  <w:sz w:val="19"/>
                  <w:szCs w:val="19"/>
                </w:rPr>
                <w:t>tienthu</w:t>
              </w:r>
            </w:ins>
          </w:p>
        </w:tc>
        <w:tc>
          <w:tcPr>
            <w:tcW w:w="1530" w:type="dxa"/>
          </w:tcPr>
          <w:p w14:paraId="07EAB140" w14:textId="77777777" w:rsidR="00C45466" w:rsidRDefault="00C45466" w:rsidP="0030103F">
            <w:pPr>
              <w:jc w:val="center"/>
              <w:rPr>
                <w:ins w:id="1876" w:author="Phạm Quang Thịnh" w:date="2019-07-05T19:36:00Z"/>
                <w:lang w:val="vi-VN"/>
              </w:rPr>
            </w:pPr>
            <w:ins w:id="1877" w:author="Phạm Quang Thịnh" w:date="2019-07-05T19:36:00Z">
              <w:r>
                <w:rPr>
                  <w:rFonts w:ascii="Consolas" w:hAnsi="Consolas" w:cs="Consolas"/>
                  <w:color w:val="A31515"/>
                  <w:sz w:val="19"/>
                  <w:szCs w:val="19"/>
                </w:rPr>
                <w:t>TextBox</w:t>
              </w:r>
            </w:ins>
          </w:p>
        </w:tc>
        <w:tc>
          <w:tcPr>
            <w:tcW w:w="3420" w:type="dxa"/>
          </w:tcPr>
          <w:p w14:paraId="519E8871" w14:textId="77777777" w:rsidR="00C45466" w:rsidRDefault="00C45466" w:rsidP="0030103F">
            <w:pPr>
              <w:jc w:val="center"/>
              <w:rPr>
                <w:ins w:id="1878" w:author="Phạm Quang Thịnh" w:date="2019-07-05T19:36:00Z"/>
                <w:lang w:val="vi-VN"/>
              </w:rPr>
            </w:pPr>
            <w:ins w:id="1879" w:author="Phạm Quang Thịnh" w:date="2019-07-05T19:36:00Z">
              <w:r>
                <w:rPr>
                  <w:lang w:val="vi-VN"/>
                </w:rPr>
                <w:t>Chỉ được nhập số, Không để trống</w:t>
              </w:r>
            </w:ins>
          </w:p>
        </w:tc>
        <w:tc>
          <w:tcPr>
            <w:tcW w:w="3060" w:type="dxa"/>
          </w:tcPr>
          <w:p w14:paraId="49E526A0" w14:textId="77777777" w:rsidR="00C45466" w:rsidRDefault="00C45466" w:rsidP="0030103F">
            <w:pPr>
              <w:jc w:val="center"/>
              <w:rPr>
                <w:ins w:id="1880" w:author="Phạm Quang Thịnh" w:date="2019-07-05T19:36:00Z"/>
                <w:lang w:val="vi-VN"/>
              </w:rPr>
            </w:pPr>
            <w:ins w:id="1881" w:author="Phạm Quang Thịnh" w:date="2019-07-05T19:36:00Z">
              <w:r>
                <w:rPr>
                  <w:lang w:val="vi-VN"/>
                </w:rPr>
                <w:t>Nhập số tiền thu</w:t>
              </w:r>
            </w:ins>
          </w:p>
        </w:tc>
      </w:tr>
      <w:tr w:rsidR="00C45466" w:rsidRPr="00D6408C" w14:paraId="71BC51EB" w14:textId="77777777" w:rsidTr="0030103F">
        <w:trPr>
          <w:ins w:id="1882" w:author="Phạm Quang Thịnh" w:date="2019-07-05T19:36:00Z"/>
        </w:trPr>
        <w:tc>
          <w:tcPr>
            <w:tcW w:w="534" w:type="dxa"/>
          </w:tcPr>
          <w:p w14:paraId="7A4D98DE" w14:textId="77777777" w:rsidR="00C45466" w:rsidRDefault="00C45466" w:rsidP="0030103F">
            <w:pPr>
              <w:jc w:val="center"/>
              <w:rPr>
                <w:ins w:id="1883" w:author="Phạm Quang Thịnh" w:date="2019-07-05T19:36:00Z"/>
                <w:lang w:val="vi-VN"/>
              </w:rPr>
            </w:pPr>
            <w:ins w:id="1884" w:author="Phạm Quang Thịnh" w:date="2019-07-05T19:36:00Z">
              <w:r>
                <w:rPr>
                  <w:lang w:val="vi-VN"/>
                </w:rPr>
                <w:t>3</w:t>
              </w:r>
            </w:ins>
          </w:p>
        </w:tc>
        <w:tc>
          <w:tcPr>
            <w:tcW w:w="1261" w:type="dxa"/>
          </w:tcPr>
          <w:p w14:paraId="0DEE6447" w14:textId="77777777" w:rsidR="00C45466" w:rsidRDefault="00C45466" w:rsidP="0030103F">
            <w:pPr>
              <w:jc w:val="center"/>
              <w:rPr>
                <w:ins w:id="1885" w:author="Phạm Quang Thịnh" w:date="2019-07-05T19:36:00Z"/>
                <w:lang w:val="vi-VN"/>
              </w:rPr>
            </w:pPr>
            <w:ins w:id="1886" w:author="Phạm Quang Thịnh" w:date="2019-07-05T19:36:00Z">
              <w:r>
                <w:rPr>
                  <w:rFonts w:ascii="Consolas" w:hAnsi="Consolas" w:cs="Consolas"/>
                  <w:color w:val="0000FF"/>
                  <w:sz w:val="19"/>
                  <w:szCs w:val="19"/>
                </w:rPr>
                <w:t>madltxt</w:t>
              </w:r>
            </w:ins>
          </w:p>
        </w:tc>
        <w:tc>
          <w:tcPr>
            <w:tcW w:w="1530" w:type="dxa"/>
          </w:tcPr>
          <w:p w14:paraId="0D89B35D" w14:textId="77777777" w:rsidR="00C45466" w:rsidRDefault="00C45466" w:rsidP="0030103F">
            <w:pPr>
              <w:jc w:val="center"/>
              <w:rPr>
                <w:ins w:id="1887" w:author="Phạm Quang Thịnh" w:date="2019-07-05T19:36:00Z"/>
                <w:lang w:val="vi-VN"/>
              </w:rPr>
            </w:pPr>
            <w:ins w:id="1888" w:author="Phạm Quang Thịnh" w:date="2019-07-05T19:36:00Z">
              <w:r>
                <w:rPr>
                  <w:rFonts w:ascii="Consolas" w:hAnsi="Consolas" w:cs="Consolas"/>
                  <w:color w:val="A31515"/>
                  <w:sz w:val="19"/>
                  <w:szCs w:val="19"/>
                </w:rPr>
                <w:t>ComboBox</w:t>
              </w:r>
            </w:ins>
          </w:p>
        </w:tc>
        <w:tc>
          <w:tcPr>
            <w:tcW w:w="3420" w:type="dxa"/>
          </w:tcPr>
          <w:p w14:paraId="76B2B9C5" w14:textId="77777777" w:rsidR="00C45466" w:rsidRDefault="00C45466" w:rsidP="0030103F">
            <w:pPr>
              <w:jc w:val="center"/>
              <w:rPr>
                <w:ins w:id="1889" w:author="Phạm Quang Thịnh" w:date="2019-07-05T19:36:00Z"/>
                <w:lang w:val="vi-VN"/>
              </w:rPr>
            </w:pPr>
            <w:ins w:id="1890" w:author="Phạm Quang Thịnh" w:date="2019-07-05T19:36:00Z">
              <w:r>
                <w:rPr>
                  <w:lang w:val="vi-VN"/>
                </w:rPr>
                <w:t>Danh sách đại lý lấy từ database, Không để trống</w:t>
              </w:r>
            </w:ins>
          </w:p>
        </w:tc>
        <w:tc>
          <w:tcPr>
            <w:tcW w:w="3060" w:type="dxa"/>
          </w:tcPr>
          <w:p w14:paraId="418DA33E" w14:textId="77777777" w:rsidR="00C45466" w:rsidRDefault="00C45466" w:rsidP="0030103F">
            <w:pPr>
              <w:jc w:val="center"/>
              <w:rPr>
                <w:ins w:id="1891" w:author="Phạm Quang Thịnh" w:date="2019-07-05T19:36:00Z"/>
                <w:lang w:val="vi-VN"/>
              </w:rPr>
            </w:pPr>
            <w:ins w:id="1892" w:author="Phạm Quang Thịnh" w:date="2019-07-05T19:36:00Z">
              <w:r>
                <w:rPr>
                  <w:lang w:val="vi-VN"/>
                </w:rPr>
                <w:t>Chọn mã đại lý đc thu</w:t>
              </w:r>
            </w:ins>
          </w:p>
        </w:tc>
      </w:tr>
      <w:tr w:rsidR="00C45466" w14:paraId="508DF0DE" w14:textId="77777777" w:rsidTr="0030103F">
        <w:trPr>
          <w:ins w:id="1893" w:author="Phạm Quang Thịnh" w:date="2019-07-05T19:36:00Z"/>
        </w:trPr>
        <w:tc>
          <w:tcPr>
            <w:tcW w:w="534" w:type="dxa"/>
          </w:tcPr>
          <w:p w14:paraId="609FA0C0" w14:textId="77777777" w:rsidR="00C45466" w:rsidRDefault="00C45466" w:rsidP="0030103F">
            <w:pPr>
              <w:jc w:val="center"/>
              <w:rPr>
                <w:ins w:id="1894" w:author="Phạm Quang Thịnh" w:date="2019-07-05T19:36:00Z"/>
                <w:lang w:val="vi-VN"/>
              </w:rPr>
            </w:pPr>
            <w:ins w:id="1895" w:author="Phạm Quang Thịnh" w:date="2019-07-05T19:36:00Z">
              <w:r>
                <w:rPr>
                  <w:lang w:val="vi-VN"/>
                </w:rPr>
                <w:t>4</w:t>
              </w:r>
            </w:ins>
          </w:p>
        </w:tc>
        <w:tc>
          <w:tcPr>
            <w:tcW w:w="1261" w:type="dxa"/>
          </w:tcPr>
          <w:p w14:paraId="66E6D3AB" w14:textId="77777777" w:rsidR="00C45466" w:rsidRDefault="00C45466" w:rsidP="0030103F">
            <w:pPr>
              <w:jc w:val="center"/>
              <w:rPr>
                <w:ins w:id="1896" w:author="Phạm Quang Thịnh" w:date="2019-07-05T19:36:00Z"/>
                <w:lang w:val="vi-VN"/>
              </w:rPr>
            </w:pPr>
            <w:ins w:id="1897" w:author="Phạm Quang Thịnh" w:date="2019-07-05T19:36:00Z">
              <w:r>
                <w:rPr>
                  <w:rFonts w:ascii="Consolas" w:hAnsi="Consolas" w:cs="Consolas"/>
                  <w:color w:val="0000FF"/>
                  <w:sz w:val="19"/>
                  <w:szCs w:val="19"/>
                </w:rPr>
                <w:t>Ngaythu</w:t>
              </w:r>
            </w:ins>
          </w:p>
        </w:tc>
        <w:tc>
          <w:tcPr>
            <w:tcW w:w="1530" w:type="dxa"/>
          </w:tcPr>
          <w:p w14:paraId="405332DE" w14:textId="77777777" w:rsidR="00C45466" w:rsidRDefault="00C45466" w:rsidP="0030103F">
            <w:pPr>
              <w:jc w:val="center"/>
              <w:rPr>
                <w:ins w:id="1898" w:author="Phạm Quang Thịnh" w:date="2019-07-05T19:36:00Z"/>
                <w:lang w:val="vi-VN"/>
              </w:rPr>
            </w:pPr>
            <w:ins w:id="1899" w:author="Phạm Quang Thịnh" w:date="2019-07-05T19:36:00Z">
              <w:r>
                <w:rPr>
                  <w:rFonts w:ascii="Consolas" w:hAnsi="Consolas" w:cs="Consolas"/>
                  <w:color w:val="A31515"/>
                  <w:sz w:val="19"/>
                  <w:szCs w:val="19"/>
                </w:rPr>
                <w:t>DatePicker</w:t>
              </w:r>
            </w:ins>
          </w:p>
        </w:tc>
        <w:tc>
          <w:tcPr>
            <w:tcW w:w="3420" w:type="dxa"/>
          </w:tcPr>
          <w:p w14:paraId="52D35021" w14:textId="77777777" w:rsidR="00C45466" w:rsidRDefault="00C45466" w:rsidP="0030103F">
            <w:pPr>
              <w:jc w:val="center"/>
              <w:rPr>
                <w:ins w:id="1900" w:author="Phạm Quang Thịnh" w:date="2019-07-05T19:36:00Z"/>
                <w:lang w:val="vi-VN"/>
              </w:rPr>
            </w:pPr>
            <w:ins w:id="1901" w:author="Phạm Quang Thịnh" w:date="2019-07-05T19:36:00Z">
              <w:r>
                <w:rPr>
                  <w:lang w:val="vi-VN"/>
                </w:rPr>
                <w:t>Không để trống</w:t>
              </w:r>
            </w:ins>
          </w:p>
        </w:tc>
        <w:tc>
          <w:tcPr>
            <w:tcW w:w="3060" w:type="dxa"/>
          </w:tcPr>
          <w:p w14:paraId="0FB5E7E5" w14:textId="77777777" w:rsidR="00C45466" w:rsidRDefault="00C45466" w:rsidP="0030103F">
            <w:pPr>
              <w:jc w:val="center"/>
              <w:rPr>
                <w:ins w:id="1902" w:author="Phạm Quang Thịnh" w:date="2019-07-05T19:36:00Z"/>
                <w:lang w:val="vi-VN"/>
              </w:rPr>
            </w:pPr>
            <w:ins w:id="1903" w:author="Phạm Quang Thịnh" w:date="2019-07-05T19:36:00Z">
              <w:r>
                <w:rPr>
                  <w:lang w:val="vi-VN"/>
                </w:rPr>
                <w:t>Chọn ngày thu</w:t>
              </w:r>
            </w:ins>
          </w:p>
        </w:tc>
      </w:tr>
      <w:tr w:rsidR="00C45466" w:rsidRPr="00D6408C" w14:paraId="47201C82" w14:textId="77777777" w:rsidTr="0030103F">
        <w:trPr>
          <w:ins w:id="1904" w:author="Phạm Quang Thịnh" w:date="2019-07-05T19:36:00Z"/>
        </w:trPr>
        <w:tc>
          <w:tcPr>
            <w:tcW w:w="534" w:type="dxa"/>
          </w:tcPr>
          <w:p w14:paraId="705E42B9" w14:textId="77777777" w:rsidR="00C45466" w:rsidRDefault="00C45466" w:rsidP="0030103F">
            <w:pPr>
              <w:jc w:val="center"/>
              <w:rPr>
                <w:ins w:id="1905" w:author="Phạm Quang Thịnh" w:date="2019-07-05T19:36:00Z"/>
                <w:lang w:val="vi-VN"/>
              </w:rPr>
            </w:pPr>
            <w:ins w:id="1906" w:author="Phạm Quang Thịnh" w:date="2019-07-05T19:36:00Z">
              <w:r>
                <w:rPr>
                  <w:lang w:val="vi-VN"/>
                </w:rPr>
                <w:t>5</w:t>
              </w:r>
            </w:ins>
          </w:p>
        </w:tc>
        <w:tc>
          <w:tcPr>
            <w:tcW w:w="1261" w:type="dxa"/>
          </w:tcPr>
          <w:p w14:paraId="6B329762" w14:textId="77777777" w:rsidR="00C45466" w:rsidRDefault="00C45466" w:rsidP="0030103F">
            <w:pPr>
              <w:jc w:val="center"/>
              <w:rPr>
                <w:ins w:id="1907" w:author="Phạm Quang Thịnh" w:date="2019-07-05T19:36:00Z"/>
                <w:lang w:val="vi-VN"/>
              </w:rPr>
            </w:pPr>
            <w:ins w:id="1908" w:author="Phạm Quang Thịnh" w:date="2019-07-05T19:36:00Z">
              <w:r>
                <w:rPr>
                  <w:rFonts w:ascii="Consolas" w:hAnsi="Consolas" w:cs="Consolas"/>
                  <w:color w:val="0000FF"/>
                  <w:sz w:val="19"/>
                  <w:szCs w:val="19"/>
                </w:rPr>
                <w:t>txtKeyword</w:t>
              </w:r>
            </w:ins>
          </w:p>
        </w:tc>
        <w:tc>
          <w:tcPr>
            <w:tcW w:w="1530" w:type="dxa"/>
          </w:tcPr>
          <w:p w14:paraId="0EE68543" w14:textId="77777777" w:rsidR="00C45466" w:rsidRDefault="00C45466" w:rsidP="0030103F">
            <w:pPr>
              <w:jc w:val="center"/>
              <w:rPr>
                <w:ins w:id="1909" w:author="Phạm Quang Thịnh" w:date="2019-07-05T19:36:00Z"/>
                <w:lang w:val="vi-VN"/>
              </w:rPr>
            </w:pPr>
            <w:ins w:id="1910" w:author="Phạm Quang Thịnh" w:date="2019-07-05T19:36:00Z">
              <w:r>
                <w:rPr>
                  <w:rFonts w:ascii="Consolas" w:hAnsi="Consolas" w:cs="Consolas"/>
                  <w:color w:val="A31515"/>
                  <w:sz w:val="19"/>
                  <w:szCs w:val="19"/>
                </w:rPr>
                <w:t>TextBox</w:t>
              </w:r>
            </w:ins>
          </w:p>
        </w:tc>
        <w:tc>
          <w:tcPr>
            <w:tcW w:w="3420" w:type="dxa"/>
          </w:tcPr>
          <w:p w14:paraId="3C931C27" w14:textId="77777777" w:rsidR="00C45466" w:rsidRDefault="00C45466" w:rsidP="0030103F">
            <w:pPr>
              <w:jc w:val="center"/>
              <w:rPr>
                <w:ins w:id="1911" w:author="Phạm Quang Thịnh" w:date="2019-07-05T19:36:00Z"/>
                <w:lang w:val="vi-VN"/>
              </w:rPr>
            </w:pPr>
            <w:ins w:id="1912" w:author="Phạm Quang Thịnh" w:date="2019-07-05T19:36:00Z">
              <w:r>
                <w:rPr>
                  <w:lang w:val="vi-VN"/>
                </w:rPr>
                <w:t>Không</w:t>
              </w:r>
            </w:ins>
          </w:p>
        </w:tc>
        <w:tc>
          <w:tcPr>
            <w:tcW w:w="3060" w:type="dxa"/>
          </w:tcPr>
          <w:p w14:paraId="72ABE293" w14:textId="77777777" w:rsidR="00C45466" w:rsidRDefault="00C45466" w:rsidP="0030103F">
            <w:pPr>
              <w:jc w:val="center"/>
              <w:rPr>
                <w:ins w:id="1913" w:author="Phạm Quang Thịnh" w:date="2019-07-05T19:36:00Z"/>
                <w:lang w:val="vi-VN"/>
              </w:rPr>
            </w:pPr>
            <w:ins w:id="1914" w:author="Phạm Quang Thịnh" w:date="2019-07-05T19:36:00Z">
              <w:r>
                <w:rPr>
                  <w:lang w:val="vi-VN"/>
                </w:rPr>
                <w:t>Nhập từ khóa muốn tìm kiếm</w:t>
              </w:r>
            </w:ins>
          </w:p>
        </w:tc>
      </w:tr>
      <w:tr w:rsidR="00C45466" w:rsidRPr="00D6408C" w14:paraId="49AE78C9" w14:textId="77777777" w:rsidTr="0030103F">
        <w:trPr>
          <w:ins w:id="1915" w:author="Phạm Quang Thịnh" w:date="2019-07-05T19:36:00Z"/>
        </w:trPr>
        <w:tc>
          <w:tcPr>
            <w:tcW w:w="534" w:type="dxa"/>
          </w:tcPr>
          <w:p w14:paraId="35F291DA" w14:textId="77777777" w:rsidR="00C45466" w:rsidRDefault="00C45466" w:rsidP="0030103F">
            <w:pPr>
              <w:jc w:val="center"/>
              <w:rPr>
                <w:ins w:id="1916" w:author="Phạm Quang Thịnh" w:date="2019-07-05T19:36:00Z"/>
                <w:lang w:val="vi-VN"/>
              </w:rPr>
            </w:pPr>
            <w:ins w:id="1917" w:author="Phạm Quang Thịnh" w:date="2019-07-05T19:36:00Z">
              <w:r>
                <w:rPr>
                  <w:lang w:val="vi-VN"/>
                </w:rPr>
                <w:t>6</w:t>
              </w:r>
            </w:ins>
          </w:p>
        </w:tc>
        <w:tc>
          <w:tcPr>
            <w:tcW w:w="1261" w:type="dxa"/>
          </w:tcPr>
          <w:p w14:paraId="35D21DE1" w14:textId="77777777" w:rsidR="00C45466" w:rsidRDefault="00C45466" w:rsidP="0030103F">
            <w:pPr>
              <w:jc w:val="center"/>
              <w:rPr>
                <w:ins w:id="1918" w:author="Phạm Quang Thịnh" w:date="2019-07-05T19:36:00Z"/>
                <w:lang w:val="vi-VN"/>
              </w:rPr>
            </w:pPr>
            <w:ins w:id="1919" w:author="Phạm Quang Thịnh" w:date="2019-07-05T19:36:00Z">
              <w:r>
                <w:rPr>
                  <w:rFonts w:ascii="Consolas" w:hAnsi="Consolas" w:cs="Consolas"/>
                  <w:color w:val="0000FF"/>
                  <w:sz w:val="19"/>
                  <w:szCs w:val="19"/>
                </w:rPr>
                <w:t>search</w:t>
              </w:r>
            </w:ins>
          </w:p>
        </w:tc>
        <w:tc>
          <w:tcPr>
            <w:tcW w:w="1530" w:type="dxa"/>
          </w:tcPr>
          <w:p w14:paraId="58D117BB" w14:textId="77777777" w:rsidR="00C45466" w:rsidRDefault="00C45466" w:rsidP="0030103F">
            <w:pPr>
              <w:jc w:val="center"/>
              <w:rPr>
                <w:ins w:id="1920" w:author="Phạm Quang Thịnh" w:date="2019-07-05T19:36:00Z"/>
                <w:lang w:val="vi-VN"/>
              </w:rPr>
            </w:pPr>
            <w:ins w:id="1921" w:author="Phạm Quang Thịnh" w:date="2019-07-05T19:36:00Z">
              <w:r>
                <w:rPr>
                  <w:rFonts w:ascii="Consolas" w:hAnsi="Consolas" w:cs="Consolas"/>
                  <w:color w:val="A31515"/>
                  <w:sz w:val="19"/>
                  <w:szCs w:val="19"/>
                </w:rPr>
                <w:t>Button</w:t>
              </w:r>
            </w:ins>
          </w:p>
        </w:tc>
        <w:tc>
          <w:tcPr>
            <w:tcW w:w="3420" w:type="dxa"/>
          </w:tcPr>
          <w:p w14:paraId="6888365A" w14:textId="77777777" w:rsidR="00C45466" w:rsidRDefault="00C45466" w:rsidP="0030103F">
            <w:pPr>
              <w:jc w:val="center"/>
              <w:rPr>
                <w:ins w:id="1922" w:author="Phạm Quang Thịnh" w:date="2019-07-05T19:36:00Z"/>
                <w:lang w:val="vi-VN"/>
              </w:rPr>
            </w:pPr>
            <w:ins w:id="1923" w:author="Phạm Quang Thịnh" w:date="2019-07-05T19:36:00Z">
              <w:r>
                <w:rPr>
                  <w:lang w:val="vi-VN"/>
                </w:rPr>
                <w:t>Không</w:t>
              </w:r>
            </w:ins>
          </w:p>
        </w:tc>
        <w:tc>
          <w:tcPr>
            <w:tcW w:w="3060" w:type="dxa"/>
          </w:tcPr>
          <w:p w14:paraId="4C99F73B" w14:textId="77777777" w:rsidR="00C45466" w:rsidRDefault="00C45466" w:rsidP="0030103F">
            <w:pPr>
              <w:jc w:val="center"/>
              <w:rPr>
                <w:ins w:id="1924" w:author="Phạm Quang Thịnh" w:date="2019-07-05T19:36:00Z"/>
                <w:lang w:val="vi-VN"/>
              </w:rPr>
            </w:pPr>
            <w:ins w:id="1925" w:author="Phạm Quang Thịnh" w:date="2019-07-05T19:36:00Z">
              <w:r>
                <w:rPr>
                  <w:lang w:val="vi-VN"/>
                </w:rPr>
                <w:t>Nhấn để tìm theo từ khóa</w:t>
              </w:r>
            </w:ins>
          </w:p>
        </w:tc>
      </w:tr>
      <w:tr w:rsidR="00C45466" w:rsidRPr="00D6408C" w14:paraId="68BBD4E0" w14:textId="77777777" w:rsidTr="0030103F">
        <w:trPr>
          <w:ins w:id="1926" w:author="Phạm Quang Thịnh" w:date="2019-07-05T19:36:00Z"/>
        </w:trPr>
        <w:tc>
          <w:tcPr>
            <w:tcW w:w="534" w:type="dxa"/>
          </w:tcPr>
          <w:p w14:paraId="455C9581" w14:textId="77777777" w:rsidR="00C45466" w:rsidRDefault="00C45466" w:rsidP="0030103F">
            <w:pPr>
              <w:jc w:val="center"/>
              <w:rPr>
                <w:ins w:id="1927" w:author="Phạm Quang Thịnh" w:date="2019-07-05T19:36:00Z"/>
                <w:lang w:val="vi-VN"/>
              </w:rPr>
            </w:pPr>
            <w:ins w:id="1928" w:author="Phạm Quang Thịnh" w:date="2019-07-05T19:36:00Z">
              <w:r>
                <w:rPr>
                  <w:lang w:val="vi-VN"/>
                </w:rPr>
                <w:t>7</w:t>
              </w:r>
            </w:ins>
          </w:p>
        </w:tc>
        <w:tc>
          <w:tcPr>
            <w:tcW w:w="1261" w:type="dxa"/>
          </w:tcPr>
          <w:p w14:paraId="0BE05194" w14:textId="77777777" w:rsidR="00C45466" w:rsidRDefault="00C45466" w:rsidP="0030103F">
            <w:pPr>
              <w:jc w:val="center"/>
              <w:rPr>
                <w:ins w:id="1929" w:author="Phạm Quang Thịnh" w:date="2019-07-05T19:36:00Z"/>
                <w:lang w:val="vi-VN"/>
              </w:rPr>
            </w:pPr>
            <w:ins w:id="1930" w:author="Phạm Quang Thịnh" w:date="2019-07-05T19:36:00Z">
              <w:r>
                <w:rPr>
                  <w:rFonts w:ascii="Consolas" w:hAnsi="Consolas" w:cs="Consolas"/>
                  <w:color w:val="0000FF"/>
                  <w:sz w:val="19"/>
                  <w:szCs w:val="19"/>
                </w:rPr>
                <w:t>Dsphieuthu</w:t>
              </w:r>
            </w:ins>
          </w:p>
        </w:tc>
        <w:tc>
          <w:tcPr>
            <w:tcW w:w="1530" w:type="dxa"/>
          </w:tcPr>
          <w:p w14:paraId="37A65AD5" w14:textId="77777777" w:rsidR="00C45466" w:rsidRDefault="00C45466" w:rsidP="0030103F">
            <w:pPr>
              <w:jc w:val="center"/>
              <w:rPr>
                <w:ins w:id="1931" w:author="Phạm Quang Thịnh" w:date="2019-07-05T19:36:00Z"/>
                <w:lang w:val="vi-VN"/>
              </w:rPr>
            </w:pPr>
            <w:ins w:id="1932" w:author="Phạm Quang Thịnh" w:date="2019-07-05T19:36:00Z">
              <w:r>
                <w:rPr>
                  <w:rFonts w:ascii="Consolas" w:hAnsi="Consolas" w:cs="Consolas"/>
                  <w:color w:val="A31515"/>
                  <w:sz w:val="19"/>
                  <w:szCs w:val="19"/>
                </w:rPr>
                <w:t>ListView</w:t>
              </w:r>
            </w:ins>
          </w:p>
        </w:tc>
        <w:tc>
          <w:tcPr>
            <w:tcW w:w="3420" w:type="dxa"/>
          </w:tcPr>
          <w:p w14:paraId="03F75C79" w14:textId="77777777" w:rsidR="00C45466" w:rsidRDefault="00C45466" w:rsidP="0030103F">
            <w:pPr>
              <w:jc w:val="center"/>
              <w:rPr>
                <w:ins w:id="1933" w:author="Phạm Quang Thịnh" w:date="2019-07-05T19:36:00Z"/>
                <w:lang w:val="vi-VN"/>
              </w:rPr>
            </w:pPr>
            <w:ins w:id="1934" w:author="Phạm Quang Thịnh" w:date="2019-07-05T19:36:00Z">
              <w:r>
                <w:rPr>
                  <w:lang w:val="vi-VN"/>
                </w:rPr>
                <w:t>Không</w:t>
              </w:r>
            </w:ins>
          </w:p>
        </w:tc>
        <w:tc>
          <w:tcPr>
            <w:tcW w:w="3060" w:type="dxa"/>
          </w:tcPr>
          <w:p w14:paraId="43A33F2F" w14:textId="77777777" w:rsidR="00C45466" w:rsidRDefault="00C45466" w:rsidP="0030103F">
            <w:pPr>
              <w:jc w:val="center"/>
              <w:rPr>
                <w:ins w:id="1935" w:author="Phạm Quang Thịnh" w:date="2019-07-05T19:36:00Z"/>
                <w:lang w:val="vi-VN"/>
              </w:rPr>
            </w:pPr>
            <w:ins w:id="1936" w:author="Phạm Quang Thịnh" w:date="2019-07-05T19:36:00Z">
              <w:r>
                <w:rPr>
                  <w:lang w:val="vi-VN"/>
                </w:rPr>
                <w:t>Hiện thị danh sách phiếu thu</w:t>
              </w:r>
            </w:ins>
          </w:p>
        </w:tc>
      </w:tr>
      <w:tr w:rsidR="00C45466" w14:paraId="6875F2B5" w14:textId="77777777" w:rsidTr="0030103F">
        <w:trPr>
          <w:ins w:id="1937" w:author="Phạm Quang Thịnh" w:date="2019-07-05T19:36:00Z"/>
        </w:trPr>
        <w:tc>
          <w:tcPr>
            <w:tcW w:w="534" w:type="dxa"/>
          </w:tcPr>
          <w:p w14:paraId="08E2774F" w14:textId="77777777" w:rsidR="00C45466" w:rsidRDefault="00C45466" w:rsidP="0030103F">
            <w:pPr>
              <w:jc w:val="center"/>
              <w:rPr>
                <w:ins w:id="1938" w:author="Phạm Quang Thịnh" w:date="2019-07-05T19:36:00Z"/>
                <w:lang w:val="vi-VN"/>
              </w:rPr>
            </w:pPr>
            <w:ins w:id="1939" w:author="Phạm Quang Thịnh" w:date="2019-07-05T19:36:00Z">
              <w:r>
                <w:rPr>
                  <w:lang w:val="vi-VN"/>
                </w:rPr>
                <w:t>8</w:t>
              </w:r>
            </w:ins>
          </w:p>
        </w:tc>
        <w:tc>
          <w:tcPr>
            <w:tcW w:w="1261" w:type="dxa"/>
          </w:tcPr>
          <w:p w14:paraId="7307D4AF" w14:textId="77777777" w:rsidR="00C45466" w:rsidRDefault="00C45466" w:rsidP="0030103F">
            <w:pPr>
              <w:jc w:val="center"/>
              <w:rPr>
                <w:ins w:id="1940" w:author="Phạm Quang Thịnh" w:date="2019-07-05T19:36:00Z"/>
                <w:lang w:val="vi-VN"/>
              </w:rPr>
            </w:pPr>
            <w:ins w:id="1941" w:author="Phạm Quang Thịnh" w:date="2019-07-05T19:36:00Z">
              <w:r>
                <w:rPr>
                  <w:rFonts w:ascii="Consolas" w:hAnsi="Consolas" w:cs="Consolas"/>
                  <w:color w:val="0000FF"/>
                  <w:sz w:val="19"/>
                  <w:szCs w:val="19"/>
                </w:rPr>
                <w:t>Exit</w:t>
              </w:r>
            </w:ins>
          </w:p>
        </w:tc>
        <w:tc>
          <w:tcPr>
            <w:tcW w:w="1530" w:type="dxa"/>
          </w:tcPr>
          <w:p w14:paraId="0E772641" w14:textId="77777777" w:rsidR="00C45466" w:rsidRDefault="00C45466" w:rsidP="0030103F">
            <w:pPr>
              <w:jc w:val="center"/>
              <w:rPr>
                <w:ins w:id="1942" w:author="Phạm Quang Thịnh" w:date="2019-07-05T19:36:00Z"/>
                <w:lang w:val="vi-VN"/>
              </w:rPr>
            </w:pPr>
            <w:ins w:id="1943" w:author="Phạm Quang Thịnh" w:date="2019-07-05T19:36:00Z">
              <w:r>
                <w:rPr>
                  <w:rFonts w:ascii="Consolas" w:hAnsi="Consolas" w:cs="Consolas"/>
                  <w:color w:val="A31515"/>
                  <w:sz w:val="19"/>
                  <w:szCs w:val="19"/>
                </w:rPr>
                <w:t>Button</w:t>
              </w:r>
            </w:ins>
          </w:p>
        </w:tc>
        <w:tc>
          <w:tcPr>
            <w:tcW w:w="3420" w:type="dxa"/>
          </w:tcPr>
          <w:p w14:paraId="0C0335A7" w14:textId="77777777" w:rsidR="00C45466" w:rsidRDefault="00C45466" w:rsidP="0030103F">
            <w:pPr>
              <w:jc w:val="center"/>
              <w:rPr>
                <w:ins w:id="1944" w:author="Phạm Quang Thịnh" w:date="2019-07-05T19:36:00Z"/>
                <w:lang w:val="vi-VN"/>
              </w:rPr>
            </w:pPr>
            <w:ins w:id="1945" w:author="Phạm Quang Thịnh" w:date="2019-07-05T19:36:00Z">
              <w:r>
                <w:rPr>
                  <w:lang w:val="vi-VN"/>
                </w:rPr>
                <w:t>Không</w:t>
              </w:r>
            </w:ins>
          </w:p>
        </w:tc>
        <w:tc>
          <w:tcPr>
            <w:tcW w:w="3060" w:type="dxa"/>
          </w:tcPr>
          <w:p w14:paraId="722DF752" w14:textId="77777777" w:rsidR="00C45466" w:rsidRDefault="00C45466" w:rsidP="0030103F">
            <w:pPr>
              <w:jc w:val="center"/>
              <w:rPr>
                <w:ins w:id="1946" w:author="Phạm Quang Thịnh" w:date="2019-07-05T19:36:00Z"/>
                <w:lang w:val="vi-VN"/>
              </w:rPr>
            </w:pPr>
            <w:ins w:id="1947" w:author="Phạm Quang Thịnh" w:date="2019-07-05T19:36:00Z">
              <w:r>
                <w:rPr>
                  <w:lang w:val="vi-VN"/>
                </w:rPr>
                <w:t>Thoát giao diện</w:t>
              </w:r>
            </w:ins>
          </w:p>
        </w:tc>
      </w:tr>
      <w:tr w:rsidR="00C45466" w:rsidRPr="00D6408C" w14:paraId="3BFD0245" w14:textId="77777777" w:rsidTr="0030103F">
        <w:trPr>
          <w:ins w:id="1948" w:author="Phạm Quang Thịnh" w:date="2019-07-05T19:36:00Z"/>
        </w:trPr>
        <w:tc>
          <w:tcPr>
            <w:tcW w:w="534" w:type="dxa"/>
          </w:tcPr>
          <w:p w14:paraId="0FECF594" w14:textId="77777777" w:rsidR="00C45466" w:rsidRDefault="00C45466" w:rsidP="0030103F">
            <w:pPr>
              <w:jc w:val="center"/>
              <w:rPr>
                <w:ins w:id="1949" w:author="Phạm Quang Thịnh" w:date="2019-07-05T19:36:00Z"/>
                <w:lang w:val="vi-VN"/>
              </w:rPr>
            </w:pPr>
            <w:ins w:id="1950" w:author="Phạm Quang Thịnh" w:date="2019-07-05T19:36:00Z">
              <w:r>
                <w:rPr>
                  <w:lang w:val="vi-VN"/>
                </w:rPr>
                <w:t>9</w:t>
              </w:r>
            </w:ins>
          </w:p>
        </w:tc>
        <w:tc>
          <w:tcPr>
            <w:tcW w:w="1261" w:type="dxa"/>
          </w:tcPr>
          <w:p w14:paraId="1095F0DB" w14:textId="77777777" w:rsidR="00C45466" w:rsidRPr="006E51FB" w:rsidRDefault="00C45466" w:rsidP="0030103F">
            <w:pPr>
              <w:jc w:val="center"/>
              <w:rPr>
                <w:ins w:id="1951" w:author="Phạm Quang Thịnh" w:date="2019-07-05T19:36:00Z"/>
                <w:rFonts w:ascii="Consolas" w:hAnsi="Consolas" w:cs="Consolas"/>
                <w:color w:val="0000FF"/>
                <w:sz w:val="19"/>
                <w:szCs w:val="19"/>
                <w:lang w:val="vi-VN"/>
              </w:rPr>
            </w:pPr>
            <w:ins w:id="1952" w:author="Phạm Quang Thịnh" w:date="2019-07-05T19:36:00Z">
              <w:r>
                <w:rPr>
                  <w:rFonts w:ascii="Consolas" w:hAnsi="Consolas" w:cs="Consolas"/>
                  <w:color w:val="0000FF"/>
                  <w:sz w:val="19"/>
                  <w:szCs w:val="19"/>
                </w:rPr>
                <w:t>Dieukhien</w:t>
              </w:r>
            </w:ins>
          </w:p>
        </w:tc>
        <w:tc>
          <w:tcPr>
            <w:tcW w:w="1530" w:type="dxa"/>
          </w:tcPr>
          <w:p w14:paraId="6345BCFA" w14:textId="77777777" w:rsidR="00C45466" w:rsidRDefault="00C45466" w:rsidP="0030103F">
            <w:pPr>
              <w:jc w:val="center"/>
              <w:rPr>
                <w:ins w:id="1953" w:author="Phạm Quang Thịnh" w:date="2019-07-05T19:36:00Z"/>
                <w:rFonts w:ascii="Consolas" w:hAnsi="Consolas" w:cs="Consolas"/>
                <w:color w:val="A31515"/>
                <w:sz w:val="19"/>
                <w:szCs w:val="19"/>
              </w:rPr>
            </w:pPr>
            <w:ins w:id="1954" w:author="Phạm Quang Thịnh" w:date="2019-07-05T19:36:00Z">
              <w:r>
                <w:rPr>
                  <w:rFonts w:ascii="Consolas" w:hAnsi="Consolas" w:cs="Consolas"/>
                  <w:color w:val="A31515"/>
                  <w:sz w:val="19"/>
                  <w:szCs w:val="19"/>
                </w:rPr>
                <w:t>ContextMenu</w:t>
              </w:r>
            </w:ins>
          </w:p>
        </w:tc>
        <w:tc>
          <w:tcPr>
            <w:tcW w:w="3420" w:type="dxa"/>
          </w:tcPr>
          <w:p w14:paraId="056F9E3D" w14:textId="77777777" w:rsidR="00C45466" w:rsidRDefault="00C45466" w:rsidP="0030103F">
            <w:pPr>
              <w:jc w:val="center"/>
              <w:rPr>
                <w:ins w:id="1955" w:author="Phạm Quang Thịnh" w:date="2019-07-05T19:36:00Z"/>
                <w:lang w:val="vi-VN"/>
              </w:rPr>
            </w:pPr>
            <w:ins w:id="1956" w:author="Phạm Quang Thịnh" w:date="2019-07-05T19:36:00Z">
              <w:r>
                <w:rPr>
                  <w:lang w:val="vi-VN"/>
                </w:rPr>
                <w:t>Không</w:t>
              </w:r>
            </w:ins>
          </w:p>
        </w:tc>
        <w:tc>
          <w:tcPr>
            <w:tcW w:w="3060" w:type="dxa"/>
          </w:tcPr>
          <w:p w14:paraId="26162E5A" w14:textId="77777777" w:rsidR="00C45466" w:rsidRDefault="00C45466" w:rsidP="0030103F">
            <w:pPr>
              <w:jc w:val="center"/>
              <w:rPr>
                <w:ins w:id="1957" w:author="Phạm Quang Thịnh" w:date="2019-07-05T19:36:00Z"/>
                <w:lang w:val="vi-VN"/>
              </w:rPr>
            </w:pPr>
            <w:ins w:id="1958" w:author="Phạm Quang Thịnh" w:date="2019-07-05T19:36:00Z">
              <w:r>
                <w:rPr>
                  <w:lang w:val="vi-VN"/>
                </w:rPr>
                <w:t>Tùy chọn mở giao diện sửa hoặc xóa phiếu</w:t>
              </w:r>
            </w:ins>
          </w:p>
        </w:tc>
      </w:tr>
    </w:tbl>
    <w:p w14:paraId="6C7F04FF" w14:textId="77777777" w:rsidR="00C45466" w:rsidRPr="00C45466" w:rsidRDefault="00C45466">
      <w:pPr>
        <w:jc w:val="center"/>
        <w:rPr>
          <w:ins w:id="1959" w:author="Phạm Quang Thịnh" w:date="2019-07-05T19:17:00Z"/>
          <w:lang w:val="vi-VN"/>
        </w:rPr>
        <w:pPrChange w:id="1960" w:author="Phạm Quang Thịnh" w:date="2019-07-05T19:35:00Z">
          <w:pPr>
            <w:pStyle w:val="oancuaDanhsach"/>
            <w:numPr>
              <w:ilvl w:val="1"/>
              <w:numId w:val="53"/>
            </w:numPr>
            <w:ind w:left="2520" w:hanging="360"/>
          </w:pPr>
        </w:pPrChange>
      </w:pPr>
    </w:p>
    <w:p w14:paraId="04311800" w14:textId="45BD943C" w:rsidR="00223E72" w:rsidRDefault="00223E72" w:rsidP="00223E72">
      <w:pPr>
        <w:rPr>
          <w:ins w:id="1961" w:author="Phạm Quang Thịnh" w:date="2019-07-05T19:36:00Z"/>
          <w:lang w:val="vi-VN"/>
        </w:rPr>
      </w:pPr>
    </w:p>
    <w:p w14:paraId="14EC8DC7" w14:textId="5207C5D0" w:rsidR="00C45466" w:rsidRDefault="00C45466" w:rsidP="00223E72">
      <w:pPr>
        <w:rPr>
          <w:ins w:id="1962" w:author="Phạm Quang Thịnh" w:date="2019-07-05T19:36:00Z"/>
          <w:lang w:val="vi-VN"/>
        </w:rPr>
      </w:pPr>
    </w:p>
    <w:p w14:paraId="2BC25082" w14:textId="47BCD886" w:rsidR="00C45466" w:rsidRDefault="00C45466" w:rsidP="00C45466">
      <w:pPr>
        <w:pStyle w:val="u5"/>
        <w:ind w:left="2160"/>
        <w:rPr>
          <w:ins w:id="1963" w:author="Phạm Quang Thịnh" w:date="2019-07-05T19:36:00Z"/>
        </w:rPr>
      </w:pPr>
      <w:ins w:id="1964" w:author="Phạm Quang Thịnh" w:date="2019-07-05T19:36:00Z">
        <w:r>
          <w:lastRenderedPageBreak/>
          <w:t>Sửa nợ tháng trước</w:t>
        </w:r>
      </w:ins>
    </w:p>
    <w:p w14:paraId="32CB60C0" w14:textId="42337FB9" w:rsidR="00C45466" w:rsidRDefault="00C45466" w:rsidP="00C45466">
      <w:pPr>
        <w:jc w:val="center"/>
        <w:rPr>
          <w:ins w:id="1965" w:author="Phạm Quang Thịnh" w:date="2019-07-05T19:36:00Z"/>
        </w:rPr>
      </w:pPr>
      <w:ins w:id="1966" w:author="Phạm Quang Thịnh" w:date="2019-07-05T19:36:00Z">
        <w:r>
          <w:rPr>
            <w:noProof/>
            <w:lang w:val="vi-VN"/>
          </w:rPr>
          <w:drawing>
            <wp:inline distT="0" distB="0" distL="0" distR="0" wp14:anchorId="6F976A7C" wp14:editId="202D80D3">
              <wp:extent cx="2962275" cy="204010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2042" cy="2046832"/>
                      </a:xfrm>
                      <a:prstGeom prst="rect">
                        <a:avLst/>
                      </a:prstGeom>
                      <a:noFill/>
                      <a:ln>
                        <a:noFill/>
                      </a:ln>
                    </pic:spPr>
                  </pic:pic>
                </a:graphicData>
              </a:graphic>
            </wp:inline>
          </w:drawing>
        </w:r>
      </w:ins>
    </w:p>
    <w:tbl>
      <w:tblPr>
        <w:tblStyle w:val="LiBang"/>
        <w:tblW w:w="0" w:type="auto"/>
        <w:tblLook w:val="04A0" w:firstRow="1" w:lastRow="0" w:firstColumn="1" w:lastColumn="0" w:noHBand="0" w:noVBand="1"/>
      </w:tblPr>
      <w:tblGrid>
        <w:gridCol w:w="532"/>
        <w:gridCol w:w="993"/>
        <w:gridCol w:w="1260"/>
        <w:gridCol w:w="3420"/>
        <w:gridCol w:w="3145"/>
      </w:tblGrid>
      <w:tr w:rsidR="00C45466" w14:paraId="28327FDF" w14:textId="77777777" w:rsidTr="0030103F">
        <w:trPr>
          <w:ins w:id="1967" w:author="Phạm Quang Thịnh" w:date="2019-07-05T19:37:00Z"/>
        </w:trPr>
        <w:tc>
          <w:tcPr>
            <w:tcW w:w="532" w:type="dxa"/>
          </w:tcPr>
          <w:p w14:paraId="12711A02" w14:textId="77777777" w:rsidR="00C45466" w:rsidRDefault="00C45466" w:rsidP="0030103F">
            <w:pPr>
              <w:rPr>
                <w:ins w:id="1968" w:author="Phạm Quang Thịnh" w:date="2019-07-05T19:37:00Z"/>
                <w:lang w:val="vi-VN"/>
              </w:rPr>
            </w:pPr>
            <w:ins w:id="1969" w:author="Phạm Quang Thịnh" w:date="2019-07-05T19:37:00Z">
              <w:r>
                <w:rPr>
                  <w:lang w:val="vi-VN"/>
                </w:rPr>
                <w:t>STT</w:t>
              </w:r>
            </w:ins>
          </w:p>
        </w:tc>
        <w:tc>
          <w:tcPr>
            <w:tcW w:w="993" w:type="dxa"/>
          </w:tcPr>
          <w:p w14:paraId="17FF7D85" w14:textId="77777777" w:rsidR="00C45466" w:rsidRDefault="00C45466" w:rsidP="0030103F">
            <w:pPr>
              <w:rPr>
                <w:ins w:id="1970" w:author="Phạm Quang Thịnh" w:date="2019-07-05T19:37:00Z"/>
                <w:lang w:val="vi-VN"/>
              </w:rPr>
            </w:pPr>
            <w:ins w:id="1971" w:author="Phạm Quang Thịnh" w:date="2019-07-05T19:37:00Z">
              <w:r>
                <w:rPr>
                  <w:lang w:val="vi-VN"/>
                </w:rPr>
                <w:t xml:space="preserve">Tên </w:t>
              </w:r>
            </w:ins>
          </w:p>
        </w:tc>
        <w:tc>
          <w:tcPr>
            <w:tcW w:w="1260" w:type="dxa"/>
          </w:tcPr>
          <w:p w14:paraId="3F7F1309" w14:textId="77777777" w:rsidR="00C45466" w:rsidRDefault="00C45466" w:rsidP="0030103F">
            <w:pPr>
              <w:rPr>
                <w:ins w:id="1972" w:author="Phạm Quang Thịnh" w:date="2019-07-05T19:37:00Z"/>
                <w:lang w:val="vi-VN"/>
              </w:rPr>
            </w:pPr>
            <w:ins w:id="1973" w:author="Phạm Quang Thịnh" w:date="2019-07-05T19:37:00Z">
              <w:r>
                <w:rPr>
                  <w:lang w:val="vi-VN"/>
                </w:rPr>
                <w:t>Kiểu</w:t>
              </w:r>
            </w:ins>
          </w:p>
        </w:tc>
        <w:tc>
          <w:tcPr>
            <w:tcW w:w="3420" w:type="dxa"/>
          </w:tcPr>
          <w:p w14:paraId="090A1132" w14:textId="77777777" w:rsidR="00C45466" w:rsidRDefault="00C45466" w:rsidP="0030103F">
            <w:pPr>
              <w:rPr>
                <w:ins w:id="1974" w:author="Phạm Quang Thịnh" w:date="2019-07-05T19:37:00Z"/>
                <w:lang w:val="vi-VN"/>
              </w:rPr>
            </w:pPr>
            <w:ins w:id="1975" w:author="Phạm Quang Thịnh" w:date="2019-07-05T19:37:00Z">
              <w:r>
                <w:rPr>
                  <w:lang w:val="vi-VN"/>
                </w:rPr>
                <w:t>Ràng buộc</w:t>
              </w:r>
            </w:ins>
          </w:p>
        </w:tc>
        <w:tc>
          <w:tcPr>
            <w:tcW w:w="3145" w:type="dxa"/>
          </w:tcPr>
          <w:p w14:paraId="6242653B" w14:textId="77777777" w:rsidR="00C45466" w:rsidRDefault="00C45466" w:rsidP="0030103F">
            <w:pPr>
              <w:rPr>
                <w:ins w:id="1976" w:author="Phạm Quang Thịnh" w:date="2019-07-05T19:37:00Z"/>
                <w:lang w:val="vi-VN"/>
              </w:rPr>
            </w:pPr>
            <w:ins w:id="1977" w:author="Phạm Quang Thịnh" w:date="2019-07-05T19:37:00Z">
              <w:r>
                <w:rPr>
                  <w:lang w:val="vi-VN"/>
                </w:rPr>
                <w:t>Chức năng</w:t>
              </w:r>
            </w:ins>
          </w:p>
        </w:tc>
      </w:tr>
      <w:tr w:rsidR="00C45466" w:rsidRPr="00D6408C" w14:paraId="36406822" w14:textId="77777777" w:rsidTr="0030103F">
        <w:trPr>
          <w:ins w:id="1978" w:author="Phạm Quang Thịnh" w:date="2019-07-05T19:37:00Z"/>
        </w:trPr>
        <w:tc>
          <w:tcPr>
            <w:tcW w:w="532" w:type="dxa"/>
          </w:tcPr>
          <w:p w14:paraId="34605605" w14:textId="77777777" w:rsidR="00C45466" w:rsidRDefault="00C45466" w:rsidP="0030103F">
            <w:pPr>
              <w:rPr>
                <w:ins w:id="1979" w:author="Phạm Quang Thịnh" w:date="2019-07-05T19:37:00Z"/>
                <w:lang w:val="vi-VN"/>
              </w:rPr>
            </w:pPr>
            <w:ins w:id="1980" w:author="Phạm Quang Thịnh" w:date="2019-07-05T19:37:00Z">
              <w:r>
                <w:rPr>
                  <w:lang w:val="vi-VN"/>
                </w:rPr>
                <w:t>1</w:t>
              </w:r>
            </w:ins>
          </w:p>
        </w:tc>
        <w:tc>
          <w:tcPr>
            <w:tcW w:w="993" w:type="dxa"/>
          </w:tcPr>
          <w:p w14:paraId="6ED0C6A5" w14:textId="77777777" w:rsidR="00C45466" w:rsidRDefault="00C45466" w:rsidP="0030103F">
            <w:pPr>
              <w:rPr>
                <w:ins w:id="1981" w:author="Phạm Quang Thịnh" w:date="2019-07-05T19:37:00Z"/>
                <w:lang w:val="vi-VN"/>
              </w:rPr>
            </w:pPr>
            <w:ins w:id="1982" w:author="Phạm Quang Thịnh" w:date="2019-07-05T19:37:00Z">
              <w:r>
                <w:rPr>
                  <w:rFonts w:ascii="Consolas" w:hAnsi="Consolas" w:cs="Consolas"/>
                  <w:color w:val="0000FF"/>
                  <w:sz w:val="19"/>
                  <w:szCs w:val="19"/>
                </w:rPr>
                <w:t>madltxt</w:t>
              </w:r>
            </w:ins>
          </w:p>
        </w:tc>
        <w:tc>
          <w:tcPr>
            <w:tcW w:w="1260" w:type="dxa"/>
          </w:tcPr>
          <w:p w14:paraId="5A61970F" w14:textId="77777777" w:rsidR="00C45466" w:rsidRDefault="00C45466" w:rsidP="0030103F">
            <w:pPr>
              <w:rPr>
                <w:ins w:id="1983" w:author="Phạm Quang Thịnh" w:date="2019-07-05T19:37:00Z"/>
                <w:lang w:val="vi-VN"/>
              </w:rPr>
            </w:pPr>
            <w:ins w:id="1984" w:author="Phạm Quang Thịnh" w:date="2019-07-05T19:37:00Z">
              <w:r>
                <w:rPr>
                  <w:rFonts w:ascii="Consolas" w:hAnsi="Consolas" w:cs="Consolas"/>
                  <w:color w:val="A31515"/>
                  <w:sz w:val="19"/>
                  <w:szCs w:val="19"/>
                </w:rPr>
                <w:t>ComboBox</w:t>
              </w:r>
            </w:ins>
          </w:p>
        </w:tc>
        <w:tc>
          <w:tcPr>
            <w:tcW w:w="3420" w:type="dxa"/>
          </w:tcPr>
          <w:p w14:paraId="6CED02AC" w14:textId="77777777" w:rsidR="00C45466" w:rsidRDefault="00C45466" w:rsidP="0030103F">
            <w:pPr>
              <w:rPr>
                <w:ins w:id="1985" w:author="Phạm Quang Thịnh" w:date="2019-07-05T19:37:00Z"/>
                <w:lang w:val="vi-VN"/>
              </w:rPr>
            </w:pPr>
            <w:ins w:id="1986" w:author="Phạm Quang Thịnh" w:date="2019-07-05T19:37:00Z">
              <w:r>
                <w:rPr>
                  <w:lang w:val="vi-VN"/>
                </w:rPr>
                <w:t>Danh sách đại lý lấy từ database</w:t>
              </w:r>
            </w:ins>
          </w:p>
        </w:tc>
        <w:tc>
          <w:tcPr>
            <w:tcW w:w="3145" w:type="dxa"/>
          </w:tcPr>
          <w:p w14:paraId="5B8C73B9" w14:textId="77777777" w:rsidR="00C45466" w:rsidRDefault="00C45466" w:rsidP="0030103F">
            <w:pPr>
              <w:rPr>
                <w:ins w:id="1987" w:author="Phạm Quang Thịnh" w:date="2019-07-05T19:37:00Z"/>
                <w:lang w:val="vi-VN"/>
              </w:rPr>
            </w:pPr>
            <w:ins w:id="1988" w:author="Phạm Quang Thịnh" w:date="2019-07-05T19:37:00Z">
              <w:r>
                <w:rPr>
                  <w:lang w:val="vi-VN"/>
                </w:rPr>
                <w:t>Chọn mã đại lý muốn xem(sửa)</w:t>
              </w:r>
            </w:ins>
          </w:p>
        </w:tc>
      </w:tr>
      <w:tr w:rsidR="00C45466" w:rsidRPr="00D6408C" w14:paraId="7CBEB074" w14:textId="77777777" w:rsidTr="0030103F">
        <w:trPr>
          <w:ins w:id="1989" w:author="Phạm Quang Thịnh" w:date="2019-07-05T19:37:00Z"/>
        </w:trPr>
        <w:tc>
          <w:tcPr>
            <w:tcW w:w="532" w:type="dxa"/>
          </w:tcPr>
          <w:p w14:paraId="5FE7B7B7" w14:textId="77777777" w:rsidR="00C45466" w:rsidRDefault="00C45466" w:rsidP="0030103F">
            <w:pPr>
              <w:rPr>
                <w:ins w:id="1990" w:author="Phạm Quang Thịnh" w:date="2019-07-05T19:37:00Z"/>
                <w:lang w:val="vi-VN"/>
              </w:rPr>
            </w:pPr>
            <w:ins w:id="1991" w:author="Phạm Quang Thịnh" w:date="2019-07-05T19:37:00Z">
              <w:r>
                <w:rPr>
                  <w:lang w:val="vi-VN"/>
                </w:rPr>
                <w:t>2</w:t>
              </w:r>
            </w:ins>
          </w:p>
        </w:tc>
        <w:tc>
          <w:tcPr>
            <w:tcW w:w="993" w:type="dxa"/>
          </w:tcPr>
          <w:p w14:paraId="577FDFBD" w14:textId="77777777" w:rsidR="00C45466" w:rsidRDefault="00C45466" w:rsidP="0030103F">
            <w:pPr>
              <w:rPr>
                <w:ins w:id="1992" w:author="Phạm Quang Thịnh" w:date="2019-07-05T19:37:00Z"/>
                <w:lang w:val="vi-VN"/>
              </w:rPr>
            </w:pPr>
            <w:ins w:id="1993" w:author="Phạm Quang Thịnh" w:date="2019-07-05T19:37:00Z">
              <w:r>
                <w:rPr>
                  <w:rFonts w:ascii="Consolas" w:hAnsi="Consolas" w:cs="Consolas"/>
                  <w:color w:val="0000FF"/>
                  <w:sz w:val="19"/>
                  <w:szCs w:val="19"/>
                </w:rPr>
                <w:t>notxt</w:t>
              </w:r>
            </w:ins>
          </w:p>
        </w:tc>
        <w:tc>
          <w:tcPr>
            <w:tcW w:w="1260" w:type="dxa"/>
          </w:tcPr>
          <w:p w14:paraId="5FB743F4" w14:textId="77777777" w:rsidR="00C45466" w:rsidRDefault="00C45466" w:rsidP="0030103F">
            <w:pPr>
              <w:rPr>
                <w:ins w:id="1994" w:author="Phạm Quang Thịnh" w:date="2019-07-05T19:37:00Z"/>
                <w:lang w:val="vi-VN"/>
              </w:rPr>
            </w:pPr>
            <w:ins w:id="1995" w:author="Phạm Quang Thịnh" w:date="2019-07-05T19:37:00Z">
              <w:r>
                <w:rPr>
                  <w:rFonts w:ascii="Consolas" w:hAnsi="Consolas" w:cs="Consolas"/>
                  <w:color w:val="A31515"/>
                  <w:sz w:val="19"/>
                  <w:szCs w:val="19"/>
                </w:rPr>
                <w:t>TextBox</w:t>
              </w:r>
            </w:ins>
          </w:p>
        </w:tc>
        <w:tc>
          <w:tcPr>
            <w:tcW w:w="3420" w:type="dxa"/>
          </w:tcPr>
          <w:p w14:paraId="14B6CFDE" w14:textId="77777777" w:rsidR="00C45466" w:rsidRDefault="00C45466" w:rsidP="0030103F">
            <w:pPr>
              <w:rPr>
                <w:ins w:id="1996" w:author="Phạm Quang Thịnh" w:date="2019-07-05T19:37:00Z"/>
                <w:lang w:val="vi-VN"/>
              </w:rPr>
            </w:pPr>
            <w:ins w:id="1997" w:author="Phạm Quang Thịnh" w:date="2019-07-05T19:37:00Z">
              <w:r>
                <w:rPr>
                  <w:lang w:val="vi-VN"/>
                </w:rPr>
                <w:t>Chỉ được nhập số</w:t>
              </w:r>
            </w:ins>
          </w:p>
        </w:tc>
        <w:tc>
          <w:tcPr>
            <w:tcW w:w="3145" w:type="dxa"/>
          </w:tcPr>
          <w:p w14:paraId="44514486" w14:textId="77777777" w:rsidR="00C45466" w:rsidRDefault="00C45466" w:rsidP="0030103F">
            <w:pPr>
              <w:rPr>
                <w:ins w:id="1998" w:author="Phạm Quang Thịnh" w:date="2019-07-05T19:37:00Z"/>
                <w:lang w:val="vi-VN"/>
              </w:rPr>
            </w:pPr>
            <w:ins w:id="1999" w:author="Phạm Quang Thịnh" w:date="2019-07-05T19:37:00Z">
              <w:r>
                <w:rPr>
                  <w:lang w:val="vi-VN"/>
                </w:rPr>
                <w:t>Nhập số tiền nợ tháng trước</w:t>
              </w:r>
            </w:ins>
          </w:p>
        </w:tc>
      </w:tr>
      <w:tr w:rsidR="00C45466" w14:paraId="733667BE" w14:textId="77777777" w:rsidTr="0030103F">
        <w:trPr>
          <w:ins w:id="2000" w:author="Phạm Quang Thịnh" w:date="2019-07-05T19:37:00Z"/>
        </w:trPr>
        <w:tc>
          <w:tcPr>
            <w:tcW w:w="532" w:type="dxa"/>
          </w:tcPr>
          <w:p w14:paraId="3A8441EF" w14:textId="77777777" w:rsidR="00C45466" w:rsidRDefault="00C45466" w:rsidP="0030103F">
            <w:pPr>
              <w:rPr>
                <w:ins w:id="2001" w:author="Phạm Quang Thịnh" w:date="2019-07-05T19:37:00Z"/>
                <w:lang w:val="vi-VN"/>
              </w:rPr>
            </w:pPr>
            <w:ins w:id="2002" w:author="Phạm Quang Thịnh" w:date="2019-07-05T19:37:00Z">
              <w:r>
                <w:rPr>
                  <w:lang w:val="vi-VN"/>
                </w:rPr>
                <w:t>3</w:t>
              </w:r>
            </w:ins>
          </w:p>
        </w:tc>
        <w:tc>
          <w:tcPr>
            <w:tcW w:w="993" w:type="dxa"/>
          </w:tcPr>
          <w:p w14:paraId="7EE247F6" w14:textId="77777777" w:rsidR="00C45466" w:rsidRDefault="00C45466" w:rsidP="0030103F">
            <w:pPr>
              <w:rPr>
                <w:ins w:id="2003" w:author="Phạm Quang Thịnh" w:date="2019-07-05T19:37:00Z"/>
                <w:lang w:val="vi-VN"/>
              </w:rPr>
            </w:pPr>
            <w:ins w:id="2004" w:author="Phạm Quang Thịnh" w:date="2019-07-05T19:37:00Z">
              <w:r>
                <w:rPr>
                  <w:rFonts w:ascii="Consolas" w:hAnsi="Consolas" w:cs="Consolas"/>
                  <w:color w:val="0000FF"/>
                  <w:sz w:val="19"/>
                  <w:szCs w:val="19"/>
                </w:rPr>
                <w:t>Sua</w:t>
              </w:r>
            </w:ins>
          </w:p>
        </w:tc>
        <w:tc>
          <w:tcPr>
            <w:tcW w:w="1260" w:type="dxa"/>
          </w:tcPr>
          <w:p w14:paraId="49EF95E9" w14:textId="77777777" w:rsidR="00C45466" w:rsidRDefault="00C45466" w:rsidP="0030103F">
            <w:pPr>
              <w:rPr>
                <w:ins w:id="2005" w:author="Phạm Quang Thịnh" w:date="2019-07-05T19:37:00Z"/>
                <w:lang w:val="vi-VN"/>
              </w:rPr>
            </w:pPr>
            <w:ins w:id="2006" w:author="Phạm Quang Thịnh" w:date="2019-07-05T19:37:00Z">
              <w:r>
                <w:rPr>
                  <w:rFonts w:ascii="Consolas" w:hAnsi="Consolas" w:cs="Consolas"/>
                  <w:color w:val="A31515"/>
                  <w:sz w:val="19"/>
                  <w:szCs w:val="19"/>
                </w:rPr>
                <w:t>Button</w:t>
              </w:r>
            </w:ins>
          </w:p>
        </w:tc>
        <w:tc>
          <w:tcPr>
            <w:tcW w:w="3420" w:type="dxa"/>
          </w:tcPr>
          <w:p w14:paraId="0756FB11" w14:textId="77777777" w:rsidR="00C45466" w:rsidRDefault="00C45466" w:rsidP="0030103F">
            <w:pPr>
              <w:rPr>
                <w:ins w:id="2007" w:author="Phạm Quang Thịnh" w:date="2019-07-05T19:37:00Z"/>
                <w:lang w:val="vi-VN"/>
              </w:rPr>
            </w:pPr>
            <w:ins w:id="2008" w:author="Phạm Quang Thịnh" w:date="2019-07-05T19:37:00Z">
              <w:r>
                <w:rPr>
                  <w:lang w:val="vi-VN"/>
                </w:rPr>
                <w:t>Không</w:t>
              </w:r>
            </w:ins>
          </w:p>
        </w:tc>
        <w:tc>
          <w:tcPr>
            <w:tcW w:w="3145" w:type="dxa"/>
          </w:tcPr>
          <w:p w14:paraId="2EEA7279" w14:textId="77777777" w:rsidR="00C45466" w:rsidRDefault="00C45466" w:rsidP="0030103F">
            <w:pPr>
              <w:rPr>
                <w:ins w:id="2009" w:author="Phạm Quang Thịnh" w:date="2019-07-05T19:37:00Z"/>
                <w:lang w:val="vi-VN"/>
              </w:rPr>
            </w:pPr>
            <w:ins w:id="2010" w:author="Phạm Quang Thịnh" w:date="2019-07-05T19:37:00Z">
              <w:r>
                <w:rPr>
                  <w:lang w:val="vi-VN"/>
                </w:rPr>
                <w:t>Nhấn để sửa</w:t>
              </w:r>
            </w:ins>
          </w:p>
        </w:tc>
      </w:tr>
      <w:tr w:rsidR="00C45466" w14:paraId="11F03D30" w14:textId="77777777" w:rsidTr="0030103F">
        <w:trPr>
          <w:ins w:id="2011" w:author="Phạm Quang Thịnh" w:date="2019-07-05T19:37:00Z"/>
        </w:trPr>
        <w:tc>
          <w:tcPr>
            <w:tcW w:w="532" w:type="dxa"/>
          </w:tcPr>
          <w:p w14:paraId="0936D16C" w14:textId="77777777" w:rsidR="00C45466" w:rsidRDefault="00C45466" w:rsidP="0030103F">
            <w:pPr>
              <w:rPr>
                <w:ins w:id="2012" w:author="Phạm Quang Thịnh" w:date="2019-07-05T19:37:00Z"/>
                <w:lang w:val="vi-VN"/>
              </w:rPr>
            </w:pPr>
            <w:ins w:id="2013" w:author="Phạm Quang Thịnh" w:date="2019-07-05T19:37:00Z">
              <w:r>
                <w:rPr>
                  <w:lang w:val="vi-VN"/>
                </w:rPr>
                <w:t>4</w:t>
              </w:r>
            </w:ins>
          </w:p>
        </w:tc>
        <w:tc>
          <w:tcPr>
            <w:tcW w:w="993" w:type="dxa"/>
          </w:tcPr>
          <w:p w14:paraId="170CD735" w14:textId="77777777" w:rsidR="00C45466" w:rsidRDefault="00C45466" w:rsidP="0030103F">
            <w:pPr>
              <w:rPr>
                <w:ins w:id="2014" w:author="Phạm Quang Thịnh" w:date="2019-07-05T19:37:00Z"/>
                <w:lang w:val="vi-VN"/>
              </w:rPr>
            </w:pPr>
            <w:ins w:id="2015" w:author="Phạm Quang Thịnh" w:date="2019-07-05T19:37:00Z">
              <w:r>
                <w:rPr>
                  <w:rFonts w:ascii="Consolas" w:hAnsi="Consolas" w:cs="Consolas"/>
                  <w:color w:val="0000FF"/>
                  <w:sz w:val="19"/>
                  <w:szCs w:val="19"/>
                </w:rPr>
                <w:t>Exit</w:t>
              </w:r>
            </w:ins>
          </w:p>
        </w:tc>
        <w:tc>
          <w:tcPr>
            <w:tcW w:w="1260" w:type="dxa"/>
          </w:tcPr>
          <w:p w14:paraId="62A8BDDB" w14:textId="77777777" w:rsidR="00C45466" w:rsidRDefault="00C45466" w:rsidP="0030103F">
            <w:pPr>
              <w:rPr>
                <w:ins w:id="2016" w:author="Phạm Quang Thịnh" w:date="2019-07-05T19:37:00Z"/>
                <w:lang w:val="vi-VN"/>
              </w:rPr>
            </w:pPr>
            <w:ins w:id="2017" w:author="Phạm Quang Thịnh" w:date="2019-07-05T19:37:00Z">
              <w:r>
                <w:rPr>
                  <w:rFonts w:ascii="Consolas" w:hAnsi="Consolas" w:cs="Consolas"/>
                  <w:color w:val="A31515"/>
                  <w:sz w:val="19"/>
                  <w:szCs w:val="19"/>
                </w:rPr>
                <w:t>Button</w:t>
              </w:r>
            </w:ins>
          </w:p>
        </w:tc>
        <w:tc>
          <w:tcPr>
            <w:tcW w:w="3420" w:type="dxa"/>
          </w:tcPr>
          <w:p w14:paraId="7E885DD6" w14:textId="77777777" w:rsidR="00C45466" w:rsidRDefault="00C45466" w:rsidP="0030103F">
            <w:pPr>
              <w:rPr>
                <w:ins w:id="2018" w:author="Phạm Quang Thịnh" w:date="2019-07-05T19:37:00Z"/>
                <w:lang w:val="vi-VN"/>
              </w:rPr>
            </w:pPr>
            <w:ins w:id="2019" w:author="Phạm Quang Thịnh" w:date="2019-07-05T19:37:00Z">
              <w:r>
                <w:rPr>
                  <w:lang w:val="vi-VN"/>
                </w:rPr>
                <w:t>Không</w:t>
              </w:r>
            </w:ins>
          </w:p>
        </w:tc>
        <w:tc>
          <w:tcPr>
            <w:tcW w:w="3145" w:type="dxa"/>
          </w:tcPr>
          <w:p w14:paraId="5084CE6E" w14:textId="77777777" w:rsidR="00C45466" w:rsidRDefault="00C45466" w:rsidP="0030103F">
            <w:pPr>
              <w:rPr>
                <w:ins w:id="2020" w:author="Phạm Quang Thịnh" w:date="2019-07-05T19:37:00Z"/>
                <w:lang w:val="vi-VN"/>
              </w:rPr>
            </w:pPr>
            <w:ins w:id="2021" w:author="Phạm Quang Thịnh" w:date="2019-07-05T19:37:00Z">
              <w:r>
                <w:rPr>
                  <w:lang w:val="vi-VN"/>
                </w:rPr>
                <w:t>Thoát giao diện</w:t>
              </w:r>
            </w:ins>
          </w:p>
        </w:tc>
      </w:tr>
    </w:tbl>
    <w:p w14:paraId="4CB7A21D" w14:textId="48E3A76B" w:rsidR="00C45466" w:rsidRDefault="00C45466" w:rsidP="00C45466">
      <w:pPr>
        <w:pStyle w:val="u5"/>
        <w:ind w:left="2160"/>
        <w:rPr>
          <w:ins w:id="2022" w:author="Phạm Quang Thịnh" w:date="2019-07-05T19:37:00Z"/>
        </w:rPr>
      </w:pPr>
      <w:ins w:id="2023" w:author="Phạm Quang Thịnh" w:date="2019-07-05T19:37:00Z">
        <w:r>
          <w:t>Tiếp nhận đại lý</w:t>
        </w:r>
      </w:ins>
    </w:p>
    <w:p w14:paraId="609A91E8" w14:textId="00F9D303" w:rsidR="00C45466" w:rsidRDefault="00C45466">
      <w:pPr>
        <w:jc w:val="center"/>
        <w:rPr>
          <w:ins w:id="2024" w:author="Phạm Quang Thịnh" w:date="2019-07-05T19:37:00Z"/>
        </w:rPr>
        <w:pPrChange w:id="2025" w:author="Phạm Quang Thịnh" w:date="2019-07-05T19:37:00Z">
          <w:pPr/>
        </w:pPrChange>
      </w:pPr>
      <w:ins w:id="2026" w:author="Phạm Quang Thịnh" w:date="2019-07-05T19:37:00Z">
        <w:r>
          <w:rPr>
            <w:noProof/>
            <w:lang w:val="vi-VN"/>
          </w:rPr>
          <w:drawing>
            <wp:inline distT="0" distB="0" distL="0" distR="0" wp14:anchorId="2A957142" wp14:editId="00F01920">
              <wp:extent cx="3562350" cy="2031981"/>
              <wp:effectExtent l="0" t="0" r="0" b="698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65952" cy="2034036"/>
                      </a:xfrm>
                      <a:prstGeom prst="rect">
                        <a:avLst/>
                      </a:prstGeom>
                      <a:noFill/>
                      <a:ln>
                        <a:noFill/>
                      </a:ln>
                    </pic:spPr>
                  </pic:pic>
                </a:graphicData>
              </a:graphic>
            </wp:inline>
          </w:drawing>
        </w:r>
      </w:ins>
    </w:p>
    <w:tbl>
      <w:tblPr>
        <w:tblStyle w:val="LiBang"/>
        <w:tblW w:w="0" w:type="auto"/>
        <w:tblLook w:val="04A0" w:firstRow="1" w:lastRow="0" w:firstColumn="1" w:lastColumn="0" w:noHBand="0" w:noVBand="1"/>
      </w:tblPr>
      <w:tblGrid>
        <w:gridCol w:w="535"/>
        <w:gridCol w:w="948"/>
        <w:gridCol w:w="1052"/>
        <w:gridCol w:w="4660"/>
        <w:gridCol w:w="2155"/>
      </w:tblGrid>
      <w:tr w:rsidR="00C45466" w14:paraId="59F8DDDE" w14:textId="77777777" w:rsidTr="0030103F">
        <w:trPr>
          <w:ins w:id="2027" w:author="Phạm Quang Thịnh" w:date="2019-07-05T19:37:00Z"/>
        </w:trPr>
        <w:tc>
          <w:tcPr>
            <w:tcW w:w="535" w:type="dxa"/>
          </w:tcPr>
          <w:p w14:paraId="2C588FE5" w14:textId="77777777" w:rsidR="00C45466" w:rsidRDefault="00C45466" w:rsidP="0030103F">
            <w:pPr>
              <w:rPr>
                <w:ins w:id="2028" w:author="Phạm Quang Thịnh" w:date="2019-07-05T19:37:00Z"/>
                <w:lang w:val="vi-VN"/>
              </w:rPr>
            </w:pPr>
            <w:ins w:id="2029" w:author="Phạm Quang Thịnh" w:date="2019-07-05T19:37:00Z">
              <w:r>
                <w:rPr>
                  <w:lang w:val="vi-VN"/>
                </w:rPr>
                <w:t>STT</w:t>
              </w:r>
            </w:ins>
          </w:p>
        </w:tc>
        <w:tc>
          <w:tcPr>
            <w:tcW w:w="948" w:type="dxa"/>
          </w:tcPr>
          <w:p w14:paraId="5C95115E" w14:textId="77777777" w:rsidR="00C45466" w:rsidRDefault="00C45466" w:rsidP="0030103F">
            <w:pPr>
              <w:rPr>
                <w:ins w:id="2030" w:author="Phạm Quang Thịnh" w:date="2019-07-05T19:37:00Z"/>
                <w:lang w:val="vi-VN"/>
              </w:rPr>
            </w:pPr>
            <w:ins w:id="2031" w:author="Phạm Quang Thịnh" w:date="2019-07-05T19:37:00Z">
              <w:r>
                <w:rPr>
                  <w:lang w:val="vi-VN"/>
                </w:rPr>
                <w:t xml:space="preserve">Tên </w:t>
              </w:r>
            </w:ins>
          </w:p>
        </w:tc>
        <w:tc>
          <w:tcPr>
            <w:tcW w:w="1052" w:type="dxa"/>
          </w:tcPr>
          <w:p w14:paraId="5DC8206F" w14:textId="77777777" w:rsidR="00C45466" w:rsidRDefault="00C45466" w:rsidP="0030103F">
            <w:pPr>
              <w:rPr>
                <w:ins w:id="2032" w:author="Phạm Quang Thịnh" w:date="2019-07-05T19:37:00Z"/>
                <w:lang w:val="vi-VN"/>
              </w:rPr>
            </w:pPr>
            <w:ins w:id="2033" w:author="Phạm Quang Thịnh" w:date="2019-07-05T19:37:00Z">
              <w:r>
                <w:rPr>
                  <w:lang w:val="vi-VN"/>
                </w:rPr>
                <w:t>Kiểu</w:t>
              </w:r>
            </w:ins>
          </w:p>
        </w:tc>
        <w:tc>
          <w:tcPr>
            <w:tcW w:w="4660" w:type="dxa"/>
          </w:tcPr>
          <w:p w14:paraId="619121A2" w14:textId="77777777" w:rsidR="00C45466" w:rsidRDefault="00C45466" w:rsidP="0030103F">
            <w:pPr>
              <w:rPr>
                <w:ins w:id="2034" w:author="Phạm Quang Thịnh" w:date="2019-07-05T19:37:00Z"/>
                <w:lang w:val="vi-VN"/>
              </w:rPr>
            </w:pPr>
            <w:ins w:id="2035" w:author="Phạm Quang Thịnh" w:date="2019-07-05T19:37:00Z">
              <w:r>
                <w:rPr>
                  <w:lang w:val="vi-VN"/>
                </w:rPr>
                <w:t>Ràng buộc</w:t>
              </w:r>
            </w:ins>
          </w:p>
        </w:tc>
        <w:tc>
          <w:tcPr>
            <w:tcW w:w="2155" w:type="dxa"/>
          </w:tcPr>
          <w:p w14:paraId="17C41F7E" w14:textId="77777777" w:rsidR="00C45466" w:rsidRDefault="00C45466" w:rsidP="0030103F">
            <w:pPr>
              <w:rPr>
                <w:ins w:id="2036" w:author="Phạm Quang Thịnh" w:date="2019-07-05T19:37:00Z"/>
                <w:lang w:val="vi-VN"/>
              </w:rPr>
            </w:pPr>
            <w:ins w:id="2037" w:author="Phạm Quang Thịnh" w:date="2019-07-05T19:37:00Z">
              <w:r>
                <w:rPr>
                  <w:lang w:val="vi-VN"/>
                </w:rPr>
                <w:t>Chức năng</w:t>
              </w:r>
            </w:ins>
          </w:p>
        </w:tc>
      </w:tr>
      <w:tr w:rsidR="00C45466" w14:paraId="0D287215" w14:textId="77777777" w:rsidTr="0030103F">
        <w:trPr>
          <w:ins w:id="2038" w:author="Phạm Quang Thịnh" w:date="2019-07-05T19:37:00Z"/>
        </w:trPr>
        <w:tc>
          <w:tcPr>
            <w:tcW w:w="535" w:type="dxa"/>
          </w:tcPr>
          <w:p w14:paraId="3B647739" w14:textId="77777777" w:rsidR="00C45466" w:rsidRDefault="00C45466" w:rsidP="0030103F">
            <w:pPr>
              <w:rPr>
                <w:ins w:id="2039" w:author="Phạm Quang Thịnh" w:date="2019-07-05T19:37:00Z"/>
                <w:lang w:val="vi-VN"/>
              </w:rPr>
            </w:pPr>
            <w:ins w:id="2040" w:author="Phạm Quang Thịnh" w:date="2019-07-05T19:37:00Z">
              <w:r>
                <w:rPr>
                  <w:lang w:val="vi-VN"/>
                </w:rPr>
                <w:t>1</w:t>
              </w:r>
            </w:ins>
          </w:p>
        </w:tc>
        <w:tc>
          <w:tcPr>
            <w:tcW w:w="948" w:type="dxa"/>
          </w:tcPr>
          <w:p w14:paraId="183E9CED" w14:textId="77777777" w:rsidR="00C45466" w:rsidRDefault="00C45466" w:rsidP="0030103F">
            <w:pPr>
              <w:rPr>
                <w:ins w:id="2041" w:author="Phạm Quang Thịnh" w:date="2019-07-05T19:37:00Z"/>
                <w:lang w:val="vi-VN"/>
              </w:rPr>
            </w:pPr>
            <w:ins w:id="2042" w:author="Phạm Quang Thịnh" w:date="2019-07-05T19:37:00Z">
              <w:r>
                <w:rPr>
                  <w:rFonts w:ascii="Consolas" w:hAnsi="Consolas" w:cs="Consolas"/>
                  <w:color w:val="0000FF"/>
                  <w:sz w:val="19"/>
                  <w:szCs w:val="19"/>
                </w:rPr>
                <w:t>madl</w:t>
              </w:r>
            </w:ins>
          </w:p>
        </w:tc>
        <w:tc>
          <w:tcPr>
            <w:tcW w:w="1052" w:type="dxa"/>
          </w:tcPr>
          <w:p w14:paraId="3516F40F" w14:textId="77777777" w:rsidR="00C45466" w:rsidRDefault="00C45466" w:rsidP="0030103F">
            <w:pPr>
              <w:rPr>
                <w:ins w:id="2043" w:author="Phạm Quang Thịnh" w:date="2019-07-05T19:37:00Z"/>
                <w:lang w:val="vi-VN"/>
              </w:rPr>
            </w:pPr>
            <w:ins w:id="2044" w:author="Phạm Quang Thịnh" w:date="2019-07-05T19:37:00Z">
              <w:r>
                <w:rPr>
                  <w:rFonts w:ascii="Consolas" w:hAnsi="Consolas" w:cs="Consolas"/>
                  <w:color w:val="A31515"/>
                  <w:sz w:val="19"/>
                  <w:szCs w:val="19"/>
                </w:rPr>
                <w:t>TextBox</w:t>
              </w:r>
            </w:ins>
          </w:p>
        </w:tc>
        <w:tc>
          <w:tcPr>
            <w:tcW w:w="4660" w:type="dxa"/>
          </w:tcPr>
          <w:p w14:paraId="4C9DB39F" w14:textId="77777777" w:rsidR="00C45466" w:rsidRDefault="00C45466" w:rsidP="0030103F">
            <w:pPr>
              <w:rPr>
                <w:ins w:id="2045" w:author="Phạm Quang Thịnh" w:date="2019-07-05T19:37:00Z"/>
                <w:lang w:val="vi-VN"/>
              </w:rPr>
            </w:pPr>
            <w:ins w:id="2046" w:author="Phạm Quang Thịnh" w:date="2019-07-05T19:37:00Z">
              <w:r>
                <w:rPr>
                  <w:lang w:val="vi-VN"/>
                </w:rPr>
                <w:t>Không để trống</w:t>
              </w:r>
            </w:ins>
          </w:p>
        </w:tc>
        <w:tc>
          <w:tcPr>
            <w:tcW w:w="2155" w:type="dxa"/>
          </w:tcPr>
          <w:p w14:paraId="5900C23D" w14:textId="77777777" w:rsidR="00C45466" w:rsidRDefault="00C45466" w:rsidP="0030103F">
            <w:pPr>
              <w:rPr>
                <w:ins w:id="2047" w:author="Phạm Quang Thịnh" w:date="2019-07-05T19:37:00Z"/>
                <w:lang w:val="vi-VN"/>
              </w:rPr>
            </w:pPr>
            <w:ins w:id="2048" w:author="Phạm Quang Thịnh" w:date="2019-07-05T19:37:00Z">
              <w:r>
                <w:rPr>
                  <w:lang w:val="vi-VN"/>
                </w:rPr>
                <w:t>Nhập mã đại lý</w:t>
              </w:r>
            </w:ins>
          </w:p>
        </w:tc>
      </w:tr>
      <w:tr w:rsidR="00C45466" w14:paraId="32DF740B" w14:textId="77777777" w:rsidTr="0030103F">
        <w:trPr>
          <w:ins w:id="2049" w:author="Phạm Quang Thịnh" w:date="2019-07-05T19:37:00Z"/>
        </w:trPr>
        <w:tc>
          <w:tcPr>
            <w:tcW w:w="535" w:type="dxa"/>
          </w:tcPr>
          <w:p w14:paraId="63AD53E3" w14:textId="77777777" w:rsidR="00C45466" w:rsidRDefault="00C45466" w:rsidP="0030103F">
            <w:pPr>
              <w:rPr>
                <w:ins w:id="2050" w:author="Phạm Quang Thịnh" w:date="2019-07-05T19:37:00Z"/>
                <w:lang w:val="vi-VN"/>
              </w:rPr>
            </w:pPr>
            <w:ins w:id="2051" w:author="Phạm Quang Thịnh" w:date="2019-07-05T19:37:00Z">
              <w:r>
                <w:rPr>
                  <w:lang w:val="vi-VN"/>
                </w:rPr>
                <w:t>2</w:t>
              </w:r>
            </w:ins>
          </w:p>
        </w:tc>
        <w:tc>
          <w:tcPr>
            <w:tcW w:w="948" w:type="dxa"/>
          </w:tcPr>
          <w:p w14:paraId="0B781784" w14:textId="77777777" w:rsidR="00C45466" w:rsidRDefault="00C45466" w:rsidP="0030103F">
            <w:pPr>
              <w:rPr>
                <w:ins w:id="2052" w:author="Phạm Quang Thịnh" w:date="2019-07-05T19:37:00Z"/>
                <w:lang w:val="vi-VN"/>
              </w:rPr>
            </w:pPr>
            <w:ins w:id="2053" w:author="Phạm Quang Thịnh" w:date="2019-07-05T19:37:00Z">
              <w:r>
                <w:rPr>
                  <w:rFonts w:ascii="Consolas" w:hAnsi="Consolas" w:cs="Consolas"/>
                  <w:color w:val="0000FF"/>
                  <w:sz w:val="19"/>
                  <w:szCs w:val="19"/>
                </w:rPr>
                <w:t>tentxt</w:t>
              </w:r>
            </w:ins>
          </w:p>
        </w:tc>
        <w:tc>
          <w:tcPr>
            <w:tcW w:w="1052" w:type="dxa"/>
          </w:tcPr>
          <w:p w14:paraId="192AD396" w14:textId="77777777" w:rsidR="00C45466" w:rsidRDefault="00C45466" w:rsidP="0030103F">
            <w:pPr>
              <w:rPr>
                <w:ins w:id="2054" w:author="Phạm Quang Thịnh" w:date="2019-07-05T19:37:00Z"/>
                <w:lang w:val="vi-VN"/>
              </w:rPr>
            </w:pPr>
            <w:ins w:id="2055" w:author="Phạm Quang Thịnh" w:date="2019-07-05T19:37:00Z">
              <w:r>
                <w:rPr>
                  <w:rFonts w:ascii="Consolas" w:hAnsi="Consolas" w:cs="Consolas"/>
                  <w:color w:val="A31515"/>
                  <w:sz w:val="19"/>
                  <w:szCs w:val="19"/>
                </w:rPr>
                <w:t>TextBox</w:t>
              </w:r>
            </w:ins>
          </w:p>
        </w:tc>
        <w:tc>
          <w:tcPr>
            <w:tcW w:w="4660" w:type="dxa"/>
          </w:tcPr>
          <w:p w14:paraId="1B03D08D" w14:textId="77777777" w:rsidR="00C45466" w:rsidRDefault="00C45466" w:rsidP="0030103F">
            <w:pPr>
              <w:rPr>
                <w:ins w:id="2056" w:author="Phạm Quang Thịnh" w:date="2019-07-05T19:37:00Z"/>
                <w:lang w:val="vi-VN"/>
              </w:rPr>
            </w:pPr>
            <w:ins w:id="2057" w:author="Phạm Quang Thịnh" w:date="2019-07-05T19:37:00Z">
              <w:r>
                <w:rPr>
                  <w:lang w:val="vi-VN"/>
                </w:rPr>
                <w:t>Không để trống</w:t>
              </w:r>
            </w:ins>
          </w:p>
        </w:tc>
        <w:tc>
          <w:tcPr>
            <w:tcW w:w="2155" w:type="dxa"/>
          </w:tcPr>
          <w:p w14:paraId="7C646764" w14:textId="77777777" w:rsidR="00C45466" w:rsidRDefault="00C45466" w:rsidP="0030103F">
            <w:pPr>
              <w:rPr>
                <w:ins w:id="2058" w:author="Phạm Quang Thịnh" w:date="2019-07-05T19:37:00Z"/>
                <w:lang w:val="vi-VN"/>
              </w:rPr>
            </w:pPr>
            <w:ins w:id="2059" w:author="Phạm Quang Thịnh" w:date="2019-07-05T19:37:00Z">
              <w:r>
                <w:rPr>
                  <w:lang w:val="vi-VN"/>
                </w:rPr>
                <w:t>Nhập tên đại lý</w:t>
              </w:r>
            </w:ins>
          </w:p>
        </w:tc>
      </w:tr>
      <w:tr w:rsidR="00C45466" w14:paraId="2CC08423" w14:textId="77777777" w:rsidTr="0030103F">
        <w:trPr>
          <w:ins w:id="2060" w:author="Phạm Quang Thịnh" w:date="2019-07-05T19:37:00Z"/>
        </w:trPr>
        <w:tc>
          <w:tcPr>
            <w:tcW w:w="535" w:type="dxa"/>
          </w:tcPr>
          <w:p w14:paraId="4173A8A1" w14:textId="77777777" w:rsidR="00C45466" w:rsidRDefault="00C45466" w:rsidP="0030103F">
            <w:pPr>
              <w:rPr>
                <w:ins w:id="2061" w:author="Phạm Quang Thịnh" w:date="2019-07-05T19:37:00Z"/>
                <w:lang w:val="vi-VN"/>
              </w:rPr>
            </w:pPr>
            <w:ins w:id="2062" w:author="Phạm Quang Thịnh" w:date="2019-07-05T19:37:00Z">
              <w:r>
                <w:rPr>
                  <w:lang w:val="vi-VN"/>
                </w:rPr>
                <w:t>3</w:t>
              </w:r>
            </w:ins>
          </w:p>
        </w:tc>
        <w:tc>
          <w:tcPr>
            <w:tcW w:w="948" w:type="dxa"/>
          </w:tcPr>
          <w:p w14:paraId="0D191224" w14:textId="77777777" w:rsidR="00C45466" w:rsidRDefault="00C45466" w:rsidP="0030103F">
            <w:pPr>
              <w:rPr>
                <w:ins w:id="2063" w:author="Phạm Quang Thịnh" w:date="2019-07-05T19:37:00Z"/>
                <w:lang w:val="vi-VN"/>
              </w:rPr>
            </w:pPr>
            <w:ins w:id="2064" w:author="Phạm Quang Thịnh" w:date="2019-07-05T19:37:00Z">
              <w:r>
                <w:rPr>
                  <w:rFonts w:ascii="Consolas" w:hAnsi="Consolas" w:cs="Consolas"/>
                  <w:color w:val="0000FF"/>
                  <w:sz w:val="19"/>
                  <w:szCs w:val="19"/>
                </w:rPr>
                <w:t>dc</w:t>
              </w:r>
            </w:ins>
          </w:p>
        </w:tc>
        <w:tc>
          <w:tcPr>
            <w:tcW w:w="1052" w:type="dxa"/>
          </w:tcPr>
          <w:p w14:paraId="15D9A6E7" w14:textId="77777777" w:rsidR="00C45466" w:rsidRDefault="00C45466" w:rsidP="0030103F">
            <w:pPr>
              <w:rPr>
                <w:ins w:id="2065" w:author="Phạm Quang Thịnh" w:date="2019-07-05T19:37:00Z"/>
                <w:lang w:val="vi-VN"/>
              </w:rPr>
            </w:pPr>
            <w:ins w:id="2066" w:author="Phạm Quang Thịnh" w:date="2019-07-05T19:37:00Z">
              <w:r>
                <w:rPr>
                  <w:rFonts w:ascii="Consolas" w:hAnsi="Consolas" w:cs="Consolas"/>
                  <w:color w:val="A31515"/>
                  <w:sz w:val="19"/>
                  <w:szCs w:val="19"/>
                </w:rPr>
                <w:t>TextBox</w:t>
              </w:r>
            </w:ins>
          </w:p>
        </w:tc>
        <w:tc>
          <w:tcPr>
            <w:tcW w:w="4660" w:type="dxa"/>
          </w:tcPr>
          <w:p w14:paraId="59E4ABC1" w14:textId="77777777" w:rsidR="00C45466" w:rsidRDefault="00C45466" w:rsidP="0030103F">
            <w:pPr>
              <w:rPr>
                <w:ins w:id="2067" w:author="Phạm Quang Thịnh" w:date="2019-07-05T19:37:00Z"/>
                <w:lang w:val="vi-VN"/>
              </w:rPr>
            </w:pPr>
            <w:ins w:id="2068" w:author="Phạm Quang Thịnh" w:date="2019-07-05T19:37:00Z">
              <w:r>
                <w:rPr>
                  <w:lang w:val="vi-VN"/>
                </w:rPr>
                <w:t>Không để trống</w:t>
              </w:r>
            </w:ins>
          </w:p>
        </w:tc>
        <w:tc>
          <w:tcPr>
            <w:tcW w:w="2155" w:type="dxa"/>
          </w:tcPr>
          <w:p w14:paraId="349E0207" w14:textId="77777777" w:rsidR="00C45466" w:rsidRDefault="00C45466" w:rsidP="0030103F">
            <w:pPr>
              <w:rPr>
                <w:ins w:id="2069" w:author="Phạm Quang Thịnh" w:date="2019-07-05T19:37:00Z"/>
                <w:lang w:val="vi-VN"/>
              </w:rPr>
            </w:pPr>
            <w:ins w:id="2070" w:author="Phạm Quang Thịnh" w:date="2019-07-05T19:37:00Z">
              <w:r>
                <w:rPr>
                  <w:lang w:val="vi-VN"/>
                </w:rPr>
                <w:t>Nhập địa chỉ</w:t>
              </w:r>
            </w:ins>
          </w:p>
        </w:tc>
      </w:tr>
      <w:tr w:rsidR="00C45466" w14:paraId="364D5796" w14:textId="77777777" w:rsidTr="0030103F">
        <w:trPr>
          <w:ins w:id="2071" w:author="Phạm Quang Thịnh" w:date="2019-07-05T19:37:00Z"/>
        </w:trPr>
        <w:tc>
          <w:tcPr>
            <w:tcW w:w="535" w:type="dxa"/>
          </w:tcPr>
          <w:p w14:paraId="7099F207" w14:textId="77777777" w:rsidR="00C45466" w:rsidRDefault="00C45466" w:rsidP="0030103F">
            <w:pPr>
              <w:rPr>
                <w:ins w:id="2072" w:author="Phạm Quang Thịnh" w:date="2019-07-05T19:37:00Z"/>
                <w:lang w:val="vi-VN"/>
              </w:rPr>
            </w:pPr>
            <w:ins w:id="2073" w:author="Phạm Quang Thịnh" w:date="2019-07-05T19:37:00Z">
              <w:r>
                <w:rPr>
                  <w:lang w:val="vi-VN"/>
                </w:rPr>
                <w:t>4</w:t>
              </w:r>
            </w:ins>
          </w:p>
        </w:tc>
        <w:tc>
          <w:tcPr>
            <w:tcW w:w="948" w:type="dxa"/>
          </w:tcPr>
          <w:p w14:paraId="5CE6E30A" w14:textId="77777777" w:rsidR="00C45466" w:rsidRDefault="00C45466" w:rsidP="0030103F">
            <w:pPr>
              <w:rPr>
                <w:ins w:id="2074" w:author="Phạm Quang Thịnh" w:date="2019-07-05T19:37:00Z"/>
                <w:lang w:val="vi-VN"/>
              </w:rPr>
            </w:pPr>
            <w:ins w:id="2075" w:author="Phạm Quang Thịnh" w:date="2019-07-05T19:37:00Z">
              <w:r>
                <w:rPr>
                  <w:rFonts w:ascii="Consolas" w:hAnsi="Consolas" w:cs="Consolas"/>
                  <w:color w:val="0000FF"/>
                  <w:sz w:val="19"/>
                  <w:szCs w:val="19"/>
                </w:rPr>
                <w:t>mail</w:t>
              </w:r>
            </w:ins>
          </w:p>
        </w:tc>
        <w:tc>
          <w:tcPr>
            <w:tcW w:w="1052" w:type="dxa"/>
          </w:tcPr>
          <w:p w14:paraId="20A0D113" w14:textId="77777777" w:rsidR="00C45466" w:rsidRDefault="00C45466" w:rsidP="0030103F">
            <w:pPr>
              <w:rPr>
                <w:ins w:id="2076" w:author="Phạm Quang Thịnh" w:date="2019-07-05T19:37:00Z"/>
                <w:lang w:val="vi-VN"/>
              </w:rPr>
            </w:pPr>
            <w:ins w:id="2077" w:author="Phạm Quang Thịnh" w:date="2019-07-05T19:37:00Z">
              <w:r>
                <w:rPr>
                  <w:rFonts w:ascii="Consolas" w:hAnsi="Consolas" w:cs="Consolas"/>
                  <w:color w:val="A31515"/>
                  <w:sz w:val="19"/>
                  <w:szCs w:val="19"/>
                </w:rPr>
                <w:t>TextBox</w:t>
              </w:r>
            </w:ins>
          </w:p>
        </w:tc>
        <w:tc>
          <w:tcPr>
            <w:tcW w:w="4660" w:type="dxa"/>
          </w:tcPr>
          <w:p w14:paraId="54818298" w14:textId="77777777" w:rsidR="00C45466" w:rsidRDefault="00C45466" w:rsidP="0030103F">
            <w:pPr>
              <w:rPr>
                <w:ins w:id="2078" w:author="Phạm Quang Thịnh" w:date="2019-07-05T19:37:00Z"/>
                <w:lang w:val="vi-VN"/>
              </w:rPr>
            </w:pPr>
            <w:ins w:id="2079" w:author="Phạm Quang Thịnh" w:date="2019-07-05T19:37:00Z">
              <w:r>
                <w:rPr>
                  <w:lang w:val="vi-VN"/>
                </w:rPr>
                <w:t>Chỉ được phép nhập Email hợp lệ, Không để trống</w:t>
              </w:r>
            </w:ins>
          </w:p>
        </w:tc>
        <w:tc>
          <w:tcPr>
            <w:tcW w:w="2155" w:type="dxa"/>
          </w:tcPr>
          <w:p w14:paraId="077BE002" w14:textId="77777777" w:rsidR="00C45466" w:rsidRDefault="00C45466" w:rsidP="0030103F">
            <w:pPr>
              <w:rPr>
                <w:ins w:id="2080" w:author="Phạm Quang Thịnh" w:date="2019-07-05T19:37:00Z"/>
                <w:lang w:val="vi-VN"/>
              </w:rPr>
            </w:pPr>
            <w:ins w:id="2081" w:author="Phạm Quang Thịnh" w:date="2019-07-05T19:37:00Z">
              <w:r>
                <w:rPr>
                  <w:lang w:val="vi-VN"/>
                </w:rPr>
                <w:t>Nhập email</w:t>
              </w:r>
            </w:ins>
          </w:p>
        </w:tc>
      </w:tr>
      <w:tr w:rsidR="00C45466" w14:paraId="783D5B8F" w14:textId="77777777" w:rsidTr="0030103F">
        <w:trPr>
          <w:ins w:id="2082" w:author="Phạm Quang Thịnh" w:date="2019-07-05T19:37:00Z"/>
        </w:trPr>
        <w:tc>
          <w:tcPr>
            <w:tcW w:w="535" w:type="dxa"/>
          </w:tcPr>
          <w:p w14:paraId="5025EB6F" w14:textId="77777777" w:rsidR="00C45466" w:rsidRDefault="00C45466" w:rsidP="0030103F">
            <w:pPr>
              <w:rPr>
                <w:ins w:id="2083" w:author="Phạm Quang Thịnh" w:date="2019-07-05T19:37:00Z"/>
                <w:lang w:val="vi-VN"/>
              </w:rPr>
            </w:pPr>
            <w:ins w:id="2084" w:author="Phạm Quang Thịnh" w:date="2019-07-05T19:37:00Z">
              <w:r>
                <w:rPr>
                  <w:lang w:val="vi-VN"/>
                </w:rPr>
                <w:t>5</w:t>
              </w:r>
            </w:ins>
          </w:p>
        </w:tc>
        <w:tc>
          <w:tcPr>
            <w:tcW w:w="948" w:type="dxa"/>
          </w:tcPr>
          <w:p w14:paraId="59C5E846" w14:textId="77777777" w:rsidR="00C45466" w:rsidRDefault="00C45466" w:rsidP="0030103F">
            <w:pPr>
              <w:rPr>
                <w:ins w:id="2085" w:author="Phạm Quang Thịnh" w:date="2019-07-05T19:37:00Z"/>
                <w:lang w:val="vi-VN"/>
              </w:rPr>
            </w:pPr>
            <w:ins w:id="2086" w:author="Phạm Quang Thịnh" w:date="2019-07-05T19:37:00Z">
              <w:r>
                <w:rPr>
                  <w:rFonts w:ascii="Consolas" w:hAnsi="Consolas" w:cs="Consolas"/>
                  <w:color w:val="0000FF"/>
                  <w:sz w:val="19"/>
                  <w:szCs w:val="19"/>
                </w:rPr>
                <w:t>dttxt</w:t>
              </w:r>
            </w:ins>
          </w:p>
        </w:tc>
        <w:tc>
          <w:tcPr>
            <w:tcW w:w="1052" w:type="dxa"/>
          </w:tcPr>
          <w:p w14:paraId="186CB54D" w14:textId="77777777" w:rsidR="00C45466" w:rsidRDefault="00C45466" w:rsidP="0030103F">
            <w:pPr>
              <w:rPr>
                <w:ins w:id="2087" w:author="Phạm Quang Thịnh" w:date="2019-07-05T19:37:00Z"/>
                <w:lang w:val="vi-VN"/>
              </w:rPr>
            </w:pPr>
            <w:ins w:id="2088" w:author="Phạm Quang Thịnh" w:date="2019-07-05T19:37:00Z">
              <w:r>
                <w:rPr>
                  <w:rFonts w:ascii="Consolas" w:hAnsi="Consolas" w:cs="Consolas"/>
                  <w:color w:val="A31515"/>
                  <w:sz w:val="19"/>
                  <w:szCs w:val="19"/>
                </w:rPr>
                <w:t>TextBox</w:t>
              </w:r>
            </w:ins>
          </w:p>
        </w:tc>
        <w:tc>
          <w:tcPr>
            <w:tcW w:w="4660" w:type="dxa"/>
          </w:tcPr>
          <w:p w14:paraId="1D7405B8" w14:textId="77777777" w:rsidR="00C45466" w:rsidRDefault="00C45466" w:rsidP="0030103F">
            <w:pPr>
              <w:rPr>
                <w:ins w:id="2089" w:author="Phạm Quang Thịnh" w:date="2019-07-05T19:37:00Z"/>
                <w:lang w:val="vi-VN"/>
              </w:rPr>
            </w:pPr>
            <w:ins w:id="2090" w:author="Phạm Quang Thịnh" w:date="2019-07-05T19:37:00Z">
              <w:r>
                <w:rPr>
                  <w:lang w:val="vi-VN"/>
                </w:rPr>
                <w:t>Chỉ được nhập số, Không để trống</w:t>
              </w:r>
            </w:ins>
          </w:p>
        </w:tc>
        <w:tc>
          <w:tcPr>
            <w:tcW w:w="2155" w:type="dxa"/>
          </w:tcPr>
          <w:p w14:paraId="070C26E9" w14:textId="77777777" w:rsidR="00C45466" w:rsidRDefault="00C45466" w:rsidP="0030103F">
            <w:pPr>
              <w:rPr>
                <w:ins w:id="2091" w:author="Phạm Quang Thịnh" w:date="2019-07-05T19:37:00Z"/>
                <w:lang w:val="vi-VN"/>
              </w:rPr>
            </w:pPr>
            <w:ins w:id="2092" w:author="Phạm Quang Thịnh" w:date="2019-07-05T19:37:00Z">
              <w:r>
                <w:rPr>
                  <w:lang w:val="vi-VN"/>
                </w:rPr>
                <w:t>Nhập số điện thoại</w:t>
              </w:r>
            </w:ins>
          </w:p>
        </w:tc>
      </w:tr>
      <w:tr w:rsidR="00C45466" w14:paraId="777DBC81" w14:textId="77777777" w:rsidTr="0030103F">
        <w:trPr>
          <w:ins w:id="2093" w:author="Phạm Quang Thịnh" w:date="2019-07-05T19:37:00Z"/>
        </w:trPr>
        <w:tc>
          <w:tcPr>
            <w:tcW w:w="535" w:type="dxa"/>
          </w:tcPr>
          <w:p w14:paraId="64EE6F83" w14:textId="77777777" w:rsidR="00C45466" w:rsidRDefault="00C45466" w:rsidP="0030103F">
            <w:pPr>
              <w:rPr>
                <w:ins w:id="2094" w:author="Phạm Quang Thịnh" w:date="2019-07-05T19:37:00Z"/>
                <w:lang w:val="vi-VN"/>
              </w:rPr>
            </w:pPr>
            <w:ins w:id="2095" w:author="Phạm Quang Thịnh" w:date="2019-07-05T19:37:00Z">
              <w:r>
                <w:rPr>
                  <w:lang w:val="vi-VN"/>
                </w:rPr>
                <w:t>6</w:t>
              </w:r>
            </w:ins>
          </w:p>
        </w:tc>
        <w:tc>
          <w:tcPr>
            <w:tcW w:w="948" w:type="dxa"/>
          </w:tcPr>
          <w:p w14:paraId="2A38EA74" w14:textId="77777777" w:rsidR="00C45466" w:rsidRDefault="00C45466" w:rsidP="0030103F">
            <w:pPr>
              <w:rPr>
                <w:ins w:id="2096" w:author="Phạm Quang Thịnh" w:date="2019-07-05T19:37:00Z"/>
                <w:lang w:val="vi-VN"/>
              </w:rPr>
            </w:pPr>
            <w:ins w:id="2097" w:author="Phạm Quang Thịnh" w:date="2019-07-05T19:37:00Z">
              <w:r>
                <w:rPr>
                  <w:rFonts w:ascii="Consolas" w:hAnsi="Consolas" w:cs="Consolas"/>
                  <w:color w:val="0000FF"/>
                  <w:sz w:val="19"/>
                  <w:szCs w:val="19"/>
                </w:rPr>
                <w:t>quantxt</w:t>
              </w:r>
            </w:ins>
          </w:p>
        </w:tc>
        <w:tc>
          <w:tcPr>
            <w:tcW w:w="1052" w:type="dxa"/>
          </w:tcPr>
          <w:p w14:paraId="64873343" w14:textId="77777777" w:rsidR="00C45466" w:rsidRDefault="00C45466" w:rsidP="0030103F">
            <w:pPr>
              <w:rPr>
                <w:ins w:id="2098" w:author="Phạm Quang Thịnh" w:date="2019-07-05T19:37:00Z"/>
                <w:lang w:val="vi-VN"/>
              </w:rPr>
            </w:pPr>
            <w:ins w:id="2099" w:author="Phạm Quang Thịnh" w:date="2019-07-05T19:37:00Z">
              <w:r>
                <w:rPr>
                  <w:rFonts w:ascii="Consolas" w:hAnsi="Consolas" w:cs="Consolas"/>
                  <w:color w:val="A31515"/>
                  <w:sz w:val="19"/>
                  <w:szCs w:val="19"/>
                </w:rPr>
                <w:t>ComboBox</w:t>
              </w:r>
            </w:ins>
          </w:p>
        </w:tc>
        <w:tc>
          <w:tcPr>
            <w:tcW w:w="4660" w:type="dxa"/>
          </w:tcPr>
          <w:p w14:paraId="31C68A5A" w14:textId="77777777" w:rsidR="00C45466" w:rsidRDefault="00C45466" w:rsidP="0030103F">
            <w:pPr>
              <w:rPr>
                <w:ins w:id="2100" w:author="Phạm Quang Thịnh" w:date="2019-07-05T19:37:00Z"/>
                <w:lang w:val="vi-VN"/>
              </w:rPr>
            </w:pPr>
            <w:ins w:id="2101" w:author="Phạm Quang Thịnh" w:date="2019-07-05T19:37:00Z">
              <w:r>
                <w:rPr>
                  <w:lang w:val="vi-VN"/>
                </w:rPr>
                <w:t>Danh sách quận cho trước, Không để trống</w:t>
              </w:r>
            </w:ins>
          </w:p>
        </w:tc>
        <w:tc>
          <w:tcPr>
            <w:tcW w:w="2155" w:type="dxa"/>
          </w:tcPr>
          <w:p w14:paraId="28B65F96" w14:textId="77777777" w:rsidR="00C45466" w:rsidRDefault="00C45466" w:rsidP="0030103F">
            <w:pPr>
              <w:rPr>
                <w:ins w:id="2102" w:author="Phạm Quang Thịnh" w:date="2019-07-05T19:37:00Z"/>
                <w:lang w:val="vi-VN"/>
              </w:rPr>
            </w:pPr>
            <w:ins w:id="2103" w:author="Phạm Quang Thịnh" w:date="2019-07-05T19:37:00Z">
              <w:r>
                <w:rPr>
                  <w:lang w:val="vi-VN"/>
                </w:rPr>
                <w:t>Chọn quận</w:t>
              </w:r>
            </w:ins>
          </w:p>
        </w:tc>
      </w:tr>
      <w:tr w:rsidR="00C45466" w14:paraId="12366841" w14:textId="77777777" w:rsidTr="0030103F">
        <w:trPr>
          <w:ins w:id="2104" w:author="Phạm Quang Thịnh" w:date="2019-07-05T19:37:00Z"/>
        </w:trPr>
        <w:tc>
          <w:tcPr>
            <w:tcW w:w="535" w:type="dxa"/>
          </w:tcPr>
          <w:p w14:paraId="2DB597DA" w14:textId="77777777" w:rsidR="00C45466" w:rsidRDefault="00C45466" w:rsidP="0030103F">
            <w:pPr>
              <w:rPr>
                <w:ins w:id="2105" w:author="Phạm Quang Thịnh" w:date="2019-07-05T19:37:00Z"/>
                <w:lang w:val="vi-VN"/>
              </w:rPr>
            </w:pPr>
            <w:ins w:id="2106" w:author="Phạm Quang Thịnh" w:date="2019-07-05T19:37:00Z">
              <w:r>
                <w:rPr>
                  <w:lang w:val="vi-VN"/>
                </w:rPr>
                <w:t>7</w:t>
              </w:r>
            </w:ins>
          </w:p>
        </w:tc>
        <w:tc>
          <w:tcPr>
            <w:tcW w:w="948" w:type="dxa"/>
          </w:tcPr>
          <w:p w14:paraId="2A8F4AC2" w14:textId="77777777" w:rsidR="00C45466" w:rsidRDefault="00C45466" w:rsidP="0030103F">
            <w:pPr>
              <w:rPr>
                <w:ins w:id="2107" w:author="Phạm Quang Thịnh" w:date="2019-07-05T19:37:00Z"/>
                <w:lang w:val="vi-VN"/>
              </w:rPr>
            </w:pPr>
            <w:ins w:id="2108" w:author="Phạm Quang Thịnh" w:date="2019-07-05T19:37:00Z">
              <w:r>
                <w:rPr>
                  <w:rFonts w:ascii="Consolas" w:hAnsi="Consolas" w:cs="Consolas"/>
                  <w:color w:val="0000FF"/>
                  <w:sz w:val="19"/>
                  <w:szCs w:val="19"/>
                </w:rPr>
                <w:t>ldl</w:t>
              </w:r>
            </w:ins>
          </w:p>
        </w:tc>
        <w:tc>
          <w:tcPr>
            <w:tcW w:w="1052" w:type="dxa"/>
          </w:tcPr>
          <w:p w14:paraId="5633AFAB" w14:textId="77777777" w:rsidR="00C45466" w:rsidRDefault="00C45466" w:rsidP="0030103F">
            <w:pPr>
              <w:rPr>
                <w:ins w:id="2109" w:author="Phạm Quang Thịnh" w:date="2019-07-05T19:37:00Z"/>
                <w:lang w:val="vi-VN"/>
              </w:rPr>
            </w:pPr>
            <w:ins w:id="2110" w:author="Phạm Quang Thịnh" w:date="2019-07-05T19:37:00Z">
              <w:r>
                <w:rPr>
                  <w:rFonts w:ascii="Consolas" w:hAnsi="Consolas" w:cs="Consolas"/>
                  <w:color w:val="A31515"/>
                  <w:sz w:val="19"/>
                  <w:szCs w:val="19"/>
                </w:rPr>
                <w:t>ComboBox</w:t>
              </w:r>
            </w:ins>
          </w:p>
        </w:tc>
        <w:tc>
          <w:tcPr>
            <w:tcW w:w="4660" w:type="dxa"/>
          </w:tcPr>
          <w:p w14:paraId="17E71FFF" w14:textId="77777777" w:rsidR="00C45466" w:rsidRDefault="00C45466" w:rsidP="0030103F">
            <w:pPr>
              <w:rPr>
                <w:ins w:id="2111" w:author="Phạm Quang Thịnh" w:date="2019-07-05T19:37:00Z"/>
                <w:lang w:val="vi-VN"/>
              </w:rPr>
            </w:pPr>
            <w:ins w:id="2112" w:author="Phạm Quang Thịnh" w:date="2019-07-05T19:37:00Z">
              <w:r>
                <w:rPr>
                  <w:lang w:val="vi-VN"/>
                </w:rPr>
                <w:t>Danh sách loại đại lý lấy từ database, Không để trống</w:t>
              </w:r>
            </w:ins>
          </w:p>
        </w:tc>
        <w:tc>
          <w:tcPr>
            <w:tcW w:w="2155" w:type="dxa"/>
          </w:tcPr>
          <w:p w14:paraId="18C32A31" w14:textId="77777777" w:rsidR="00C45466" w:rsidRDefault="00C45466" w:rsidP="0030103F">
            <w:pPr>
              <w:rPr>
                <w:ins w:id="2113" w:author="Phạm Quang Thịnh" w:date="2019-07-05T19:37:00Z"/>
                <w:lang w:val="vi-VN"/>
              </w:rPr>
            </w:pPr>
            <w:ins w:id="2114" w:author="Phạm Quang Thịnh" w:date="2019-07-05T19:37:00Z">
              <w:r>
                <w:rPr>
                  <w:lang w:val="vi-VN"/>
                </w:rPr>
                <w:t>Chọn loại đại lý</w:t>
              </w:r>
            </w:ins>
          </w:p>
        </w:tc>
      </w:tr>
      <w:tr w:rsidR="00C45466" w:rsidRPr="00D6408C" w14:paraId="60FB7BC8" w14:textId="77777777" w:rsidTr="0030103F">
        <w:trPr>
          <w:ins w:id="2115" w:author="Phạm Quang Thịnh" w:date="2019-07-05T19:37:00Z"/>
        </w:trPr>
        <w:tc>
          <w:tcPr>
            <w:tcW w:w="535" w:type="dxa"/>
          </w:tcPr>
          <w:p w14:paraId="4C4A3FE8" w14:textId="77777777" w:rsidR="00C45466" w:rsidRDefault="00C45466" w:rsidP="0030103F">
            <w:pPr>
              <w:rPr>
                <w:ins w:id="2116" w:author="Phạm Quang Thịnh" w:date="2019-07-05T19:37:00Z"/>
                <w:lang w:val="vi-VN"/>
              </w:rPr>
            </w:pPr>
            <w:ins w:id="2117" w:author="Phạm Quang Thịnh" w:date="2019-07-05T19:37:00Z">
              <w:r>
                <w:rPr>
                  <w:lang w:val="vi-VN"/>
                </w:rPr>
                <w:t>8</w:t>
              </w:r>
            </w:ins>
          </w:p>
        </w:tc>
        <w:tc>
          <w:tcPr>
            <w:tcW w:w="948" w:type="dxa"/>
          </w:tcPr>
          <w:p w14:paraId="57828D42" w14:textId="77777777" w:rsidR="00C45466" w:rsidRDefault="00C45466" w:rsidP="0030103F">
            <w:pPr>
              <w:rPr>
                <w:ins w:id="2118" w:author="Phạm Quang Thịnh" w:date="2019-07-05T19:37:00Z"/>
                <w:rFonts w:ascii="Consolas" w:hAnsi="Consolas" w:cs="Consolas"/>
                <w:color w:val="0000FF"/>
                <w:sz w:val="19"/>
                <w:szCs w:val="19"/>
              </w:rPr>
            </w:pPr>
            <w:ins w:id="2119" w:author="Phạm Quang Thịnh" w:date="2019-07-05T19:37:00Z">
              <w:r>
                <w:rPr>
                  <w:rFonts w:ascii="Consolas" w:hAnsi="Consolas" w:cs="Consolas"/>
                  <w:color w:val="0000FF"/>
                  <w:sz w:val="19"/>
                  <w:szCs w:val="19"/>
                </w:rPr>
                <w:t>Add</w:t>
              </w:r>
            </w:ins>
          </w:p>
        </w:tc>
        <w:tc>
          <w:tcPr>
            <w:tcW w:w="1052" w:type="dxa"/>
          </w:tcPr>
          <w:p w14:paraId="4671FEFC" w14:textId="77777777" w:rsidR="00C45466" w:rsidRDefault="00C45466" w:rsidP="0030103F">
            <w:pPr>
              <w:rPr>
                <w:ins w:id="2120" w:author="Phạm Quang Thịnh" w:date="2019-07-05T19:37:00Z"/>
                <w:rFonts w:ascii="Consolas" w:hAnsi="Consolas" w:cs="Consolas"/>
                <w:color w:val="A31515"/>
                <w:sz w:val="19"/>
                <w:szCs w:val="19"/>
              </w:rPr>
            </w:pPr>
            <w:ins w:id="2121" w:author="Phạm Quang Thịnh" w:date="2019-07-05T19:37:00Z">
              <w:r>
                <w:rPr>
                  <w:rFonts w:ascii="Consolas" w:hAnsi="Consolas" w:cs="Consolas"/>
                  <w:color w:val="A31515"/>
                  <w:sz w:val="19"/>
                  <w:szCs w:val="19"/>
                </w:rPr>
                <w:t>Button</w:t>
              </w:r>
            </w:ins>
          </w:p>
        </w:tc>
        <w:tc>
          <w:tcPr>
            <w:tcW w:w="4660" w:type="dxa"/>
          </w:tcPr>
          <w:p w14:paraId="1E4FD381" w14:textId="77777777" w:rsidR="00C45466" w:rsidRDefault="00C45466" w:rsidP="0030103F">
            <w:pPr>
              <w:rPr>
                <w:ins w:id="2122" w:author="Phạm Quang Thịnh" w:date="2019-07-05T19:37:00Z"/>
                <w:lang w:val="vi-VN"/>
              </w:rPr>
            </w:pPr>
            <w:ins w:id="2123" w:author="Phạm Quang Thịnh" w:date="2019-07-05T19:37:00Z">
              <w:r>
                <w:rPr>
                  <w:lang w:val="vi-VN"/>
                </w:rPr>
                <w:t>Nếu số đại lý trong quận đã chọn vượt số lượng tối đa quy định thì hủy thêm</w:t>
              </w:r>
            </w:ins>
          </w:p>
        </w:tc>
        <w:tc>
          <w:tcPr>
            <w:tcW w:w="2155" w:type="dxa"/>
          </w:tcPr>
          <w:p w14:paraId="7771BA0D" w14:textId="77777777" w:rsidR="00C45466" w:rsidRDefault="00C45466" w:rsidP="0030103F">
            <w:pPr>
              <w:rPr>
                <w:ins w:id="2124" w:author="Phạm Quang Thịnh" w:date="2019-07-05T19:37:00Z"/>
                <w:lang w:val="vi-VN"/>
              </w:rPr>
            </w:pPr>
            <w:ins w:id="2125" w:author="Phạm Quang Thịnh" w:date="2019-07-05T19:37:00Z">
              <w:r>
                <w:rPr>
                  <w:lang w:val="vi-VN"/>
                </w:rPr>
                <w:t>Xác nhận thêm đại lý</w:t>
              </w:r>
            </w:ins>
          </w:p>
        </w:tc>
      </w:tr>
      <w:tr w:rsidR="00C45466" w14:paraId="7A4DAD57" w14:textId="77777777" w:rsidTr="0030103F">
        <w:trPr>
          <w:ins w:id="2126" w:author="Phạm Quang Thịnh" w:date="2019-07-05T19:37:00Z"/>
        </w:trPr>
        <w:tc>
          <w:tcPr>
            <w:tcW w:w="535" w:type="dxa"/>
          </w:tcPr>
          <w:p w14:paraId="2AC899A0" w14:textId="77777777" w:rsidR="00C45466" w:rsidRDefault="00C45466" w:rsidP="0030103F">
            <w:pPr>
              <w:rPr>
                <w:ins w:id="2127" w:author="Phạm Quang Thịnh" w:date="2019-07-05T19:37:00Z"/>
                <w:lang w:val="vi-VN"/>
              </w:rPr>
            </w:pPr>
            <w:ins w:id="2128" w:author="Phạm Quang Thịnh" w:date="2019-07-05T19:37:00Z">
              <w:r>
                <w:rPr>
                  <w:lang w:val="vi-VN"/>
                </w:rPr>
                <w:t>9</w:t>
              </w:r>
            </w:ins>
          </w:p>
        </w:tc>
        <w:tc>
          <w:tcPr>
            <w:tcW w:w="948" w:type="dxa"/>
          </w:tcPr>
          <w:p w14:paraId="6CBA4D2A" w14:textId="77777777" w:rsidR="00C45466" w:rsidRDefault="00C45466" w:rsidP="0030103F">
            <w:pPr>
              <w:rPr>
                <w:ins w:id="2129" w:author="Phạm Quang Thịnh" w:date="2019-07-05T19:37:00Z"/>
                <w:rFonts w:ascii="Consolas" w:hAnsi="Consolas" w:cs="Consolas"/>
                <w:color w:val="0000FF"/>
                <w:sz w:val="19"/>
                <w:szCs w:val="19"/>
              </w:rPr>
            </w:pPr>
            <w:ins w:id="2130" w:author="Phạm Quang Thịnh" w:date="2019-07-05T19:37:00Z">
              <w:r>
                <w:rPr>
                  <w:rFonts w:ascii="Consolas" w:hAnsi="Consolas" w:cs="Consolas"/>
                  <w:color w:val="0000FF"/>
                  <w:sz w:val="19"/>
                  <w:szCs w:val="19"/>
                </w:rPr>
                <w:t>Exit</w:t>
              </w:r>
            </w:ins>
          </w:p>
        </w:tc>
        <w:tc>
          <w:tcPr>
            <w:tcW w:w="1052" w:type="dxa"/>
          </w:tcPr>
          <w:p w14:paraId="422F2D62" w14:textId="77777777" w:rsidR="00C45466" w:rsidRDefault="00C45466" w:rsidP="0030103F">
            <w:pPr>
              <w:rPr>
                <w:ins w:id="2131" w:author="Phạm Quang Thịnh" w:date="2019-07-05T19:37:00Z"/>
                <w:rFonts w:ascii="Consolas" w:hAnsi="Consolas" w:cs="Consolas"/>
                <w:color w:val="A31515"/>
                <w:sz w:val="19"/>
                <w:szCs w:val="19"/>
              </w:rPr>
            </w:pPr>
            <w:ins w:id="2132" w:author="Phạm Quang Thịnh" w:date="2019-07-05T19:37:00Z">
              <w:r>
                <w:rPr>
                  <w:rFonts w:ascii="Consolas" w:hAnsi="Consolas" w:cs="Consolas"/>
                  <w:color w:val="A31515"/>
                  <w:sz w:val="19"/>
                  <w:szCs w:val="19"/>
                </w:rPr>
                <w:t>Button</w:t>
              </w:r>
            </w:ins>
          </w:p>
        </w:tc>
        <w:tc>
          <w:tcPr>
            <w:tcW w:w="4660" w:type="dxa"/>
          </w:tcPr>
          <w:p w14:paraId="26ECDC73" w14:textId="77777777" w:rsidR="00C45466" w:rsidRDefault="00C45466" w:rsidP="0030103F">
            <w:pPr>
              <w:rPr>
                <w:ins w:id="2133" w:author="Phạm Quang Thịnh" w:date="2019-07-05T19:37:00Z"/>
                <w:lang w:val="vi-VN"/>
              </w:rPr>
            </w:pPr>
            <w:ins w:id="2134" w:author="Phạm Quang Thịnh" w:date="2019-07-05T19:37:00Z">
              <w:r>
                <w:rPr>
                  <w:lang w:val="vi-VN"/>
                </w:rPr>
                <w:t>Không</w:t>
              </w:r>
            </w:ins>
          </w:p>
        </w:tc>
        <w:tc>
          <w:tcPr>
            <w:tcW w:w="2155" w:type="dxa"/>
          </w:tcPr>
          <w:p w14:paraId="67D1E511" w14:textId="77777777" w:rsidR="00C45466" w:rsidRDefault="00C45466" w:rsidP="0030103F">
            <w:pPr>
              <w:rPr>
                <w:ins w:id="2135" w:author="Phạm Quang Thịnh" w:date="2019-07-05T19:37:00Z"/>
                <w:lang w:val="vi-VN"/>
              </w:rPr>
            </w:pPr>
            <w:ins w:id="2136" w:author="Phạm Quang Thịnh" w:date="2019-07-05T19:37:00Z">
              <w:r>
                <w:rPr>
                  <w:lang w:val="vi-VN"/>
                </w:rPr>
                <w:t>Thoát giao diện</w:t>
              </w:r>
            </w:ins>
          </w:p>
        </w:tc>
      </w:tr>
    </w:tbl>
    <w:p w14:paraId="0B20B811" w14:textId="77777777" w:rsidR="00C45466" w:rsidRPr="00C45466" w:rsidRDefault="00C45466">
      <w:pPr>
        <w:rPr>
          <w:ins w:id="2137" w:author="Phạm Quang Thịnh" w:date="2019-07-05T19:17:00Z"/>
          <w:rPrChange w:id="2138" w:author="Phạm Quang Thịnh" w:date="2019-07-05T19:37:00Z">
            <w:rPr>
              <w:ins w:id="2139" w:author="Phạm Quang Thịnh" w:date="2019-07-05T19:17:00Z"/>
              <w:lang w:val="vi-VN"/>
            </w:rPr>
          </w:rPrChange>
        </w:rPr>
      </w:pPr>
    </w:p>
    <w:p w14:paraId="434710D8" w14:textId="2803E7AB" w:rsidR="00223E72" w:rsidRDefault="002F3B16" w:rsidP="002F3B16">
      <w:pPr>
        <w:pStyle w:val="u5"/>
        <w:ind w:left="2160"/>
        <w:rPr>
          <w:ins w:id="2140" w:author="Phạm Quang Thịnh" w:date="2019-07-05T19:38:00Z"/>
        </w:rPr>
      </w:pPr>
      <w:ins w:id="2141" w:author="Phạm Quang Thịnh" w:date="2019-07-05T19:38:00Z">
        <w:r>
          <w:lastRenderedPageBreak/>
          <w:t>Quản lí mặt hàng</w:t>
        </w:r>
      </w:ins>
    </w:p>
    <w:p w14:paraId="38DB4557" w14:textId="1CE07D25" w:rsidR="003057F2" w:rsidRDefault="003057F2" w:rsidP="003057F2">
      <w:pPr>
        <w:jc w:val="center"/>
        <w:rPr>
          <w:ins w:id="2142" w:author="Phạm Quang Thịnh" w:date="2019-07-05T19:38:00Z"/>
        </w:rPr>
      </w:pPr>
      <w:ins w:id="2143" w:author="Phạm Quang Thịnh" w:date="2019-07-05T19:38:00Z">
        <w:r>
          <w:rPr>
            <w:noProof/>
            <w:lang w:val="vi-VN"/>
          </w:rPr>
          <w:drawing>
            <wp:inline distT="0" distB="0" distL="0" distR="0" wp14:anchorId="4D17E229" wp14:editId="6DEFA02B">
              <wp:extent cx="5113020" cy="3065145"/>
              <wp:effectExtent l="0" t="0" r="0" b="190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3020" cy="3065145"/>
                      </a:xfrm>
                      <a:prstGeom prst="rect">
                        <a:avLst/>
                      </a:prstGeom>
                      <a:noFill/>
                      <a:ln>
                        <a:noFill/>
                      </a:ln>
                    </pic:spPr>
                  </pic:pic>
                </a:graphicData>
              </a:graphic>
            </wp:inline>
          </w:drawing>
        </w:r>
      </w:ins>
    </w:p>
    <w:tbl>
      <w:tblPr>
        <w:tblStyle w:val="LiBang"/>
        <w:tblW w:w="9985" w:type="dxa"/>
        <w:tblLook w:val="04A0" w:firstRow="1" w:lastRow="0" w:firstColumn="1" w:lastColumn="0" w:noHBand="0" w:noVBand="1"/>
      </w:tblPr>
      <w:tblGrid>
        <w:gridCol w:w="535"/>
        <w:gridCol w:w="1890"/>
        <w:gridCol w:w="1366"/>
        <w:gridCol w:w="3224"/>
        <w:gridCol w:w="2970"/>
      </w:tblGrid>
      <w:tr w:rsidR="003057F2" w14:paraId="27234325" w14:textId="77777777" w:rsidTr="0030103F">
        <w:trPr>
          <w:ins w:id="2144" w:author="Phạm Quang Thịnh" w:date="2019-07-05T19:38:00Z"/>
        </w:trPr>
        <w:tc>
          <w:tcPr>
            <w:tcW w:w="535" w:type="dxa"/>
          </w:tcPr>
          <w:p w14:paraId="3F994F7A" w14:textId="77777777" w:rsidR="003057F2" w:rsidRDefault="003057F2" w:rsidP="0030103F">
            <w:pPr>
              <w:jc w:val="center"/>
              <w:rPr>
                <w:ins w:id="2145" w:author="Phạm Quang Thịnh" w:date="2019-07-05T19:38:00Z"/>
                <w:lang w:val="vi-VN"/>
              </w:rPr>
            </w:pPr>
            <w:ins w:id="2146" w:author="Phạm Quang Thịnh" w:date="2019-07-05T19:38:00Z">
              <w:r>
                <w:rPr>
                  <w:lang w:val="vi-VN"/>
                </w:rPr>
                <w:t>STT</w:t>
              </w:r>
            </w:ins>
          </w:p>
        </w:tc>
        <w:tc>
          <w:tcPr>
            <w:tcW w:w="1890" w:type="dxa"/>
          </w:tcPr>
          <w:p w14:paraId="778AE125" w14:textId="77777777" w:rsidR="003057F2" w:rsidRDefault="003057F2" w:rsidP="0030103F">
            <w:pPr>
              <w:jc w:val="center"/>
              <w:rPr>
                <w:ins w:id="2147" w:author="Phạm Quang Thịnh" w:date="2019-07-05T19:38:00Z"/>
                <w:lang w:val="vi-VN"/>
              </w:rPr>
            </w:pPr>
            <w:ins w:id="2148" w:author="Phạm Quang Thịnh" w:date="2019-07-05T19:38:00Z">
              <w:r>
                <w:rPr>
                  <w:lang w:val="vi-VN"/>
                </w:rPr>
                <w:t xml:space="preserve">Tên </w:t>
              </w:r>
            </w:ins>
          </w:p>
        </w:tc>
        <w:tc>
          <w:tcPr>
            <w:tcW w:w="1366" w:type="dxa"/>
          </w:tcPr>
          <w:p w14:paraId="25EC42E0" w14:textId="77777777" w:rsidR="003057F2" w:rsidRDefault="003057F2" w:rsidP="0030103F">
            <w:pPr>
              <w:jc w:val="center"/>
              <w:rPr>
                <w:ins w:id="2149" w:author="Phạm Quang Thịnh" w:date="2019-07-05T19:38:00Z"/>
                <w:lang w:val="vi-VN"/>
              </w:rPr>
            </w:pPr>
            <w:ins w:id="2150" w:author="Phạm Quang Thịnh" w:date="2019-07-05T19:38:00Z">
              <w:r>
                <w:rPr>
                  <w:lang w:val="vi-VN"/>
                </w:rPr>
                <w:t>Kiểu</w:t>
              </w:r>
            </w:ins>
          </w:p>
        </w:tc>
        <w:tc>
          <w:tcPr>
            <w:tcW w:w="3224" w:type="dxa"/>
          </w:tcPr>
          <w:p w14:paraId="73CE5DB8" w14:textId="77777777" w:rsidR="003057F2" w:rsidRDefault="003057F2" w:rsidP="0030103F">
            <w:pPr>
              <w:jc w:val="center"/>
              <w:rPr>
                <w:ins w:id="2151" w:author="Phạm Quang Thịnh" w:date="2019-07-05T19:38:00Z"/>
                <w:lang w:val="vi-VN"/>
              </w:rPr>
            </w:pPr>
            <w:ins w:id="2152" w:author="Phạm Quang Thịnh" w:date="2019-07-05T19:38:00Z">
              <w:r>
                <w:rPr>
                  <w:lang w:val="vi-VN"/>
                </w:rPr>
                <w:t>Ràng buộc</w:t>
              </w:r>
            </w:ins>
          </w:p>
        </w:tc>
        <w:tc>
          <w:tcPr>
            <w:tcW w:w="2970" w:type="dxa"/>
          </w:tcPr>
          <w:p w14:paraId="4EEE4D96" w14:textId="77777777" w:rsidR="003057F2" w:rsidRDefault="003057F2" w:rsidP="0030103F">
            <w:pPr>
              <w:jc w:val="center"/>
              <w:rPr>
                <w:ins w:id="2153" w:author="Phạm Quang Thịnh" w:date="2019-07-05T19:38:00Z"/>
                <w:lang w:val="vi-VN"/>
              </w:rPr>
            </w:pPr>
            <w:ins w:id="2154" w:author="Phạm Quang Thịnh" w:date="2019-07-05T19:38:00Z">
              <w:r>
                <w:rPr>
                  <w:lang w:val="vi-VN"/>
                </w:rPr>
                <w:t>Chức năng</w:t>
              </w:r>
            </w:ins>
          </w:p>
        </w:tc>
      </w:tr>
      <w:tr w:rsidR="003057F2" w14:paraId="333D908B" w14:textId="77777777" w:rsidTr="0030103F">
        <w:trPr>
          <w:ins w:id="2155" w:author="Phạm Quang Thịnh" w:date="2019-07-05T19:38:00Z"/>
        </w:trPr>
        <w:tc>
          <w:tcPr>
            <w:tcW w:w="535" w:type="dxa"/>
          </w:tcPr>
          <w:p w14:paraId="0ED39924" w14:textId="77777777" w:rsidR="003057F2" w:rsidRDefault="003057F2" w:rsidP="0030103F">
            <w:pPr>
              <w:jc w:val="center"/>
              <w:rPr>
                <w:ins w:id="2156" w:author="Phạm Quang Thịnh" w:date="2019-07-05T19:38:00Z"/>
                <w:lang w:val="vi-VN"/>
              </w:rPr>
            </w:pPr>
            <w:ins w:id="2157" w:author="Phạm Quang Thịnh" w:date="2019-07-05T19:38:00Z">
              <w:r>
                <w:rPr>
                  <w:lang w:val="vi-VN"/>
                </w:rPr>
                <w:t>1</w:t>
              </w:r>
            </w:ins>
          </w:p>
        </w:tc>
        <w:tc>
          <w:tcPr>
            <w:tcW w:w="1890" w:type="dxa"/>
          </w:tcPr>
          <w:p w14:paraId="66A6C47B" w14:textId="77777777" w:rsidR="003057F2" w:rsidRDefault="003057F2" w:rsidP="0030103F">
            <w:pPr>
              <w:jc w:val="center"/>
              <w:rPr>
                <w:ins w:id="2158" w:author="Phạm Quang Thịnh" w:date="2019-07-05T19:38:00Z"/>
                <w:lang w:val="vi-VN"/>
              </w:rPr>
            </w:pPr>
            <w:ins w:id="2159" w:author="Phạm Quang Thịnh" w:date="2019-07-05T19:38:00Z">
              <w:r>
                <w:rPr>
                  <w:rFonts w:ascii="Consolas" w:hAnsi="Consolas" w:cs="Consolas"/>
                  <w:color w:val="0000FF"/>
                  <w:sz w:val="19"/>
                  <w:szCs w:val="19"/>
                </w:rPr>
                <w:t>mamh</w:t>
              </w:r>
            </w:ins>
          </w:p>
        </w:tc>
        <w:tc>
          <w:tcPr>
            <w:tcW w:w="1366" w:type="dxa"/>
          </w:tcPr>
          <w:p w14:paraId="26CC8AB0" w14:textId="77777777" w:rsidR="003057F2" w:rsidRDefault="003057F2" w:rsidP="0030103F">
            <w:pPr>
              <w:jc w:val="center"/>
              <w:rPr>
                <w:ins w:id="2160" w:author="Phạm Quang Thịnh" w:date="2019-07-05T19:38:00Z"/>
                <w:lang w:val="vi-VN"/>
              </w:rPr>
            </w:pPr>
            <w:ins w:id="2161" w:author="Phạm Quang Thịnh" w:date="2019-07-05T19:38:00Z">
              <w:r>
                <w:rPr>
                  <w:rFonts w:ascii="Consolas" w:hAnsi="Consolas" w:cs="Consolas"/>
                  <w:color w:val="A31515"/>
                  <w:sz w:val="19"/>
                  <w:szCs w:val="19"/>
                </w:rPr>
                <w:t>TextBox</w:t>
              </w:r>
            </w:ins>
          </w:p>
        </w:tc>
        <w:tc>
          <w:tcPr>
            <w:tcW w:w="3224" w:type="dxa"/>
          </w:tcPr>
          <w:p w14:paraId="0FF139EA" w14:textId="77777777" w:rsidR="003057F2" w:rsidRDefault="003057F2" w:rsidP="0030103F">
            <w:pPr>
              <w:jc w:val="center"/>
              <w:rPr>
                <w:ins w:id="2162" w:author="Phạm Quang Thịnh" w:date="2019-07-05T19:38:00Z"/>
                <w:lang w:val="vi-VN"/>
              </w:rPr>
            </w:pPr>
            <w:ins w:id="2163" w:author="Phạm Quang Thịnh" w:date="2019-07-05T19:38:00Z">
              <w:r>
                <w:rPr>
                  <w:lang w:val="vi-VN"/>
                </w:rPr>
                <w:t>Không để trống</w:t>
              </w:r>
            </w:ins>
          </w:p>
        </w:tc>
        <w:tc>
          <w:tcPr>
            <w:tcW w:w="2970" w:type="dxa"/>
          </w:tcPr>
          <w:p w14:paraId="34476D6C" w14:textId="77777777" w:rsidR="003057F2" w:rsidRDefault="003057F2" w:rsidP="0030103F">
            <w:pPr>
              <w:jc w:val="center"/>
              <w:rPr>
                <w:ins w:id="2164" w:author="Phạm Quang Thịnh" w:date="2019-07-05T19:38:00Z"/>
                <w:lang w:val="vi-VN"/>
              </w:rPr>
            </w:pPr>
            <w:ins w:id="2165" w:author="Phạm Quang Thịnh" w:date="2019-07-05T19:38:00Z">
              <w:r>
                <w:rPr>
                  <w:lang w:val="vi-VN"/>
                </w:rPr>
                <w:t>Nhập mã mặt hàng</w:t>
              </w:r>
            </w:ins>
          </w:p>
        </w:tc>
      </w:tr>
      <w:tr w:rsidR="003057F2" w14:paraId="177187D5" w14:textId="77777777" w:rsidTr="0030103F">
        <w:trPr>
          <w:ins w:id="2166" w:author="Phạm Quang Thịnh" w:date="2019-07-05T19:38:00Z"/>
        </w:trPr>
        <w:tc>
          <w:tcPr>
            <w:tcW w:w="535" w:type="dxa"/>
          </w:tcPr>
          <w:p w14:paraId="5BDEE2D6" w14:textId="77777777" w:rsidR="003057F2" w:rsidRDefault="003057F2" w:rsidP="0030103F">
            <w:pPr>
              <w:jc w:val="center"/>
              <w:rPr>
                <w:ins w:id="2167" w:author="Phạm Quang Thịnh" w:date="2019-07-05T19:38:00Z"/>
                <w:lang w:val="vi-VN"/>
              </w:rPr>
            </w:pPr>
            <w:ins w:id="2168" w:author="Phạm Quang Thịnh" w:date="2019-07-05T19:38:00Z">
              <w:r>
                <w:rPr>
                  <w:lang w:val="vi-VN"/>
                </w:rPr>
                <w:t>2</w:t>
              </w:r>
            </w:ins>
          </w:p>
        </w:tc>
        <w:tc>
          <w:tcPr>
            <w:tcW w:w="1890" w:type="dxa"/>
          </w:tcPr>
          <w:p w14:paraId="10B10A61" w14:textId="77777777" w:rsidR="003057F2" w:rsidRDefault="003057F2" w:rsidP="0030103F">
            <w:pPr>
              <w:jc w:val="center"/>
              <w:rPr>
                <w:ins w:id="2169" w:author="Phạm Quang Thịnh" w:date="2019-07-05T19:38:00Z"/>
                <w:lang w:val="vi-VN"/>
              </w:rPr>
            </w:pPr>
            <w:ins w:id="2170" w:author="Phạm Quang Thịnh" w:date="2019-07-05T19:38:00Z">
              <w:r>
                <w:rPr>
                  <w:rFonts w:ascii="Consolas" w:hAnsi="Consolas" w:cs="Consolas"/>
                  <w:color w:val="0000FF"/>
                  <w:sz w:val="19"/>
                  <w:szCs w:val="19"/>
                </w:rPr>
                <w:t>tmh</w:t>
              </w:r>
            </w:ins>
          </w:p>
        </w:tc>
        <w:tc>
          <w:tcPr>
            <w:tcW w:w="1366" w:type="dxa"/>
          </w:tcPr>
          <w:p w14:paraId="72E7EE85" w14:textId="77777777" w:rsidR="003057F2" w:rsidRDefault="003057F2" w:rsidP="0030103F">
            <w:pPr>
              <w:jc w:val="center"/>
              <w:rPr>
                <w:ins w:id="2171" w:author="Phạm Quang Thịnh" w:date="2019-07-05T19:38:00Z"/>
                <w:lang w:val="vi-VN"/>
              </w:rPr>
            </w:pPr>
            <w:ins w:id="2172" w:author="Phạm Quang Thịnh" w:date="2019-07-05T19:38:00Z">
              <w:r>
                <w:rPr>
                  <w:rFonts w:ascii="Consolas" w:hAnsi="Consolas" w:cs="Consolas"/>
                  <w:color w:val="A31515"/>
                  <w:sz w:val="19"/>
                  <w:szCs w:val="19"/>
                </w:rPr>
                <w:t>TextBox</w:t>
              </w:r>
            </w:ins>
          </w:p>
        </w:tc>
        <w:tc>
          <w:tcPr>
            <w:tcW w:w="3224" w:type="dxa"/>
          </w:tcPr>
          <w:p w14:paraId="46B668DD" w14:textId="77777777" w:rsidR="003057F2" w:rsidRDefault="003057F2" w:rsidP="0030103F">
            <w:pPr>
              <w:jc w:val="center"/>
              <w:rPr>
                <w:ins w:id="2173" w:author="Phạm Quang Thịnh" w:date="2019-07-05T19:38:00Z"/>
                <w:lang w:val="vi-VN"/>
              </w:rPr>
            </w:pPr>
            <w:ins w:id="2174" w:author="Phạm Quang Thịnh" w:date="2019-07-05T19:38:00Z">
              <w:r>
                <w:rPr>
                  <w:lang w:val="vi-VN"/>
                </w:rPr>
                <w:t>Không để trống</w:t>
              </w:r>
            </w:ins>
          </w:p>
        </w:tc>
        <w:tc>
          <w:tcPr>
            <w:tcW w:w="2970" w:type="dxa"/>
          </w:tcPr>
          <w:p w14:paraId="5EE1CC90" w14:textId="77777777" w:rsidR="003057F2" w:rsidRDefault="003057F2" w:rsidP="0030103F">
            <w:pPr>
              <w:jc w:val="center"/>
              <w:rPr>
                <w:ins w:id="2175" w:author="Phạm Quang Thịnh" w:date="2019-07-05T19:38:00Z"/>
                <w:lang w:val="vi-VN"/>
              </w:rPr>
            </w:pPr>
            <w:ins w:id="2176" w:author="Phạm Quang Thịnh" w:date="2019-07-05T19:38:00Z">
              <w:r>
                <w:rPr>
                  <w:lang w:val="vi-VN"/>
                </w:rPr>
                <w:t>Nhập tên mặt hàng</w:t>
              </w:r>
            </w:ins>
          </w:p>
        </w:tc>
      </w:tr>
      <w:tr w:rsidR="003057F2" w14:paraId="2F8191AC" w14:textId="77777777" w:rsidTr="0030103F">
        <w:trPr>
          <w:ins w:id="2177" w:author="Phạm Quang Thịnh" w:date="2019-07-05T19:38:00Z"/>
        </w:trPr>
        <w:tc>
          <w:tcPr>
            <w:tcW w:w="535" w:type="dxa"/>
          </w:tcPr>
          <w:p w14:paraId="7974AFD9" w14:textId="77777777" w:rsidR="003057F2" w:rsidRDefault="003057F2" w:rsidP="0030103F">
            <w:pPr>
              <w:jc w:val="center"/>
              <w:rPr>
                <w:ins w:id="2178" w:author="Phạm Quang Thịnh" w:date="2019-07-05T19:38:00Z"/>
                <w:lang w:val="vi-VN"/>
              </w:rPr>
            </w:pPr>
            <w:ins w:id="2179" w:author="Phạm Quang Thịnh" w:date="2019-07-05T19:38:00Z">
              <w:r>
                <w:rPr>
                  <w:lang w:val="vi-VN"/>
                </w:rPr>
                <w:t>3</w:t>
              </w:r>
            </w:ins>
          </w:p>
        </w:tc>
        <w:tc>
          <w:tcPr>
            <w:tcW w:w="1890" w:type="dxa"/>
          </w:tcPr>
          <w:p w14:paraId="0C8AFDE3" w14:textId="77777777" w:rsidR="003057F2" w:rsidRDefault="003057F2" w:rsidP="0030103F">
            <w:pPr>
              <w:jc w:val="center"/>
              <w:rPr>
                <w:ins w:id="2180" w:author="Phạm Quang Thịnh" w:date="2019-07-05T19:38:00Z"/>
                <w:lang w:val="vi-VN"/>
              </w:rPr>
            </w:pPr>
            <w:ins w:id="2181" w:author="Phạm Quang Thịnh" w:date="2019-07-05T19:38:00Z">
              <w:r>
                <w:rPr>
                  <w:rFonts w:ascii="Consolas" w:hAnsi="Consolas" w:cs="Consolas"/>
                  <w:color w:val="0000FF"/>
                  <w:sz w:val="19"/>
                  <w:szCs w:val="19"/>
                </w:rPr>
                <w:t>gia</w:t>
              </w:r>
            </w:ins>
          </w:p>
        </w:tc>
        <w:tc>
          <w:tcPr>
            <w:tcW w:w="1366" w:type="dxa"/>
          </w:tcPr>
          <w:p w14:paraId="4B3AB03A" w14:textId="77777777" w:rsidR="003057F2" w:rsidRDefault="003057F2" w:rsidP="0030103F">
            <w:pPr>
              <w:jc w:val="center"/>
              <w:rPr>
                <w:ins w:id="2182" w:author="Phạm Quang Thịnh" w:date="2019-07-05T19:38:00Z"/>
                <w:lang w:val="vi-VN"/>
              </w:rPr>
            </w:pPr>
            <w:ins w:id="2183" w:author="Phạm Quang Thịnh" w:date="2019-07-05T19:38:00Z">
              <w:r>
                <w:rPr>
                  <w:rFonts w:ascii="Consolas" w:hAnsi="Consolas" w:cs="Consolas"/>
                  <w:color w:val="A31515"/>
                  <w:sz w:val="19"/>
                  <w:szCs w:val="19"/>
                </w:rPr>
                <w:t>TextBox</w:t>
              </w:r>
            </w:ins>
          </w:p>
        </w:tc>
        <w:tc>
          <w:tcPr>
            <w:tcW w:w="3224" w:type="dxa"/>
          </w:tcPr>
          <w:p w14:paraId="258774D8" w14:textId="77777777" w:rsidR="003057F2" w:rsidRDefault="003057F2" w:rsidP="0030103F">
            <w:pPr>
              <w:jc w:val="center"/>
              <w:rPr>
                <w:ins w:id="2184" w:author="Phạm Quang Thịnh" w:date="2019-07-05T19:38:00Z"/>
                <w:lang w:val="vi-VN"/>
              </w:rPr>
            </w:pPr>
            <w:ins w:id="2185" w:author="Phạm Quang Thịnh" w:date="2019-07-05T19:38:00Z">
              <w:r>
                <w:rPr>
                  <w:lang w:val="vi-VN"/>
                </w:rPr>
                <w:t>Chỉ được nhập số</w:t>
              </w:r>
            </w:ins>
          </w:p>
        </w:tc>
        <w:tc>
          <w:tcPr>
            <w:tcW w:w="2970" w:type="dxa"/>
          </w:tcPr>
          <w:p w14:paraId="589A38CA" w14:textId="77777777" w:rsidR="003057F2" w:rsidRDefault="003057F2" w:rsidP="0030103F">
            <w:pPr>
              <w:jc w:val="center"/>
              <w:rPr>
                <w:ins w:id="2186" w:author="Phạm Quang Thịnh" w:date="2019-07-05T19:38:00Z"/>
                <w:lang w:val="vi-VN"/>
              </w:rPr>
            </w:pPr>
            <w:ins w:id="2187" w:author="Phạm Quang Thịnh" w:date="2019-07-05T19:38:00Z">
              <w:r>
                <w:rPr>
                  <w:lang w:val="vi-VN"/>
                </w:rPr>
                <w:t>Nhập giá tiền</w:t>
              </w:r>
            </w:ins>
          </w:p>
        </w:tc>
      </w:tr>
      <w:tr w:rsidR="003057F2" w14:paraId="148FF36A" w14:textId="77777777" w:rsidTr="0030103F">
        <w:trPr>
          <w:ins w:id="2188" w:author="Phạm Quang Thịnh" w:date="2019-07-05T19:38:00Z"/>
        </w:trPr>
        <w:tc>
          <w:tcPr>
            <w:tcW w:w="535" w:type="dxa"/>
          </w:tcPr>
          <w:p w14:paraId="18BE49BB" w14:textId="77777777" w:rsidR="003057F2" w:rsidRDefault="003057F2" w:rsidP="0030103F">
            <w:pPr>
              <w:jc w:val="center"/>
              <w:rPr>
                <w:ins w:id="2189" w:author="Phạm Quang Thịnh" w:date="2019-07-05T19:38:00Z"/>
                <w:lang w:val="vi-VN"/>
              </w:rPr>
            </w:pPr>
            <w:ins w:id="2190" w:author="Phạm Quang Thịnh" w:date="2019-07-05T19:38:00Z">
              <w:r>
                <w:rPr>
                  <w:lang w:val="vi-VN"/>
                </w:rPr>
                <w:t>4</w:t>
              </w:r>
            </w:ins>
          </w:p>
        </w:tc>
        <w:tc>
          <w:tcPr>
            <w:tcW w:w="1890" w:type="dxa"/>
          </w:tcPr>
          <w:p w14:paraId="571F4108" w14:textId="77777777" w:rsidR="003057F2" w:rsidRDefault="003057F2" w:rsidP="0030103F">
            <w:pPr>
              <w:jc w:val="center"/>
              <w:rPr>
                <w:ins w:id="2191" w:author="Phạm Quang Thịnh" w:date="2019-07-05T19:38:00Z"/>
                <w:lang w:val="vi-VN"/>
              </w:rPr>
            </w:pPr>
            <w:ins w:id="2192" w:author="Phạm Quang Thịnh" w:date="2019-07-05T19:38:00Z">
              <w:r>
                <w:rPr>
                  <w:rFonts w:ascii="Consolas" w:hAnsi="Consolas" w:cs="Consolas"/>
                  <w:color w:val="0000FF"/>
                  <w:sz w:val="19"/>
                  <w:szCs w:val="19"/>
                </w:rPr>
                <w:t>hsd</w:t>
              </w:r>
            </w:ins>
          </w:p>
        </w:tc>
        <w:tc>
          <w:tcPr>
            <w:tcW w:w="1366" w:type="dxa"/>
          </w:tcPr>
          <w:p w14:paraId="650EAF4A" w14:textId="77777777" w:rsidR="003057F2" w:rsidRDefault="003057F2" w:rsidP="0030103F">
            <w:pPr>
              <w:jc w:val="center"/>
              <w:rPr>
                <w:ins w:id="2193" w:author="Phạm Quang Thịnh" w:date="2019-07-05T19:38:00Z"/>
                <w:lang w:val="vi-VN"/>
              </w:rPr>
            </w:pPr>
            <w:ins w:id="2194" w:author="Phạm Quang Thịnh" w:date="2019-07-05T19:38:00Z">
              <w:r>
                <w:rPr>
                  <w:rFonts w:ascii="Consolas" w:hAnsi="Consolas" w:cs="Consolas"/>
                  <w:color w:val="A31515"/>
                  <w:sz w:val="19"/>
                  <w:szCs w:val="19"/>
                </w:rPr>
                <w:t>DatePicker</w:t>
              </w:r>
            </w:ins>
          </w:p>
        </w:tc>
        <w:tc>
          <w:tcPr>
            <w:tcW w:w="3224" w:type="dxa"/>
          </w:tcPr>
          <w:p w14:paraId="7F678C7C" w14:textId="77777777" w:rsidR="003057F2" w:rsidRDefault="003057F2" w:rsidP="0030103F">
            <w:pPr>
              <w:jc w:val="center"/>
              <w:rPr>
                <w:ins w:id="2195" w:author="Phạm Quang Thịnh" w:date="2019-07-05T19:38:00Z"/>
                <w:lang w:val="vi-VN"/>
              </w:rPr>
            </w:pPr>
            <w:ins w:id="2196" w:author="Phạm Quang Thịnh" w:date="2019-07-05T19:38:00Z">
              <w:r>
                <w:rPr>
                  <w:lang w:val="vi-VN"/>
                </w:rPr>
                <w:t>Hsd không được bé hơn hôm nay, Không để trống</w:t>
              </w:r>
            </w:ins>
          </w:p>
        </w:tc>
        <w:tc>
          <w:tcPr>
            <w:tcW w:w="2970" w:type="dxa"/>
          </w:tcPr>
          <w:p w14:paraId="428572BF" w14:textId="77777777" w:rsidR="003057F2" w:rsidRDefault="003057F2" w:rsidP="0030103F">
            <w:pPr>
              <w:jc w:val="center"/>
              <w:rPr>
                <w:ins w:id="2197" w:author="Phạm Quang Thịnh" w:date="2019-07-05T19:38:00Z"/>
                <w:lang w:val="vi-VN"/>
              </w:rPr>
            </w:pPr>
            <w:ins w:id="2198" w:author="Phạm Quang Thịnh" w:date="2019-07-05T19:38:00Z">
              <w:r>
                <w:rPr>
                  <w:lang w:val="vi-VN"/>
                </w:rPr>
                <w:t xml:space="preserve">Chọn hạn sử dụng </w:t>
              </w:r>
            </w:ins>
          </w:p>
        </w:tc>
      </w:tr>
      <w:tr w:rsidR="003057F2" w14:paraId="26B9143D" w14:textId="77777777" w:rsidTr="0030103F">
        <w:trPr>
          <w:ins w:id="2199" w:author="Phạm Quang Thịnh" w:date="2019-07-05T19:38:00Z"/>
        </w:trPr>
        <w:tc>
          <w:tcPr>
            <w:tcW w:w="535" w:type="dxa"/>
          </w:tcPr>
          <w:p w14:paraId="7179DDCE" w14:textId="77777777" w:rsidR="003057F2" w:rsidRDefault="003057F2" w:rsidP="0030103F">
            <w:pPr>
              <w:jc w:val="center"/>
              <w:rPr>
                <w:ins w:id="2200" w:author="Phạm Quang Thịnh" w:date="2019-07-05T19:38:00Z"/>
                <w:lang w:val="vi-VN"/>
              </w:rPr>
            </w:pPr>
            <w:ins w:id="2201" w:author="Phạm Quang Thịnh" w:date="2019-07-05T19:38:00Z">
              <w:r>
                <w:rPr>
                  <w:lang w:val="vi-VN"/>
                </w:rPr>
                <w:t>5</w:t>
              </w:r>
            </w:ins>
          </w:p>
        </w:tc>
        <w:tc>
          <w:tcPr>
            <w:tcW w:w="1890" w:type="dxa"/>
          </w:tcPr>
          <w:p w14:paraId="6B3F1FCB" w14:textId="77777777" w:rsidR="003057F2" w:rsidRDefault="003057F2" w:rsidP="0030103F">
            <w:pPr>
              <w:jc w:val="center"/>
              <w:rPr>
                <w:ins w:id="2202" w:author="Phạm Quang Thịnh" w:date="2019-07-05T19:38:00Z"/>
                <w:lang w:val="vi-VN"/>
              </w:rPr>
            </w:pPr>
            <w:ins w:id="2203" w:author="Phạm Quang Thịnh" w:date="2019-07-05T19:38:00Z">
              <w:r>
                <w:rPr>
                  <w:rFonts w:ascii="Consolas" w:hAnsi="Consolas" w:cs="Consolas"/>
                  <w:color w:val="0000FF"/>
                  <w:sz w:val="19"/>
                  <w:szCs w:val="19"/>
                </w:rPr>
                <w:t>dvt</w:t>
              </w:r>
            </w:ins>
          </w:p>
        </w:tc>
        <w:tc>
          <w:tcPr>
            <w:tcW w:w="1366" w:type="dxa"/>
          </w:tcPr>
          <w:p w14:paraId="6FB3A79A" w14:textId="77777777" w:rsidR="003057F2" w:rsidRDefault="003057F2" w:rsidP="0030103F">
            <w:pPr>
              <w:jc w:val="center"/>
              <w:rPr>
                <w:ins w:id="2204" w:author="Phạm Quang Thịnh" w:date="2019-07-05T19:38:00Z"/>
                <w:lang w:val="vi-VN"/>
              </w:rPr>
            </w:pPr>
            <w:ins w:id="2205" w:author="Phạm Quang Thịnh" w:date="2019-07-05T19:38:00Z">
              <w:r>
                <w:rPr>
                  <w:rFonts w:ascii="Consolas" w:hAnsi="Consolas" w:cs="Consolas"/>
                  <w:color w:val="A31515"/>
                  <w:sz w:val="19"/>
                  <w:szCs w:val="19"/>
                </w:rPr>
                <w:t>ComboBox</w:t>
              </w:r>
            </w:ins>
          </w:p>
        </w:tc>
        <w:tc>
          <w:tcPr>
            <w:tcW w:w="3224" w:type="dxa"/>
          </w:tcPr>
          <w:p w14:paraId="5A31BEB2" w14:textId="77777777" w:rsidR="003057F2" w:rsidRDefault="003057F2" w:rsidP="0030103F">
            <w:pPr>
              <w:jc w:val="center"/>
              <w:rPr>
                <w:ins w:id="2206" w:author="Phạm Quang Thịnh" w:date="2019-07-05T19:38:00Z"/>
                <w:lang w:val="vi-VN"/>
              </w:rPr>
            </w:pPr>
            <w:ins w:id="2207" w:author="Phạm Quang Thịnh" w:date="2019-07-05T19:38:00Z">
              <w:r>
                <w:rPr>
                  <w:lang w:val="vi-VN"/>
                </w:rPr>
                <w:t>Danh sách đơn vị lấy từ database, Không để trống</w:t>
              </w:r>
            </w:ins>
          </w:p>
        </w:tc>
        <w:tc>
          <w:tcPr>
            <w:tcW w:w="2970" w:type="dxa"/>
          </w:tcPr>
          <w:p w14:paraId="416DA754" w14:textId="77777777" w:rsidR="003057F2" w:rsidRDefault="003057F2" w:rsidP="0030103F">
            <w:pPr>
              <w:jc w:val="center"/>
              <w:rPr>
                <w:ins w:id="2208" w:author="Phạm Quang Thịnh" w:date="2019-07-05T19:38:00Z"/>
                <w:lang w:val="vi-VN"/>
              </w:rPr>
            </w:pPr>
            <w:ins w:id="2209" w:author="Phạm Quang Thịnh" w:date="2019-07-05T19:38:00Z">
              <w:r>
                <w:rPr>
                  <w:lang w:val="vi-VN"/>
                </w:rPr>
                <w:t>Chọn đơn vị tính</w:t>
              </w:r>
            </w:ins>
          </w:p>
        </w:tc>
      </w:tr>
      <w:tr w:rsidR="003057F2" w14:paraId="67B45575" w14:textId="77777777" w:rsidTr="0030103F">
        <w:trPr>
          <w:ins w:id="2210" w:author="Phạm Quang Thịnh" w:date="2019-07-05T19:38:00Z"/>
        </w:trPr>
        <w:tc>
          <w:tcPr>
            <w:tcW w:w="535" w:type="dxa"/>
          </w:tcPr>
          <w:p w14:paraId="254A3005" w14:textId="77777777" w:rsidR="003057F2" w:rsidRDefault="003057F2" w:rsidP="0030103F">
            <w:pPr>
              <w:jc w:val="center"/>
              <w:rPr>
                <w:ins w:id="2211" w:author="Phạm Quang Thịnh" w:date="2019-07-05T19:38:00Z"/>
                <w:lang w:val="vi-VN"/>
              </w:rPr>
            </w:pPr>
            <w:ins w:id="2212" w:author="Phạm Quang Thịnh" w:date="2019-07-05T19:38:00Z">
              <w:r>
                <w:rPr>
                  <w:lang w:val="vi-VN"/>
                </w:rPr>
                <w:t>6</w:t>
              </w:r>
            </w:ins>
          </w:p>
        </w:tc>
        <w:tc>
          <w:tcPr>
            <w:tcW w:w="1890" w:type="dxa"/>
          </w:tcPr>
          <w:p w14:paraId="2A20EAB6" w14:textId="77777777" w:rsidR="003057F2" w:rsidRDefault="003057F2" w:rsidP="0030103F">
            <w:pPr>
              <w:jc w:val="center"/>
              <w:rPr>
                <w:ins w:id="2213" w:author="Phạm Quang Thịnh" w:date="2019-07-05T19:38:00Z"/>
                <w:lang w:val="vi-VN"/>
              </w:rPr>
            </w:pPr>
            <w:ins w:id="2214" w:author="Phạm Quang Thịnh" w:date="2019-07-05T19:38:00Z">
              <w:r>
                <w:rPr>
                  <w:rFonts w:ascii="Consolas" w:hAnsi="Consolas" w:cs="Consolas"/>
                  <w:color w:val="0000FF"/>
                  <w:sz w:val="19"/>
                  <w:szCs w:val="19"/>
                </w:rPr>
                <w:t>ButtonThem</w:t>
              </w:r>
            </w:ins>
          </w:p>
        </w:tc>
        <w:tc>
          <w:tcPr>
            <w:tcW w:w="1366" w:type="dxa"/>
          </w:tcPr>
          <w:p w14:paraId="4BD9191D" w14:textId="77777777" w:rsidR="003057F2" w:rsidRDefault="003057F2" w:rsidP="0030103F">
            <w:pPr>
              <w:jc w:val="center"/>
              <w:rPr>
                <w:ins w:id="2215" w:author="Phạm Quang Thịnh" w:date="2019-07-05T19:38:00Z"/>
                <w:lang w:val="vi-VN"/>
              </w:rPr>
            </w:pPr>
            <w:ins w:id="2216" w:author="Phạm Quang Thịnh" w:date="2019-07-05T19:38:00Z">
              <w:r>
                <w:rPr>
                  <w:rFonts w:ascii="Consolas" w:hAnsi="Consolas" w:cs="Consolas"/>
                  <w:color w:val="A31515"/>
                  <w:sz w:val="19"/>
                  <w:szCs w:val="19"/>
                </w:rPr>
                <w:t>Button</w:t>
              </w:r>
            </w:ins>
          </w:p>
        </w:tc>
        <w:tc>
          <w:tcPr>
            <w:tcW w:w="3224" w:type="dxa"/>
          </w:tcPr>
          <w:p w14:paraId="62A554EF" w14:textId="77777777" w:rsidR="003057F2" w:rsidRDefault="003057F2" w:rsidP="0030103F">
            <w:pPr>
              <w:jc w:val="center"/>
              <w:rPr>
                <w:ins w:id="2217" w:author="Phạm Quang Thịnh" w:date="2019-07-05T19:38:00Z"/>
                <w:lang w:val="vi-VN"/>
              </w:rPr>
            </w:pPr>
            <w:ins w:id="2218" w:author="Phạm Quang Thịnh" w:date="2019-07-05T19:38:00Z">
              <w:r>
                <w:rPr>
                  <w:lang w:val="vi-VN"/>
                </w:rPr>
                <w:t>Nếu số mặt hàng vượt quá qui đinh thì hủy thêm</w:t>
              </w:r>
            </w:ins>
          </w:p>
        </w:tc>
        <w:tc>
          <w:tcPr>
            <w:tcW w:w="2970" w:type="dxa"/>
          </w:tcPr>
          <w:p w14:paraId="7BB84823" w14:textId="77777777" w:rsidR="003057F2" w:rsidRDefault="003057F2" w:rsidP="0030103F">
            <w:pPr>
              <w:jc w:val="center"/>
              <w:rPr>
                <w:ins w:id="2219" w:author="Phạm Quang Thịnh" w:date="2019-07-05T19:38:00Z"/>
                <w:lang w:val="vi-VN"/>
              </w:rPr>
            </w:pPr>
            <w:ins w:id="2220" w:author="Phạm Quang Thịnh" w:date="2019-07-05T19:38:00Z">
              <w:r>
                <w:rPr>
                  <w:lang w:val="vi-VN"/>
                </w:rPr>
                <w:t>Chọn thêm mặt hàng</w:t>
              </w:r>
            </w:ins>
          </w:p>
        </w:tc>
      </w:tr>
      <w:tr w:rsidR="003057F2" w14:paraId="15571C60" w14:textId="77777777" w:rsidTr="0030103F">
        <w:trPr>
          <w:ins w:id="2221" w:author="Phạm Quang Thịnh" w:date="2019-07-05T19:38:00Z"/>
        </w:trPr>
        <w:tc>
          <w:tcPr>
            <w:tcW w:w="535" w:type="dxa"/>
          </w:tcPr>
          <w:p w14:paraId="0C3F5554" w14:textId="77777777" w:rsidR="003057F2" w:rsidRDefault="003057F2" w:rsidP="0030103F">
            <w:pPr>
              <w:jc w:val="center"/>
              <w:rPr>
                <w:ins w:id="2222" w:author="Phạm Quang Thịnh" w:date="2019-07-05T19:38:00Z"/>
                <w:lang w:val="vi-VN"/>
              </w:rPr>
            </w:pPr>
            <w:ins w:id="2223" w:author="Phạm Quang Thịnh" w:date="2019-07-05T19:38:00Z">
              <w:r>
                <w:rPr>
                  <w:lang w:val="vi-VN"/>
                </w:rPr>
                <w:t>7</w:t>
              </w:r>
            </w:ins>
          </w:p>
        </w:tc>
        <w:tc>
          <w:tcPr>
            <w:tcW w:w="1890" w:type="dxa"/>
          </w:tcPr>
          <w:p w14:paraId="74B93999" w14:textId="77777777" w:rsidR="003057F2" w:rsidRDefault="003057F2" w:rsidP="0030103F">
            <w:pPr>
              <w:jc w:val="center"/>
              <w:rPr>
                <w:ins w:id="2224" w:author="Phạm Quang Thịnh" w:date="2019-07-05T19:38:00Z"/>
                <w:lang w:val="vi-VN"/>
              </w:rPr>
            </w:pPr>
            <w:ins w:id="2225" w:author="Phạm Quang Thịnh" w:date="2019-07-05T19:38:00Z">
              <w:r>
                <w:rPr>
                  <w:rFonts w:ascii="Consolas" w:hAnsi="Consolas" w:cs="Consolas"/>
                  <w:color w:val="0000FF"/>
                  <w:sz w:val="19"/>
                  <w:szCs w:val="19"/>
                </w:rPr>
                <w:t>ButtonXoa</w:t>
              </w:r>
            </w:ins>
          </w:p>
        </w:tc>
        <w:tc>
          <w:tcPr>
            <w:tcW w:w="1366" w:type="dxa"/>
          </w:tcPr>
          <w:p w14:paraId="00E3AABB" w14:textId="77777777" w:rsidR="003057F2" w:rsidRDefault="003057F2" w:rsidP="0030103F">
            <w:pPr>
              <w:jc w:val="center"/>
              <w:rPr>
                <w:ins w:id="2226" w:author="Phạm Quang Thịnh" w:date="2019-07-05T19:38:00Z"/>
                <w:lang w:val="vi-VN"/>
              </w:rPr>
            </w:pPr>
            <w:ins w:id="2227" w:author="Phạm Quang Thịnh" w:date="2019-07-05T19:38:00Z">
              <w:r>
                <w:rPr>
                  <w:rFonts w:ascii="Consolas" w:hAnsi="Consolas" w:cs="Consolas"/>
                  <w:color w:val="A31515"/>
                  <w:sz w:val="19"/>
                  <w:szCs w:val="19"/>
                </w:rPr>
                <w:t>Button</w:t>
              </w:r>
            </w:ins>
          </w:p>
        </w:tc>
        <w:tc>
          <w:tcPr>
            <w:tcW w:w="3224" w:type="dxa"/>
          </w:tcPr>
          <w:p w14:paraId="39197D0F" w14:textId="77777777" w:rsidR="003057F2" w:rsidRDefault="003057F2" w:rsidP="0030103F">
            <w:pPr>
              <w:jc w:val="center"/>
              <w:rPr>
                <w:ins w:id="2228" w:author="Phạm Quang Thịnh" w:date="2019-07-05T19:38:00Z"/>
                <w:lang w:val="vi-VN"/>
              </w:rPr>
            </w:pPr>
            <w:ins w:id="2229" w:author="Phạm Quang Thịnh" w:date="2019-07-05T19:38:00Z">
              <w:r>
                <w:rPr>
                  <w:lang w:val="vi-VN"/>
                </w:rPr>
                <w:t>Không</w:t>
              </w:r>
            </w:ins>
          </w:p>
        </w:tc>
        <w:tc>
          <w:tcPr>
            <w:tcW w:w="2970" w:type="dxa"/>
          </w:tcPr>
          <w:p w14:paraId="21DF79F9" w14:textId="77777777" w:rsidR="003057F2" w:rsidRDefault="003057F2" w:rsidP="0030103F">
            <w:pPr>
              <w:jc w:val="center"/>
              <w:rPr>
                <w:ins w:id="2230" w:author="Phạm Quang Thịnh" w:date="2019-07-05T19:38:00Z"/>
                <w:lang w:val="vi-VN"/>
              </w:rPr>
            </w:pPr>
            <w:ins w:id="2231" w:author="Phạm Quang Thịnh" w:date="2019-07-05T19:38:00Z">
              <w:r>
                <w:rPr>
                  <w:lang w:val="vi-VN"/>
                </w:rPr>
                <w:t>Chọn xóa mặt hàng</w:t>
              </w:r>
            </w:ins>
          </w:p>
        </w:tc>
      </w:tr>
      <w:tr w:rsidR="003057F2" w14:paraId="0B5BFA8A" w14:textId="77777777" w:rsidTr="0030103F">
        <w:trPr>
          <w:ins w:id="2232" w:author="Phạm Quang Thịnh" w:date="2019-07-05T19:38:00Z"/>
        </w:trPr>
        <w:tc>
          <w:tcPr>
            <w:tcW w:w="535" w:type="dxa"/>
          </w:tcPr>
          <w:p w14:paraId="49E85D53" w14:textId="77777777" w:rsidR="003057F2" w:rsidRDefault="003057F2" w:rsidP="0030103F">
            <w:pPr>
              <w:jc w:val="center"/>
              <w:rPr>
                <w:ins w:id="2233" w:author="Phạm Quang Thịnh" w:date="2019-07-05T19:38:00Z"/>
                <w:lang w:val="vi-VN"/>
              </w:rPr>
            </w:pPr>
            <w:ins w:id="2234" w:author="Phạm Quang Thịnh" w:date="2019-07-05T19:38:00Z">
              <w:r>
                <w:rPr>
                  <w:lang w:val="vi-VN"/>
                </w:rPr>
                <w:t>8</w:t>
              </w:r>
            </w:ins>
          </w:p>
        </w:tc>
        <w:tc>
          <w:tcPr>
            <w:tcW w:w="1890" w:type="dxa"/>
          </w:tcPr>
          <w:p w14:paraId="725119CF" w14:textId="77777777" w:rsidR="003057F2" w:rsidRDefault="003057F2" w:rsidP="0030103F">
            <w:pPr>
              <w:jc w:val="center"/>
              <w:rPr>
                <w:ins w:id="2235" w:author="Phạm Quang Thịnh" w:date="2019-07-05T19:38:00Z"/>
                <w:lang w:val="vi-VN"/>
              </w:rPr>
            </w:pPr>
            <w:ins w:id="2236" w:author="Phạm Quang Thịnh" w:date="2019-07-05T19:38:00Z">
              <w:r>
                <w:rPr>
                  <w:rFonts w:ascii="Consolas" w:hAnsi="Consolas" w:cs="Consolas"/>
                  <w:color w:val="0000FF"/>
                  <w:sz w:val="19"/>
                  <w:szCs w:val="19"/>
                </w:rPr>
                <w:t>ButtonSua</w:t>
              </w:r>
            </w:ins>
          </w:p>
        </w:tc>
        <w:tc>
          <w:tcPr>
            <w:tcW w:w="1366" w:type="dxa"/>
          </w:tcPr>
          <w:p w14:paraId="2C58002E" w14:textId="77777777" w:rsidR="003057F2" w:rsidRDefault="003057F2" w:rsidP="0030103F">
            <w:pPr>
              <w:jc w:val="center"/>
              <w:rPr>
                <w:ins w:id="2237" w:author="Phạm Quang Thịnh" w:date="2019-07-05T19:38:00Z"/>
                <w:rFonts w:ascii="Consolas" w:hAnsi="Consolas" w:cs="Consolas"/>
                <w:color w:val="A31515"/>
                <w:sz w:val="19"/>
                <w:szCs w:val="19"/>
              </w:rPr>
            </w:pPr>
            <w:ins w:id="2238" w:author="Phạm Quang Thịnh" w:date="2019-07-05T19:38:00Z">
              <w:r>
                <w:rPr>
                  <w:rFonts w:ascii="Consolas" w:hAnsi="Consolas" w:cs="Consolas"/>
                  <w:color w:val="A31515"/>
                  <w:sz w:val="19"/>
                  <w:szCs w:val="19"/>
                </w:rPr>
                <w:t>Button</w:t>
              </w:r>
            </w:ins>
          </w:p>
        </w:tc>
        <w:tc>
          <w:tcPr>
            <w:tcW w:w="3224" w:type="dxa"/>
          </w:tcPr>
          <w:p w14:paraId="470BA06E" w14:textId="77777777" w:rsidR="003057F2" w:rsidRDefault="003057F2" w:rsidP="0030103F">
            <w:pPr>
              <w:jc w:val="center"/>
              <w:rPr>
                <w:ins w:id="2239" w:author="Phạm Quang Thịnh" w:date="2019-07-05T19:38:00Z"/>
                <w:lang w:val="vi-VN"/>
              </w:rPr>
            </w:pPr>
            <w:ins w:id="2240" w:author="Phạm Quang Thịnh" w:date="2019-07-05T19:38:00Z">
              <w:r>
                <w:rPr>
                  <w:lang w:val="vi-VN"/>
                </w:rPr>
                <w:t>Không</w:t>
              </w:r>
            </w:ins>
          </w:p>
        </w:tc>
        <w:tc>
          <w:tcPr>
            <w:tcW w:w="2970" w:type="dxa"/>
          </w:tcPr>
          <w:p w14:paraId="24166CE3" w14:textId="77777777" w:rsidR="003057F2" w:rsidRDefault="003057F2" w:rsidP="0030103F">
            <w:pPr>
              <w:jc w:val="center"/>
              <w:rPr>
                <w:ins w:id="2241" w:author="Phạm Quang Thịnh" w:date="2019-07-05T19:38:00Z"/>
                <w:lang w:val="vi-VN"/>
              </w:rPr>
            </w:pPr>
            <w:ins w:id="2242" w:author="Phạm Quang Thịnh" w:date="2019-07-05T19:38:00Z">
              <w:r>
                <w:rPr>
                  <w:lang w:val="vi-VN"/>
                </w:rPr>
                <w:t>Chọn sửa mặt hàng</w:t>
              </w:r>
            </w:ins>
          </w:p>
        </w:tc>
      </w:tr>
      <w:tr w:rsidR="003057F2" w:rsidRPr="00D6408C" w14:paraId="1558B860" w14:textId="77777777" w:rsidTr="0030103F">
        <w:trPr>
          <w:ins w:id="2243" w:author="Phạm Quang Thịnh" w:date="2019-07-05T19:38:00Z"/>
        </w:trPr>
        <w:tc>
          <w:tcPr>
            <w:tcW w:w="535" w:type="dxa"/>
          </w:tcPr>
          <w:p w14:paraId="62A72AD7" w14:textId="77777777" w:rsidR="003057F2" w:rsidRDefault="003057F2" w:rsidP="0030103F">
            <w:pPr>
              <w:jc w:val="center"/>
              <w:rPr>
                <w:ins w:id="2244" w:author="Phạm Quang Thịnh" w:date="2019-07-05T19:38:00Z"/>
                <w:lang w:val="vi-VN"/>
              </w:rPr>
            </w:pPr>
            <w:ins w:id="2245" w:author="Phạm Quang Thịnh" w:date="2019-07-05T19:38:00Z">
              <w:r>
                <w:rPr>
                  <w:lang w:val="vi-VN"/>
                </w:rPr>
                <w:t>9</w:t>
              </w:r>
            </w:ins>
          </w:p>
        </w:tc>
        <w:tc>
          <w:tcPr>
            <w:tcW w:w="1890" w:type="dxa"/>
          </w:tcPr>
          <w:p w14:paraId="4223687A" w14:textId="77777777" w:rsidR="003057F2" w:rsidRDefault="003057F2" w:rsidP="0030103F">
            <w:pPr>
              <w:jc w:val="center"/>
              <w:rPr>
                <w:ins w:id="2246" w:author="Phạm Quang Thịnh" w:date="2019-07-05T19:38:00Z"/>
                <w:lang w:val="vi-VN"/>
              </w:rPr>
            </w:pPr>
            <w:ins w:id="2247" w:author="Phạm Quang Thịnh" w:date="2019-07-05T19:38:00Z">
              <w:r>
                <w:rPr>
                  <w:rFonts w:ascii="Consolas" w:hAnsi="Consolas" w:cs="Consolas"/>
                  <w:color w:val="0000FF"/>
                  <w:sz w:val="19"/>
                  <w:szCs w:val="19"/>
                </w:rPr>
                <w:t>txtKeyword</w:t>
              </w:r>
            </w:ins>
          </w:p>
        </w:tc>
        <w:tc>
          <w:tcPr>
            <w:tcW w:w="1366" w:type="dxa"/>
          </w:tcPr>
          <w:p w14:paraId="636BD926" w14:textId="77777777" w:rsidR="003057F2" w:rsidRDefault="003057F2" w:rsidP="0030103F">
            <w:pPr>
              <w:jc w:val="center"/>
              <w:rPr>
                <w:ins w:id="2248" w:author="Phạm Quang Thịnh" w:date="2019-07-05T19:38:00Z"/>
                <w:rFonts w:ascii="Consolas" w:hAnsi="Consolas" w:cs="Consolas"/>
                <w:color w:val="A31515"/>
                <w:sz w:val="19"/>
                <w:szCs w:val="19"/>
              </w:rPr>
            </w:pPr>
            <w:ins w:id="2249" w:author="Phạm Quang Thịnh" w:date="2019-07-05T19:38:00Z">
              <w:r>
                <w:rPr>
                  <w:rFonts w:ascii="Consolas" w:hAnsi="Consolas" w:cs="Consolas"/>
                  <w:color w:val="A31515"/>
                  <w:sz w:val="19"/>
                  <w:szCs w:val="19"/>
                </w:rPr>
                <w:t>TextBox</w:t>
              </w:r>
            </w:ins>
          </w:p>
        </w:tc>
        <w:tc>
          <w:tcPr>
            <w:tcW w:w="3224" w:type="dxa"/>
          </w:tcPr>
          <w:p w14:paraId="3B7675ED" w14:textId="77777777" w:rsidR="003057F2" w:rsidRDefault="003057F2" w:rsidP="0030103F">
            <w:pPr>
              <w:jc w:val="center"/>
              <w:rPr>
                <w:ins w:id="2250" w:author="Phạm Quang Thịnh" w:date="2019-07-05T19:38:00Z"/>
                <w:lang w:val="vi-VN"/>
              </w:rPr>
            </w:pPr>
            <w:ins w:id="2251" w:author="Phạm Quang Thịnh" w:date="2019-07-05T19:38:00Z">
              <w:r>
                <w:rPr>
                  <w:lang w:val="vi-VN"/>
                </w:rPr>
                <w:t>Không</w:t>
              </w:r>
            </w:ins>
          </w:p>
        </w:tc>
        <w:tc>
          <w:tcPr>
            <w:tcW w:w="2970" w:type="dxa"/>
          </w:tcPr>
          <w:p w14:paraId="4A96C6E2" w14:textId="77777777" w:rsidR="003057F2" w:rsidRDefault="003057F2" w:rsidP="0030103F">
            <w:pPr>
              <w:jc w:val="center"/>
              <w:rPr>
                <w:ins w:id="2252" w:author="Phạm Quang Thịnh" w:date="2019-07-05T19:38:00Z"/>
                <w:lang w:val="vi-VN"/>
              </w:rPr>
            </w:pPr>
            <w:ins w:id="2253" w:author="Phạm Quang Thịnh" w:date="2019-07-05T19:38:00Z">
              <w:r>
                <w:rPr>
                  <w:lang w:val="vi-VN"/>
                </w:rPr>
                <w:t xml:space="preserve">Nhập từ khóa muốn tìm kiếm </w:t>
              </w:r>
            </w:ins>
          </w:p>
        </w:tc>
      </w:tr>
      <w:tr w:rsidR="003057F2" w:rsidRPr="00D6408C" w14:paraId="5074B2C7" w14:textId="77777777" w:rsidTr="0030103F">
        <w:trPr>
          <w:ins w:id="2254" w:author="Phạm Quang Thịnh" w:date="2019-07-05T19:38:00Z"/>
        </w:trPr>
        <w:tc>
          <w:tcPr>
            <w:tcW w:w="535" w:type="dxa"/>
          </w:tcPr>
          <w:p w14:paraId="07A6006A" w14:textId="77777777" w:rsidR="003057F2" w:rsidRDefault="003057F2" w:rsidP="0030103F">
            <w:pPr>
              <w:jc w:val="center"/>
              <w:rPr>
                <w:ins w:id="2255" w:author="Phạm Quang Thịnh" w:date="2019-07-05T19:38:00Z"/>
                <w:lang w:val="vi-VN"/>
              </w:rPr>
            </w:pPr>
            <w:ins w:id="2256" w:author="Phạm Quang Thịnh" w:date="2019-07-05T19:38:00Z">
              <w:r>
                <w:rPr>
                  <w:lang w:val="vi-VN"/>
                </w:rPr>
                <w:t>10</w:t>
              </w:r>
            </w:ins>
          </w:p>
        </w:tc>
        <w:tc>
          <w:tcPr>
            <w:tcW w:w="1890" w:type="dxa"/>
          </w:tcPr>
          <w:p w14:paraId="066A8534" w14:textId="77777777" w:rsidR="003057F2" w:rsidRDefault="003057F2" w:rsidP="0030103F">
            <w:pPr>
              <w:jc w:val="center"/>
              <w:rPr>
                <w:ins w:id="2257" w:author="Phạm Quang Thịnh" w:date="2019-07-05T19:38:00Z"/>
                <w:lang w:val="vi-VN"/>
              </w:rPr>
            </w:pPr>
            <w:ins w:id="2258" w:author="Phạm Quang Thịnh" w:date="2019-07-05T19:38:00Z">
              <w:r>
                <w:rPr>
                  <w:rFonts w:ascii="Consolas" w:hAnsi="Consolas" w:cs="Consolas"/>
                  <w:color w:val="0000FF"/>
                  <w:sz w:val="19"/>
                  <w:szCs w:val="19"/>
                </w:rPr>
                <w:t>Search</w:t>
              </w:r>
            </w:ins>
          </w:p>
        </w:tc>
        <w:tc>
          <w:tcPr>
            <w:tcW w:w="1366" w:type="dxa"/>
          </w:tcPr>
          <w:p w14:paraId="3F84D330" w14:textId="77777777" w:rsidR="003057F2" w:rsidRDefault="003057F2" w:rsidP="0030103F">
            <w:pPr>
              <w:jc w:val="center"/>
              <w:rPr>
                <w:ins w:id="2259" w:author="Phạm Quang Thịnh" w:date="2019-07-05T19:38:00Z"/>
                <w:rFonts w:ascii="Consolas" w:hAnsi="Consolas" w:cs="Consolas"/>
                <w:color w:val="A31515"/>
                <w:sz w:val="19"/>
                <w:szCs w:val="19"/>
              </w:rPr>
            </w:pPr>
            <w:ins w:id="2260" w:author="Phạm Quang Thịnh" w:date="2019-07-05T19:38:00Z">
              <w:r>
                <w:rPr>
                  <w:rFonts w:ascii="Consolas" w:hAnsi="Consolas" w:cs="Consolas"/>
                  <w:color w:val="A31515"/>
                  <w:sz w:val="19"/>
                  <w:szCs w:val="19"/>
                </w:rPr>
                <w:t>Button</w:t>
              </w:r>
            </w:ins>
          </w:p>
        </w:tc>
        <w:tc>
          <w:tcPr>
            <w:tcW w:w="3224" w:type="dxa"/>
          </w:tcPr>
          <w:p w14:paraId="65A6B439" w14:textId="77777777" w:rsidR="003057F2" w:rsidRDefault="003057F2" w:rsidP="0030103F">
            <w:pPr>
              <w:jc w:val="center"/>
              <w:rPr>
                <w:ins w:id="2261" w:author="Phạm Quang Thịnh" w:date="2019-07-05T19:38:00Z"/>
                <w:lang w:val="vi-VN"/>
              </w:rPr>
            </w:pPr>
            <w:ins w:id="2262" w:author="Phạm Quang Thịnh" w:date="2019-07-05T19:38:00Z">
              <w:r>
                <w:rPr>
                  <w:lang w:val="vi-VN"/>
                </w:rPr>
                <w:t>Không</w:t>
              </w:r>
            </w:ins>
          </w:p>
        </w:tc>
        <w:tc>
          <w:tcPr>
            <w:tcW w:w="2970" w:type="dxa"/>
          </w:tcPr>
          <w:p w14:paraId="475CDC1A" w14:textId="77777777" w:rsidR="003057F2" w:rsidRDefault="003057F2" w:rsidP="0030103F">
            <w:pPr>
              <w:jc w:val="center"/>
              <w:rPr>
                <w:ins w:id="2263" w:author="Phạm Quang Thịnh" w:date="2019-07-05T19:38:00Z"/>
                <w:lang w:val="vi-VN"/>
              </w:rPr>
            </w:pPr>
            <w:ins w:id="2264" w:author="Phạm Quang Thịnh" w:date="2019-07-05T19:38:00Z">
              <w:r>
                <w:rPr>
                  <w:lang w:val="vi-VN"/>
                </w:rPr>
                <w:t>Tìm kiếm theo từ khóa đã nhập</w:t>
              </w:r>
            </w:ins>
          </w:p>
        </w:tc>
      </w:tr>
      <w:tr w:rsidR="003057F2" w:rsidRPr="00D6408C" w14:paraId="0F6E01B2" w14:textId="77777777" w:rsidTr="0030103F">
        <w:trPr>
          <w:ins w:id="2265" w:author="Phạm Quang Thịnh" w:date="2019-07-05T19:38:00Z"/>
        </w:trPr>
        <w:tc>
          <w:tcPr>
            <w:tcW w:w="535" w:type="dxa"/>
          </w:tcPr>
          <w:p w14:paraId="27FB5443" w14:textId="77777777" w:rsidR="003057F2" w:rsidRDefault="003057F2" w:rsidP="0030103F">
            <w:pPr>
              <w:jc w:val="center"/>
              <w:rPr>
                <w:ins w:id="2266" w:author="Phạm Quang Thịnh" w:date="2019-07-05T19:38:00Z"/>
                <w:lang w:val="vi-VN"/>
              </w:rPr>
            </w:pPr>
            <w:ins w:id="2267" w:author="Phạm Quang Thịnh" w:date="2019-07-05T19:38:00Z">
              <w:r>
                <w:rPr>
                  <w:lang w:val="vi-VN"/>
                </w:rPr>
                <w:t>11</w:t>
              </w:r>
            </w:ins>
          </w:p>
        </w:tc>
        <w:tc>
          <w:tcPr>
            <w:tcW w:w="1890" w:type="dxa"/>
          </w:tcPr>
          <w:p w14:paraId="6FDC4B41" w14:textId="77777777" w:rsidR="003057F2" w:rsidRDefault="003057F2" w:rsidP="0030103F">
            <w:pPr>
              <w:jc w:val="center"/>
              <w:rPr>
                <w:ins w:id="2268" w:author="Phạm Quang Thịnh" w:date="2019-07-05T19:38:00Z"/>
                <w:lang w:val="vi-VN"/>
              </w:rPr>
            </w:pPr>
            <w:ins w:id="2269" w:author="Phạm Quang Thịnh" w:date="2019-07-05T19:38:00Z">
              <w:r>
                <w:rPr>
                  <w:rFonts w:ascii="Consolas" w:hAnsi="Consolas" w:cs="Consolas"/>
                  <w:color w:val="0000FF"/>
                  <w:sz w:val="19"/>
                  <w:szCs w:val="19"/>
                </w:rPr>
                <w:t>LapPhieuXuatHang</w:t>
              </w:r>
            </w:ins>
          </w:p>
        </w:tc>
        <w:tc>
          <w:tcPr>
            <w:tcW w:w="1366" w:type="dxa"/>
          </w:tcPr>
          <w:p w14:paraId="713FF04D" w14:textId="77777777" w:rsidR="003057F2" w:rsidRDefault="003057F2" w:rsidP="0030103F">
            <w:pPr>
              <w:jc w:val="center"/>
              <w:rPr>
                <w:ins w:id="2270" w:author="Phạm Quang Thịnh" w:date="2019-07-05T19:38:00Z"/>
                <w:rFonts w:ascii="Consolas" w:hAnsi="Consolas" w:cs="Consolas"/>
                <w:color w:val="A31515"/>
                <w:sz w:val="19"/>
                <w:szCs w:val="19"/>
              </w:rPr>
            </w:pPr>
            <w:ins w:id="2271" w:author="Phạm Quang Thịnh" w:date="2019-07-05T19:38:00Z">
              <w:r>
                <w:rPr>
                  <w:rFonts w:ascii="Consolas" w:hAnsi="Consolas" w:cs="Consolas"/>
                  <w:color w:val="A31515"/>
                  <w:sz w:val="19"/>
                  <w:szCs w:val="19"/>
                </w:rPr>
                <w:t>Button</w:t>
              </w:r>
            </w:ins>
          </w:p>
        </w:tc>
        <w:tc>
          <w:tcPr>
            <w:tcW w:w="3224" w:type="dxa"/>
          </w:tcPr>
          <w:p w14:paraId="3CF2A532" w14:textId="77777777" w:rsidR="003057F2" w:rsidRDefault="003057F2" w:rsidP="0030103F">
            <w:pPr>
              <w:jc w:val="center"/>
              <w:rPr>
                <w:ins w:id="2272" w:author="Phạm Quang Thịnh" w:date="2019-07-05T19:38:00Z"/>
                <w:lang w:val="vi-VN"/>
              </w:rPr>
            </w:pPr>
            <w:ins w:id="2273" w:author="Phạm Quang Thịnh" w:date="2019-07-05T19:38:00Z">
              <w:r>
                <w:rPr>
                  <w:lang w:val="vi-VN"/>
                </w:rPr>
                <w:t>Không</w:t>
              </w:r>
            </w:ins>
          </w:p>
        </w:tc>
        <w:tc>
          <w:tcPr>
            <w:tcW w:w="2970" w:type="dxa"/>
          </w:tcPr>
          <w:p w14:paraId="43B8464E" w14:textId="77777777" w:rsidR="003057F2" w:rsidRDefault="003057F2" w:rsidP="0030103F">
            <w:pPr>
              <w:jc w:val="center"/>
              <w:rPr>
                <w:ins w:id="2274" w:author="Phạm Quang Thịnh" w:date="2019-07-05T19:38:00Z"/>
                <w:lang w:val="vi-VN"/>
              </w:rPr>
            </w:pPr>
            <w:ins w:id="2275" w:author="Phạm Quang Thịnh" w:date="2019-07-05T19:38:00Z">
              <w:r>
                <w:rPr>
                  <w:lang w:val="vi-VN"/>
                </w:rPr>
                <w:t>Mở giao diện lập phiếu xuất hàng</w:t>
              </w:r>
            </w:ins>
          </w:p>
        </w:tc>
      </w:tr>
      <w:tr w:rsidR="003057F2" w:rsidRPr="00D6408C" w14:paraId="61E12841" w14:textId="77777777" w:rsidTr="0030103F">
        <w:trPr>
          <w:ins w:id="2276" w:author="Phạm Quang Thịnh" w:date="2019-07-05T19:38:00Z"/>
        </w:trPr>
        <w:tc>
          <w:tcPr>
            <w:tcW w:w="535" w:type="dxa"/>
          </w:tcPr>
          <w:p w14:paraId="0A43B799" w14:textId="77777777" w:rsidR="003057F2" w:rsidRDefault="003057F2" w:rsidP="0030103F">
            <w:pPr>
              <w:jc w:val="center"/>
              <w:rPr>
                <w:ins w:id="2277" w:author="Phạm Quang Thịnh" w:date="2019-07-05T19:38:00Z"/>
                <w:lang w:val="vi-VN"/>
              </w:rPr>
            </w:pPr>
            <w:ins w:id="2278" w:author="Phạm Quang Thịnh" w:date="2019-07-05T19:38:00Z">
              <w:r>
                <w:rPr>
                  <w:lang w:val="vi-VN"/>
                </w:rPr>
                <w:t>12</w:t>
              </w:r>
            </w:ins>
          </w:p>
        </w:tc>
        <w:tc>
          <w:tcPr>
            <w:tcW w:w="1890" w:type="dxa"/>
          </w:tcPr>
          <w:p w14:paraId="62E72951" w14:textId="77777777" w:rsidR="003057F2" w:rsidRDefault="003057F2" w:rsidP="0030103F">
            <w:pPr>
              <w:jc w:val="center"/>
              <w:rPr>
                <w:ins w:id="2279" w:author="Phạm Quang Thịnh" w:date="2019-07-05T19:38:00Z"/>
                <w:rFonts w:ascii="Consolas" w:hAnsi="Consolas" w:cs="Consolas"/>
                <w:color w:val="0000FF"/>
                <w:sz w:val="19"/>
                <w:szCs w:val="19"/>
              </w:rPr>
            </w:pPr>
            <w:ins w:id="2280" w:author="Phạm Quang Thịnh" w:date="2019-07-05T19:38:00Z">
              <w:r>
                <w:rPr>
                  <w:rFonts w:ascii="Consolas" w:hAnsi="Consolas" w:cs="Consolas"/>
                  <w:color w:val="0000FF"/>
                  <w:sz w:val="19"/>
                  <w:szCs w:val="19"/>
                </w:rPr>
                <w:t>dsmathang</w:t>
              </w:r>
            </w:ins>
          </w:p>
        </w:tc>
        <w:tc>
          <w:tcPr>
            <w:tcW w:w="1366" w:type="dxa"/>
          </w:tcPr>
          <w:p w14:paraId="5929063B" w14:textId="77777777" w:rsidR="003057F2" w:rsidRDefault="003057F2" w:rsidP="0030103F">
            <w:pPr>
              <w:jc w:val="center"/>
              <w:rPr>
                <w:ins w:id="2281" w:author="Phạm Quang Thịnh" w:date="2019-07-05T19:38:00Z"/>
                <w:rFonts w:ascii="Consolas" w:hAnsi="Consolas" w:cs="Consolas"/>
                <w:color w:val="A31515"/>
                <w:sz w:val="19"/>
                <w:szCs w:val="19"/>
              </w:rPr>
            </w:pPr>
            <w:ins w:id="2282" w:author="Phạm Quang Thịnh" w:date="2019-07-05T19:38:00Z">
              <w:r>
                <w:rPr>
                  <w:rFonts w:ascii="Consolas" w:hAnsi="Consolas" w:cs="Consolas"/>
                  <w:color w:val="A31515"/>
                  <w:sz w:val="19"/>
                  <w:szCs w:val="19"/>
                </w:rPr>
                <w:t>ListView</w:t>
              </w:r>
            </w:ins>
          </w:p>
        </w:tc>
        <w:tc>
          <w:tcPr>
            <w:tcW w:w="3224" w:type="dxa"/>
          </w:tcPr>
          <w:p w14:paraId="15E0DE4D" w14:textId="77777777" w:rsidR="003057F2" w:rsidRDefault="003057F2" w:rsidP="0030103F">
            <w:pPr>
              <w:jc w:val="center"/>
              <w:rPr>
                <w:ins w:id="2283" w:author="Phạm Quang Thịnh" w:date="2019-07-05T19:38:00Z"/>
                <w:lang w:val="vi-VN"/>
              </w:rPr>
            </w:pPr>
            <w:ins w:id="2284" w:author="Phạm Quang Thịnh" w:date="2019-07-05T19:38:00Z">
              <w:r>
                <w:rPr>
                  <w:lang w:val="vi-VN"/>
                </w:rPr>
                <w:t xml:space="preserve">Không </w:t>
              </w:r>
            </w:ins>
          </w:p>
        </w:tc>
        <w:tc>
          <w:tcPr>
            <w:tcW w:w="2970" w:type="dxa"/>
          </w:tcPr>
          <w:p w14:paraId="6EBCF3C8" w14:textId="77777777" w:rsidR="003057F2" w:rsidRDefault="003057F2" w:rsidP="0030103F">
            <w:pPr>
              <w:jc w:val="center"/>
              <w:rPr>
                <w:ins w:id="2285" w:author="Phạm Quang Thịnh" w:date="2019-07-05T19:38:00Z"/>
                <w:lang w:val="vi-VN"/>
              </w:rPr>
            </w:pPr>
            <w:ins w:id="2286" w:author="Phạm Quang Thịnh" w:date="2019-07-05T19:38:00Z">
              <w:r>
                <w:rPr>
                  <w:lang w:val="vi-VN"/>
                </w:rPr>
                <w:t>HIển thị danh sách mặt hàng</w:t>
              </w:r>
            </w:ins>
          </w:p>
        </w:tc>
      </w:tr>
      <w:tr w:rsidR="003057F2" w:rsidRPr="00D6408C" w14:paraId="49789413" w14:textId="77777777" w:rsidTr="0030103F">
        <w:trPr>
          <w:ins w:id="2287" w:author="Phạm Quang Thịnh" w:date="2019-07-05T19:38:00Z"/>
        </w:trPr>
        <w:tc>
          <w:tcPr>
            <w:tcW w:w="535" w:type="dxa"/>
          </w:tcPr>
          <w:p w14:paraId="15D23556" w14:textId="77777777" w:rsidR="003057F2" w:rsidRDefault="003057F2" w:rsidP="0030103F">
            <w:pPr>
              <w:jc w:val="center"/>
              <w:rPr>
                <w:ins w:id="2288" w:author="Phạm Quang Thịnh" w:date="2019-07-05T19:38:00Z"/>
                <w:lang w:val="vi-VN"/>
              </w:rPr>
            </w:pPr>
            <w:ins w:id="2289" w:author="Phạm Quang Thịnh" w:date="2019-07-05T19:38:00Z">
              <w:r>
                <w:rPr>
                  <w:lang w:val="vi-VN"/>
                </w:rPr>
                <w:t>13</w:t>
              </w:r>
            </w:ins>
          </w:p>
        </w:tc>
        <w:tc>
          <w:tcPr>
            <w:tcW w:w="1890" w:type="dxa"/>
          </w:tcPr>
          <w:p w14:paraId="3C54D10D" w14:textId="77777777" w:rsidR="003057F2" w:rsidRDefault="003057F2" w:rsidP="0030103F">
            <w:pPr>
              <w:jc w:val="center"/>
              <w:rPr>
                <w:ins w:id="2290" w:author="Phạm Quang Thịnh" w:date="2019-07-05T19:38:00Z"/>
                <w:rFonts w:ascii="Consolas" w:hAnsi="Consolas" w:cs="Consolas"/>
                <w:color w:val="0000FF"/>
                <w:sz w:val="19"/>
                <w:szCs w:val="19"/>
              </w:rPr>
            </w:pPr>
            <w:ins w:id="2291" w:author="Phạm Quang Thịnh" w:date="2019-07-05T19:38:00Z">
              <w:r>
                <w:rPr>
                  <w:rFonts w:ascii="Consolas" w:hAnsi="Consolas" w:cs="Consolas"/>
                  <w:color w:val="0000FF"/>
                  <w:sz w:val="19"/>
                  <w:szCs w:val="19"/>
                </w:rPr>
                <w:t>Đieukhien</w:t>
              </w:r>
            </w:ins>
          </w:p>
        </w:tc>
        <w:tc>
          <w:tcPr>
            <w:tcW w:w="1366" w:type="dxa"/>
          </w:tcPr>
          <w:p w14:paraId="1CE4AB07" w14:textId="77777777" w:rsidR="003057F2" w:rsidRDefault="003057F2" w:rsidP="0030103F">
            <w:pPr>
              <w:jc w:val="center"/>
              <w:rPr>
                <w:ins w:id="2292" w:author="Phạm Quang Thịnh" w:date="2019-07-05T19:38:00Z"/>
                <w:rFonts w:ascii="Consolas" w:hAnsi="Consolas" w:cs="Consolas"/>
                <w:color w:val="A31515"/>
                <w:sz w:val="19"/>
                <w:szCs w:val="19"/>
              </w:rPr>
            </w:pPr>
            <w:ins w:id="2293" w:author="Phạm Quang Thịnh" w:date="2019-07-05T19:38:00Z">
              <w:r>
                <w:rPr>
                  <w:rFonts w:ascii="Consolas" w:hAnsi="Consolas" w:cs="Consolas"/>
                  <w:color w:val="A31515"/>
                  <w:sz w:val="19"/>
                  <w:szCs w:val="19"/>
                </w:rPr>
                <w:t>ContextMenu</w:t>
              </w:r>
            </w:ins>
          </w:p>
        </w:tc>
        <w:tc>
          <w:tcPr>
            <w:tcW w:w="3224" w:type="dxa"/>
          </w:tcPr>
          <w:p w14:paraId="0B81F414" w14:textId="77777777" w:rsidR="003057F2" w:rsidRDefault="003057F2" w:rsidP="0030103F">
            <w:pPr>
              <w:jc w:val="center"/>
              <w:rPr>
                <w:ins w:id="2294" w:author="Phạm Quang Thịnh" w:date="2019-07-05T19:38:00Z"/>
                <w:lang w:val="vi-VN"/>
              </w:rPr>
            </w:pPr>
            <w:ins w:id="2295" w:author="Phạm Quang Thịnh" w:date="2019-07-05T19:38:00Z">
              <w:r>
                <w:rPr>
                  <w:lang w:val="vi-VN"/>
                </w:rPr>
                <w:t>Không</w:t>
              </w:r>
            </w:ins>
          </w:p>
        </w:tc>
        <w:tc>
          <w:tcPr>
            <w:tcW w:w="2970" w:type="dxa"/>
          </w:tcPr>
          <w:p w14:paraId="137D5027" w14:textId="77777777" w:rsidR="003057F2" w:rsidRDefault="003057F2" w:rsidP="0030103F">
            <w:pPr>
              <w:jc w:val="center"/>
              <w:rPr>
                <w:ins w:id="2296" w:author="Phạm Quang Thịnh" w:date="2019-07-05T19:38:00Z"/>
                <w:lang w:val="vi-VN"/>
              </w:rPr>
            </w:pPr>
            <w:ins w:id="2297" w:author="Phạm Quang Thịnh" w:date="2019-07-05T19:38:00Z">
              <w:r>
                <w:rPr>
                  <w:lang w:val="vi-VN"/>
                </w:rPr>
                <w:t>Thêm tùy chọn sửa hoặc xóa mặt hàng</w:t>
              </w:r>
            </w:ins>
          </w:p>
        </w:tc>
      </w:tr>
    </w:tbl>
    <w:p w14:paraId="6B2DC117" w14:textId="3C92AC3A" w:rsidR="003057F2" w:rsidRDefault="003057F2" w:rsidP="003057F2">
      <w:pPr>
        <w:rPr>
          <w:ins w:id="2298" w:author="Phạm Quang Thịnh" w:date="2019-07-05T19:38:00Z"/>
          <w:lang w:val="vi-VN"/>
        </w:rPr>
      </w:pPr>
    </w:p>
    <w:p w14:paraId="61E5EFAF" w14:textId="0A165290" w:rsidR="00A001C6" w:rsidRPr="009269E2" w:rsidRDefault="00A001C6" w:rsidP="003057F2">
      <w:pPr>
        <w:rPr>
          <w:ins w:id="2299" w:author="Phạm Quang Thịnh" w:date="2019-07-05T19:38:00Z"/>
          <w:lang w:val="vi-VN"/>
          <w:rPrChange w:id="2300" w:author="Phạm Quang Thịnh" w:date="2019-07-05T21:06:00Z">
            <w:rPr>
              <w:ins w:id="2301" w:author="Phạm Quang Thịnh" w:date="2019-07-05T19:38:00Z"/>
            </w:rPr>
          </w:rPrChange>
        </w:rPr>
      </w:pPr>
    </w:p>
    <w:p w14:paraId="156A135D" w14:textId="2175A157" w:rsidR="00A001C6" w:rsidRPr="009269E2" w:rsidRDefault="00A001C6" w:rsidP="003057F2">
      <w:pPr>
        <w:rPr>
          <w:ins w:id="2302" w:author="Phạm Quang Thịnh" w:date="2019-07-05T19:38:00Z"/>
          <w:lang w:val="vi-VN"/>
          <w:rPrChange w:id="2303" w:author="Phạm Quang Thịnh" w:date="2019-07-05T21:06:00Z">
            <w:rPr>
              <w:ins w:id="2304" w:author="Phạm Quang Thịnh" w:date="2019-07-05T19:38:00Z"/>
            </w:rPr>
          </w:rPrChange>
        </w:rPr>
      </w:pPr>
    </w:p>
    <w:p w14:paraId="38BB562E" w14:textId="05E5F8CF" w:rsidR="00A001C6" w:rsidRPr="009269E2" w:rsidRDefault="00A001C6" w:rsidP="003057F2">
      <w:pPr>
        <w:rPr>
          <w:ins w:id="2305" w:author="Phạm Quang Thịnh" w:date="2019-07-05T19:38:00Z"/>
          <w:lang w:val="vi-VN"/>
          <w:rPrChange w:id="2306" w:author="Phạm Quang Thịnh" w:date="2019-07-05T21:06:00Z">
            <w:rPr>
              <w:ins w:id="2307" w:author="Phạm Quang Thịnh" w:date="2019-07-05T19:38:00Z"/>
            </w:rPr>
          </w:rPrChange>
        </w:rPr>
      </w:pPr>
    </w:p>
    <w:p w14:paraId="6286C55C" w14:textId="674E420C" w:rsidR="00A001C6" w:rsidRPr="009269E2" w:rsidRDefault="00A001C6" w:rsidP="003057F2">
      <w:pPr>
        <w:rPr>
          <w:ins w:id="2308" w:author="Phạm Quang Thịnh" w:date="2019-07-05T19:38:00Z"/>
          <w:lang w:val="vi-VN"/>
          <w:rPrChange w:id="2309" w:author="Phạm Quang Thịnh" w:date="2019-07-05T21:06:00Z">
            <w:rPr>
              <w:ins w:id="2310" w:author="Phạm Quang Thịnh" w:date="2019-07-05T19:38:00Z"/>
            </w:rPr>
          </w:rPrChange>
        </w:rPr>
      </w:pPr>
    </w:p>
    <w:p w14:paraId="099B3E39" w14:textId="6BD36109" w:rsidR="00A001C6" w:rsidRDefault="00A001C6" w:rsidP="00A001C6">
      <w:pPr>
        <w:pStyle w:val="u5"/>
        <w:ind w:left="2160"/>
        <w:rPr>
          <w:ins w:id="2311" w:author="Phạm Quang Thịnh" w:date="2019-07-05T19:38:00Z"/>
        </w:rPr>
      </w:pPr>
      <w:ins w:id="2312" w:author="Phạm Quang Thịnh" w:date="2019-07-05T19:38:00Z">
        <w:r>
          <w:lastRenderedPageBreak/>
          <w:t>Lập phiếu xuất hàng</w:t>
        </w:r>
      </w:ins>
    </w:p>
    <w:p w14:paraId="273E80BF" w14:textId="0478712E" w:rsidR="00A001C6" w:rsidRDefault="00A001C6" w:rsidP="00A001C6">
      <w:pPr>
        <w:jc w:val="center"/>
        <w:rPr>
          <w:ins w:id="2313" w:author="Phạm Quang Thịnh" w:date="2019-07-05T19:38:00Z"/>
        </w:rPr>
      </w:pPr>
      <w:ins w:id="2314" w:author="Phạm Quang Thịnh" w:date="2019-07-05T19:38:00Z">
        <w:r>
          <w:rPr>
            <w:noProof/>
            <w:lang w:val="vi-VN"/>
          </w:rPr>
          <w:drawing>
            <wp:inline distT="0" distB="0" distL="0" distR="0" wp14:anchorId="2AD52B87" wp14:editId="0E2D8C9F">
              <wp:extent cx="4541520" cy="385445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1520" cy="3854450"/>
                      </a:xfrm>
                      <a:prstGeom prst="rect">
                        <a:avLst/>
                      </a:prstGeom>
                      <a:noFill/>
                      <a:ln>
                        <a:noFill/>
                      </a:ln>
                    </pic:spPr>
                  </pic:pic>
                </a:graphicData>
              </a:graphic>
            </wp:inline>
          </w:drawing>
        </w:r>
      </w:ins>
    </w:p>
    <w:tbl>
      <w:tblPr>
        <w:tblStyle w:val="LiBang"/>
        <w:tblW w:w="0" w:type="auto"/>
        <w:tblLook w:val="04A0" w:firstRow="1" w:lastRow="0" w:firstColumn="1" w:lastColumn="0" w:noHBand="0" w:noVBand="1"/>
      </w:tblPr>
      <w:tblGrid>
        <w:gridCol w:w="534"/>
        <w:gridCol w:w="1261"/>
        <w:gridCol w:w="1366"/>
        <w:gridCol w:w="2717"/>
        <w:gridCol w:w="3472"/>
      </w:tblGrid>
      <w:tr w:rsidR="00A001C6" w14:paraId="53BAE829" w14:textId="77777777" w:rsidTr="0030103F">
        <w:trPr>
          <w:ins w:id="2315" w:author="Phạm Quang Thịnh" w:date="2019-07-05T19:39:00Z"/>
        </w:trPr>
        <w:tc>
          <w:tcPr>
            <w:tcW w:w="534" w:type="dxa"/>
          </w:tcPr>
          <w:p w14:paraId="0FCE3571" w14:textId="77777777" w:rsidR="00A001C6" w:rsidRDefault="00A001C6" w:rsidP="0030103F">
            <w:pPr>
              <w:jc w:val="center"/>
              <w:rPr>
                <w:ins w:id="2316" w:author="Phạm Quang Thịnh" w:date="2019-07-05T19:39:00Z"/>
                <w:lang w:val="vi-VN"/>
              </w:rPr>
            </w:pPr>
            <w:ins w:id="2317" w:author="Phạm Quang Thịnh" w:date="2019-07-05T19:39:00Z">
              <w:r>
                <w:rPr>
                  <w:lang w:val="vi-VN"/>
                </w:rPr>
                <w:t>STT</w:t>
              </w:r>
            </w:ins>
          </w:p>
        </w:tc>
        <w:tc>
          <w:tcPr>
            <w:tcW w:w="1261" w:type="dxa"/>
          </w:tcPr>
          <w:p w14:paraId="74E4F069" w14:textId="77777777" w:rsidR="00A001C6" w:rsidRDefault="00A001C6" w:rsidP="0030103F">
            <w:pPr>
              <w:jc w:val="center"/>
              <w:rPr>
                <w:ins w:id="2318" w:author="Phạm Quang Thịnh" w:date="2019-07-05T19:39:00Z"/>
                <w:lang w:val="vi-VN"/>
              </w:rPr>
            </w:pPr>
            <w:ins w:id="2319" w:author="Phạm Quang Thịnh" w:date="2019-07-05T19:39:00Z">
              <w:r>
                <w:rPr>
                  <w:lang w:val="vi-VN"/>
                </w:rPr>
                <w:t xml:space="preserve">Tên </w:t>
              </w:r>
            </w:ins>
          </w:p>
        </w:tc>
        <w:tc>
          <w:tcPr>
            <w:tcW w:w="1366" w:type="dxa"/>
          </w:tcPr>
          <w:p w14:paraId="0DE7ED79" w14:textId="77777777" w:rsidR="00A001C6" w:rsidRDefault="00A001C6" w:rsidP="0030103F">
            <w:pPr>
              <w:jc w:val="center"/>
              <w:rPr>
                <w:ins w:id="2320" w:author="Phạm Quang Thịnh" w:date="2019-07-05T19:39:00Z"/>
                <w:lang w:val="vi-VN"/>
              </w:rPr>
            </w:pPr>
            <w:ins w:id="2321" w:author="Phạm Quang Thịnh" w:date="2019-07-05T19:39:00Z">
              <w:r>
                <w:rPr>
                  <w:lang w:val="vi-VN"/>
                </w:rPr>
                <w:t>Kiểu</w:t>
              </w:r>
            </w:ins>
          </w:p>
        </w:tc>
        <w:tc>
          <w:tcPr>
            <w:tcW w:w="2717" w:type="dxa"/>
          </w:tcPr>
          <w:p w14:paraId="158E0237" w14:textId="77777777" w:rsidR="00A001C6" w:rsidRDefault="00A001C6" w:rsidP="0030103F">
            <w:pPr>
              <w:jc w:val="center"/>
              <w:rPr>
                <w:ins w:id="2322" w:author="Phạm Quang Thịnh" w:date="2019-07-05T19:39:00Z"/>
                <w:lang w:val="vi-VN"/>
              </w:rPr>
            </w:pPr>
            <w:ins w:id="2323" w:author="Phạm Quang Thịnh" w:date="2019-07-05T19:39:00Z">
              <w:r>
                <w:rPr>
                  <w:lang w:val="vi-VN"/>
                </w:rPr>
                <w:t>Ràng buộc</w:t>
              </w:r>
            </w:ins>
          </w:p>
        </w:tc>
        <w:tc>
          <w:tcPr>
            <w:tcW w:w="3472" w:type="dxa"/>
          </w:tcPr>
          <w:p w14:paraId="03F7C7DC" w14:textId="77777777" w:rsidR="00A001C6" w:rsidRDefault="00A001C6" w:rsidP="0030103F">
            <w:pPr>
              <w:jc w:val="center"/>
              <w:rPr>
                <w:ins w:id="2324" w:author="Phạm Quang Thịnh" w:date="2019-07-05T19:39:00Z"/>
                <w:lang w:val="vi-VN"/>
              </w:rPr>
            </w:pPr>
            <w:ins w:id="2325" w:author="Phạm Quang Thịnh" w:date="2019-07-05T19:39:00Z">
              <w:r>
                <w:rPr>
                  <w:lang w:val="vi-VN"/>
                </w:rPr>
                <w:t>Chức năng</w:t>
              </w:r>
            </w:ins>
          </w:p>
        </w:tc>
      </w:tr>
      <w:tr w:rsidR="00A001C6" w14:paraId="32E23ABB" w14:textId="77777777" w:rsidTr="0030103F">
        <w:trPr>
          <w:ins w:id="2326" w:author="Phạm Quang Thịnh" w:date="2019-07-05T19:39:00Z"/>
        </w:trPr>
        <w:tc>
          <w:tcPr>
            <w:tcW w:w="534" w:type="dxa"/>
          </w:tcPr>
          <w:p w14:paraId="4469514C" w14:textId="77777777" w:rsidR="00A001C6" w:rsidRPr="006E51FB" w:rsidRDefault="00A001C6" w:rsidP="0030103F">
            <w:pPr>
              <w:jc w:val="center"/>
              <w:rPr>
                <w:ins w:id="2327" w:author="Phạm Quang Thịnh" w:date="2019-07-05T19:39:00Z"/>
              </w:rPr>
            </w:pPr>
            <w:ins w:id="2328" w:author="Phạm Quang Thịnh" w:date="2019-07-05T19:39:00Z">
              <w:r>
                <w:t>1</w:t>
              </w:r>
            </w:ins>
          </w:p>
        </w:tc>
        <w:tc>
          <w:tcPr>
            <w:tcW w:w="1261" w:type="dxa"/>
          </w:tcPr>
          <w:p w14:paraId="1760B9BD" w14:textId="77777777" w:rsidR="00A001C6" w:rsidRDefault="00A001C6" w:rsidP="0030103F">
            <w:pPr>
              <w:jc w:val="center"/>
              <w:rPr>
                <w:ins w:id="2329" w:author="Phạm Quang Thịnh" w:date="2019-07-05T19:39:00Z"/>
                <w:lang w:val="vi-VN"/>
              </w:rPr>
            </w:pPr>
            <w:ins w:id="2330" w:author="Phạm Quang Thịnh" w:date="2019-07-05T19:39:00Z">
              <w:r>
                <w:rPr>
                  <w:rFonts w:ascii="Consolas" w:hAnsi="Consolas" w:cs="Consolas"/>
                  <w:color w:val="0000FF"/>
                  <w:sz w:val="19"/>
                  <w:szCs w:val="19"/>
                </w:rPr>
                <w:t>maPhieu</w:t>
              </w:r>
            </w:ins>
          </w:p>
        </w:tc>
        <w:tc>
          <w:tcPr>
            <w:tcW w:w="1366" w:type="dxa"/>
          </w:tcPr>
          <w:p w14:paraId="74C23510" w14:textId="77777777" w:rsidR="00A001C6" w:rsidRDefault="00A001C6" w:rsidP="0030103F">
            <w:pPr>
              <w:jc w:val="center"/>
              <w:rPr>
                <w:ins w:id="2331" w:author="Phạm Quang Thịnh" w:date="2019-07-05T19:39:00Z"/>
                <w:lang w:val="vi-VN"/>
              </w:rPr>
            </w:pPr>
            <w:ins w:id="2332" w:author="Phạm Quang Thịnh" w:date="2019-07-05T19:39:00Z">
              <w:r>
                <w:rPr>
                  <w:rFonts w:ascii="Consolas" w:hAnsi="Consolas" w:cs="Consolas"/>
                  <w:color w:val="A31515"/>
                  <w:sz w:val="19"/>
                  <w:szCs w:val="19"/>
                </w:rPr>
                <w:t>TextBox</w:t>
              </w:r>
            </w:ins>
          </w:p>
        </w:tc>
        <w:tc>
          <w:tcPr>
            <w:tcW w:w="2717" w:type="dxa"/>
          </w:tcPr>
          <w:p w14:paraId="597AA9DC" w14:textId="77777777" w:rsidR="00A001C6" w:rsidRDefault="00A001C6" w:rsidP="0030103F">
            <w:pPr>
              <w:jc w:val="center"/>
              <w:rPr>
                <w:ins w:id="2333" w:author="Phạm Quang Thịnh" w:date="2019-07-05T19:39:00Z"/>
                <w:lang w:val="vi-VN"/>
              </w:rPr>
            </w:pPr>
            <w:ins w:id="2334" w:author="Phạm Quang Thịnh" w:date="2019-07-05T19:39:00Z">
              <w:r>
                <w:rPr>
                  <w:lang w:val="vi-VN"/>
                </w:rPr>
                <w:t>Không để trống</w:t>
              </w:r>
            </w:ins>
          </w:p>
        </w:tc>
        <w:tc>
          <w:tcPr>
            <w:tcW w:w="3472" w:type="dxa"/>
          </w:tcPr>
          <w:p w14:paraId="51D35149" w14:textId="77777777" w:rsidR="00A001C6" w:rsidRPr="00EE443F" w:rsidRDefault="00A001C6" w:rsidP="0030103F">
            <w:pPr>
              <w:jc w:val="center"/>
              <w:rPr>
                <w:ins w:id="2335" w:author="Phạm Quang Thịnh" w:date="2019-07-05T19:39:00Z"/>
                <w:lang w:val="vi-VN"/>
              </w:rPr>
            </w:pPr>
            <w:ins w:id="2336" w:author="Phạm Quang Thịnh" w:date="2019-07-05T19:39:00Z">
              <w:r>
                <w:rPr>
                  <w:lang w:val="vi-VN"/>
                </w:rPr>
                <w:t xml:space="preserve">Nhập mã </w:t>
              </w:r>
              <w:r>
                <w:t>phiếu</w:t>
              </w:r>
              <w:r>
                <w:rPr>
                  <w:lang w:val="vi-VN"/>
                </w:rPr>
                <w:t xml:space="preserve"> thu</w:t>
              </w:r>
            </w:ins>
          </w:p>
        </w:tc>
      </w:tr>
      <w:tr w:rsidR="00A001C6" w:rsidRPr="00D6408C" w14:paraId="2656F72F" w14:textId="77777777" w:rsidTr="0030103F">
        <w:trPr>
          <w:ins w:id="2337" w:author="Phạm Quang Thịnh" w:date="2019-07-05T19:39:00Z"/>
        </w:trPr>
        <w:tc>
          <w:tcPr>
            <w:tcW w:w="534" w:type="dxa"/>
          </w:tcPr>
          <w:p w14:paraId="2BF3F047" w14:textId="77777777" w:rsidR="00A001C6" w:rsidRPr="006E51FB" w:rsidRDefault="00A001C6" w:rsidP="0030103F">
            <w:pPr>
              <w:jc w:val="center"/>
              <w:rPr>
                <w:ins w:id="2338" w:author="Phạm Quang Thịnh" w:date="2019-07-05T19:39:00Z"/>
              </w:rPr>
            </w:pPr>
            <w:ins w:id="2339" w:author="Phạm Quang Thịnh" w:date="2019-07-05T19:39:00Z">
              <w:r>
                <w:t>2</w:t>
              </w:r>
            </w:ins>
          </w:p>
        </w:tc>
        <w:tc>
          <w:tcPr>
            <w:tcW w:w="1261" w:type="dxa"/>
          </w:tcPr>
          <w:p w14:paraId="48558D30" w14:textId="77777777" w:rsidR="00A001C6" w:rsidRDefault="00A001C6" w:rsidP="0030103F">
            <w:pPr>
              <w:jc w:val="center"/>
              <w:rPr>
                <w:ins w:id="2340" w:author="Phạm Quang Thịnh" w:date="2019-07-05T19:39:00Z"/>
                <w:lang w:val="vi-VN"/>
              </w:rPr>
            </w:pPr>
            <w:ins w:id="2341" w:author="Phạm Quang Thịnh" w:date="2019-07-05T19:39:00Z">
              <w:r>
                <w:rPr>
                  <w:rFonts w:ascii="Consolas" w:hAnsi="Consolas" w:cs="Consolas"/>
                  <w:color w:val="0000FF"/>
                  <w:sz w:val="19"/>
                  <w:szCs w:val="19"/>
                </w:rPr>
                <w:t>thang</w:t>
              </w:r>
            </w:ins>
          </w:p>
        </w:tc>
        <w:tc>
          <w:tcPr>
            <w:tcW w:w="1366" w:type="dxa"/>
          </w:tcPr>
          <w:p w14:paraId="15164986" w14:textId="77777777" w:rsidR="00A001C6" w:rsidRDefault="00A001C6" w:rsidP="0030103F">
            <w:pPr>
              <w:jc w:val="center"/>
              <w:rPr>
                <w:ins w:id="2342" w:author="Phạm Quang Thịnh" w:date="2019-07-05T19:39:00Z"/>
                <w:lang w:val="vi-VN"/>
              </w:rPr>
            </w:pPr>
            <w:ins w:id="2343" w:author="Phạm Quang Thịnh" w:date="2019-07-05T19:39:00Z">
              <w:r>
                <w:rPr>
                  <w:rFonts w:ascii="Consolas" w:hAnsi="Consolas" w:cs="Consolas"/>
                  <w:color w:val="A31515"/>
                  <w:sz w:val="19"/>
                  <w:szCs w:val="19"/>
                </w:rPr>
                <w:t>TextBlock</w:t>
              </w:r>
            </w:ins>
          </w:p>
        </w:tc>
        <w:tc>
          <w:tcPr>
            <w:tcW w:w="2717" w:type="dxa"/>
          </w:tcPr>
          <w:p w14:paraId="130F606A" w14:textId="77777777" w:rsidR="00A001C6" w:rsidRDefault="00A001C6" w:rsidP="0030103F">
            <w:pPr>
              <w:jc w:val="center"/>
              <w:rPr>
                <w:ins w:id="2344" w:author="Phạm Quang Thịnh" w:date="2019-07-05T19:39:00Z"/>
                <w:lang w:val="vi-VN"/>
              </w:rPr>
            </w:pPr>
            <w:ins w:id="2345" w:author="Phạm Quang Thịnh" w:date="2019-07-05T19:39:00Z">
              <w:r>
                <w:rPr>
                  <w:lang w:val="vi-VN"/>
                </w:rPr>
                <w:t>Tự động lấy tháng được lập</w:t>
              </w:r>
            </w:ins>
          </w:p>
        </w:tc>
        <w:tc>
          <w:tcPr>
            <w:tcW w:w="3472" w:type="dxa"/>
          </w:tcPr>
          <w:p w14:paraId="4FF287F7" w14:textId="77777777" w:rsidR="00A001C6" w:rsidRDefault="00A001C6" w:rsidP="0030103F">
            <w:pPr>
              <w:jc w:val="center"/>
              <w:rPr>
                <w:ins w:id="2346" w:author="Phạm Quang Thịnh" w:date="2019-07-05T19:39:00Z"/>
                <w:lang w:val="vi-VN"/>
              </w:rPr>
            </w:pPr>
            <w:ins w:id="2347" w:author="Phạm Quang Thịnh" w:date="2019-07-05T19:39:00Z">
              <w:r>
                <w:rPr>
                  <w:lang w:val="vi-VN"/>
                </w:rPr>
                <w:t>Hiển thị tháng được lập</w:t>
              </w:r>
            </w:ins>
          </w:p>
        </w:tc>
      </w:tr>
      <w:tr w:rsidR="00A001C6" w14:paraId="623526A9" w14:textId="77777777" w:rsidTr="0030103F">
        <w:trPr>
          <w:ins w:id="2348" w:author="Phạm Quang Thịnh" w:date="2019-07-05T19:39:00Z"/>
        </w:trPr>
        <w:tc>
          <w:tcPr>
            <w:tcW w:w="534" w:type="dxa"/>
          </w:tcPr>
          <w:p w14:paraId="7155817D" w14:textId="77777777" w:rsidR="00A001C6" w:rsidRPr="006E51FB" w:rsidRDefault="00A001C6" w:rsidP="0030103F">
            <w:pPr>
              <w:jc w:val="center"/>
              <w:rPr>
                <w:ins w:id="2349" w:author="Phạm Quang Thịnh" w:date="2019-07-05T19:39:00Z"/>
              </w:rPr>
            </w:pPr>
            <w:ins w:id="2350" w:author="Phạm Quang Thịnh" w:date="2019-07-05T19:39:00Z">
              <w:r>
                <w:t>3</w:t>
              </w:r>
            </w:ins>
          </w:p>
        </w:tc>
        <w:tc>
          <w:tcPr>
            <w:tcW w:w="1261" w:type="dxa"/>
          </w:tcPr>
          <w:p w14:paraId="78559A2F" w14:textId="77777777" w:rsidR="00A001C6" w:rsidRDefault="00A001C6" w:rsidP="0030103F">
            <w:pPr>
              <w:jc w:val="center"/>
              <w:rPr>
                <w:ins w:id="2351" w:author="Phạm Quang Thịnh" w:date="2019-07-05T19:39:00Z"/>
                <w:lang w:val="vi-VN"/>
              </w:rPr>
            </w:pPr>
            <w:ins w:id="2352" w:author="Phạm Quang Thịnh" w:date="2019-07-05T19:39:00Z">
              <w:r>
                <w:rPr>
                  <w:rFonts w:ascii="Consolas" w:hAnsi="Consolas" w:cs="Consolas"/>
                  <w:color w:val="0000FF"/>
                  <w:sz w:val="19"/>
                  <w:szCs w:val="19"/>
                </w:rPr>
                <w:t>madltxt</w:t>
              </w:r>
            </w:ins>
          </w:p>
        </w:tc>
        <w:tc>
          <w:tcPr>
            <w:tcW w:w="1366" w:type="dxa"/>
          </w:tcPr>
          <w:p w14:paraId="0708EDFF" w14:textId="77777777" w:rsidR="00A001C6" w:rsidRDefault="00A001C6" w:rsidP="0030103F">
            <w:pPr>
              <w:jc w:val="center"/>
              <w:rPr>
                <w:ins w:id="2353" w:author="Phạm Quang Thịnh" w:date="2019-07-05T19:39:00Z"/>
                <w:lang w:val="vi-VN"/>
              </w:rPr>
            </w:pPr>
            <w:ins w:id="2354" w:author="Phạm Quang Thịnh" w:date="2019-07-05T19:39:00Z">
              <w:r>
                <w:rPr>
                  <w:rFonts w:ascii="Consolas" w:hAnsi="Consolas" w:cs="Consolas"/>
                  <w:color w:val="A31515"/>
                  <w:sz w:val="19"/>
                  <w:szCs w:val="19"/>
                </w:rPr>
                <w:t>ComboBox</w:t>
              </w:r>
            </w:ins>
          </w:p>
        </w:tc>
        <w:tc>
          <w:tcPr>
            <w:tcW w:w="2717" w:type="dxa"/>
          </w:tcPr>
          <w:p w14:paraId="7C9EF8EB" w14:textId="77777777" w:rsidR="00A001C6" w:rsidRDefault="00A001C6" w:rsidP="0030103F">
            <w:pPr>
              <w:jc w:val="center"/>
              <w:rPr>
                <w:ins w:id="2355" w:author="Phạm Quang Thịnh" w:date="2019-07-05T19:39:00Z"/>
                <w:lang w:val="vi-VN"/>
              </w:rPr>
            </w:pPr>
            <w:ins w:id="2356" w:author="Phạm Quang Thịnh" w:date="2019-07-05T19:39:00Z">
              <w:r>
                <w:rPr>
                  <w:lang w:val="vi-VN"/>
                </w:rPr>
                <w:t>Danh sách đại lý lấy từ database, Không để trống</w:t>
              </w:r>
            </w:ins>
          </w:p>
        </w:tc>
        <w:tc>
          <w:tcPr>
            <w:tcW w:w="3472" w:type="dxa"/>
          </w:tcPr>
          <w:p w14:paraId="79C052CB" w14:textId="77777777" w:rsidR="00A001C6" w:rsidRDefault="00A001C6" w:rsidP="0030103F">
            <w:pPr>
              <w:jc w:val="center"/>
              <w:rPr>
                <w:ins w:id="2357" w:author="Phạm Quang Thịnh" w:date="2019-07-05T19:39:00Z"/>
                <w:lang w:val="vi-VN"/>
              </w:rPr>
            </w:pPr>
            <w:ins w:id="2358" w:author="Phạm Quang Thịnh" w:date="2019-07-05T19:39:00Z">
              <w:r>
                <w:rPr>
                  <w:lang w:val="vi-VN"/>
                </w:rPr>
                <w:t>Chọn đại lý</w:t>
              </w:r>
            </w:ins>
          </w:p>
        </w:tc>
      </w:tr>
      <w:tr w:rsidR="00A001C6" w:rsidRPr="00D6408C" w14:paraId="5DF6E072" w14:textId="77777777" w:rsidTr="0030103F">
        <w:trPr>
          <w:ins w:id="2359" w:author="Phạm Quang Thịnh" w:date="2019-07-05T19:39:00Z"/>
        </w:trPr>
        <w:tc>
          <w:tcPr>
            <w:tcW w:w="534" w:type="dxa"/>
          </w:tcPr>
          <w:p w14:paraId="2C191768" w14:textId="77777777" w:rsidR="00A001C6" w:rsidRPr="006E51FB" w:rsidRDefault="00A001C6" w:rsidP="0030103F">
            <w:pPr>
              <w:jc w:val="center"/>
              <w:rPr>
                <w:ins w:id="2360" w:author="Phạm Quang Thịnh" w:date="2019-07-05T19:39:00Z"/>
              </w:rPr>
            </w:pPr>
            <w:ins w:id="2361" w:author="Phạm Quang Thịnh" w:date="2019-07-05T19:39:00Z">
              <w:r>
                <w:t>4</w:t>
              </w:r>
            </w:ins>
          </w:p>
        </w:tc>
        <w:tc>
          <w:tcPr>
            <w:tcW w:w="1261" w:type="dxa"/>
          </w:tcPr>
          <w:p w14:paraId="59A3CDD7" w14:textId="77777777" w:rsidR="00A001C6" w:rsidRPr="006E51FB" w:rsidRDefault="00A001C6" w:rsidP="0030103F">
            <w:pPr>
              <w:jc w:val="center"/>
              <w:rPr>
                <w:ins w:id="2362" w:author="Phạm Quang Thịnh" w:date="2019-07-05T19:39:00Z"/>
              </w:rPr>
            </w:pPr>
            <w:ins w:id="2363" w:author="Phạm Quang Thịnh" w:date="2019-07-05T19:39:00Z">
              <w:r>
                <w:rPr>
                  <w:rFonts w:ascii="Consolas" w:hAnsi="Consolas" w:cs="Consolas"/>
                  <w:color w:val="0000FF"/>
                  <w:sz w:val="19"/>
                  <w:szCs w:val="19"/>
                </w:rPr>
                <w:t>Lapphieu</w:t>
              </w:r>
            </w:ins>
          </w:p>
        </w:tc>
        <w:tc>
          <w:tcPr>
            <w:tcW w:w="1366" w:type="dxa"/>
          </w:tcPr>
          <w:p w14:paraId="7C1CA1DF" w14:textId="77777777" w:rsidR="00A001C6" w:rsidRDefault="00A001C6" w:rsidP="0030103F">
            <w:pPr>
              <w:jc w:val="center"/>
              <w:rPr>
                <w:ins w:id="2364" w:author="Phạm Quang Thịnh" w:date="2019-07-05T19:39:00Z"/>
                <w:lang w:val="vi-VN"/>
              </w:rPr>
            </w:pPr>
            <w:ins w:id="2365" w:author="Phạm Quang Thịnh" w:date="2019-07-05T19:39:00Z">
              <w:r>
                <w:rPr>
                  <w:rFonts w:ascii="Consolas" w:hAnsi="Consolas" w:cs="Consolas"/>
                  <w:color w:val="A31515"/>
                  <w:sz w:val="19"/>
                  <w:szCs w:val="19"/>
                </w:rPr>
                <w:t>Button</w:t>
              </w:r>
            </w:ins>
          </w:p>
        </w:tc>
        <w:tc>
          <w:tcPr>
            <w:tcW w:w="2717" w:type="dxa"/>
          </w:tcPr>
          <w:p w14:paraId="717AD002" w14:textId="77777777" w:rsidR="00A001C6" w:rsidRDefault="00A001C6" w:rsidP="0030103F">
            <w:pPr>
              <w:jc w:val="center"/>
              <w:rPr>
                <w:ins w:id="2366" w:author="Phạm Quang Thịnh" w:date="2019-07-05T19:39:00Z"/>
                <w:lang w:val="vi-VN"/>
              </w:rPr>
            </w:pPr>
            <w:ins w:id="2367" w:author="Phạm Quang Thịnh" w:date="2019-07-05T19:39:00Z">
              <w:r>
                <w:rPr>
                  <w:lang w:val="vi-VN"/>
                </w:rPr>
                <w:t>Không</w:t>
              </w:r>
            </w:ins>
          </w:p>
        </w:tc>
        <w:tc>
          <w:tcPr>
            <w:tcW w:w="3472" w:type="dxa"/>
          </w:tcPr>
          <w:p w14:paraId="0F8AE16E" w14:textId="77777777" w:rsidR="00A001C6" w:rsidRDefault="00A001C6" w:rsidP="0030103F">
            <w:pPr>
              <w:jc w:val="center"/>
              <w:rPr>
                <w:ins w:id="2368" w:author="Phạm Quang Thịnh" w:date="2019-07-05T19:39:00Z"/>
                <w:lang w:val="vi-VN"/>
              </w:rPr>
            </w:pPr>
            <w:ins w:id="2369" w:author="Phạm Quang Thịnh" w:date="2019-07-05T19:39:00Z">
              <w:r>
                <w:rPr>
                  <w:lang w:val="vi-VN"/>
                </w:rPr>
                <w:t>Xác nhận lập phiếu &amp; mở giao diện để ghi chi tiết</w:t>
              </w:r>
            </w:ins>
          </w:p>
        </w:tc>
      </w:tr>
      <w:tr w:rsidR="00A001C6" w:rsidRPr="00D6408C" w14:paraId="22430679" w14:textId="77777777" w:rsidTr="0030103F">
        <w:trPr>
          <w:ins w:id="2370" w:author="Phạm Quang Thịnh" w:date="2019-07-05T19:39:00Z"/>
        </w:trPr>
        <w:tc>
          <w:tcPr>
            <w:tcW w:w="534" w:type="dxa"/>
          </w:tcPr>
          <w:p w14:paraId="630D6B0D" w14:textId="77777777" w:rsidR="00A001C6" w:rsidRPr="006E51FB" w:rsidRDefault="00A001C6" w:rsidP="0030103F">
            <w:pPr>
              <w:jc w:val="center"/>
              <w:rPr>
                <w:ins w:id="2371" w:author="Phạm Quang Thịnh" w:date="2019-07-05T19:39:00Z"/>
              </w:rPr>
            </w:pPr>
            <w:ins w:id="2372" w:author="Phạm Quang Thịnh" w:date="2019-07-05T19:39:00Z">
              <w:r>
                <w:t>5</w:t>
              </w:r>
            </w:ins>
          </w:p>
        </w:tc>
        <w:tc>
          <w:tcPr>
            <w:tcW w:w="1261" w:type="dxa"/>
          </w:tcPr>
          <w:p w14:paraId="14D0B24F" w14:textId="77777777" w:rsidR="00A001C6" w:rsidRDefault="00A001C6" w:rsidP="0030103F">
            <w:pPr>
              <w:jc w:val="center"/>
              <w:rPr>
                <w:ins w:id="2373" w:author="Phạm Quang Thịnh" w:date="2019-07-05T19:39:00Z"/>
                <w:lang w:val="vi-VN"/>
              </w:rPr>
            </w:pPr>
            <w:ins w:id="2374" w:author="Phạm Quang Thịnh" w:date="2019-07-05T19:39:00Z">
              <w:r>
                <w:rPr>
                  <w:rFonts w:ascii="Consolas" w:hAnsi="Consolas" w:cs="Consolas"/>
                  <w:color w:val="0000FF"/>
                  <w:sz w:val="19"/>
                  <w:szCs w:val="19"/>
                </w:rPr>
                <w:t>txtKeyword</w:t>
              </w:r>
            </w:ins>
          </w:p>
        </w:tc>
        <w:tc>
          <w:tcPr>
            <w:tcW w:w="1366" w:type="dxa"/>
          </w:tcPr>
          <w:p w14:paraId="25553959" w14:textId="77777777" w:rsidR="00A001C6" w:rsidRDefault="00A001C6" w:rsidP="0030103F">
            <w:pPr>
              <w:jc w:val="center"/>
              <w:rPr>
                <w:ins w:id="2375" w:author="Phạm Quang Thịnh" w:date="2019-07-05T19:39:00Z"/>
                <w:lang w:val="vi-VN"/>
              </w:rPr>
            </w:pPr>
            <w:ins w:id="2376" w:author="Phạm Quang Thịnh" w:date="2019-07-05T19:39:00Z">
              <w:r>
                <w:rPr>
                  <w:rFonts w:ascii="Consolas" w:hAnsi="Consolas" w:cs="Consolas"/>
                  <w:color w:val="A31515"/>
                  <w:sz w:val="19"/>
                  <w:szCs w:val="19"/>
                </w:rPr>
                <w:t>TextBox</w:t>
              </w:r>
            </w:ins>
          </w:p>
        </w:tc>
        <w:tc>
          <w:tcPr>
            <w:tcW w:w="2717" w:type="dxa"/>
          </w:tcPr>
          <w:p w14:paraId="5185CB18" w14:textId="77777777" w:rsidR="00A001C6" w:rsidRDefault="00A001C6" w:rsidP="0030103F">
            <w:pPr>
              <w:jc w:val="center"/>
              <w:rPr>
                <w:ins w:id="2377" w:author="Phạm Quang Thịnh" w:date="2019-07-05T19:39:00Z"/>
                <w:lang w:val="vi-VN"/>
              </w:rPr>
            </w:pPr>
            <w:ins w:id="2378" w:author="Phạm Quang Thịnh" w:date="2019-07-05T19:39:00Z">
              <w:r>
                <w:rPr>
                  <w:lang w:val="vi-VN"/>
                </w:rPr>
                <w:t>Không</w:t>
              </w:r>
            </w:ins>
          </w:p>
        </w:tc>
        <w:tc>
          <w:tcPr>
            <w:tcW w:w="3472" w:type="dxa"/>
          </w:tcPr>
          <w:p w14:paraId="14CD47AA" w14:textId="77777777" w:rsidR="00A001C6" w:rsidRDefault="00A001C6" w:rsidP="0030103F">
            <w:pPr>
              <w:jc w:val="center"/>
              <w:rPr>
                <w:ins w:id="2379" w:author="Phạm Quang Thịnh" w:date="2019-07-05T19:39:00Z"/>
                <w:lang w:val="vi-VN"/>
              </w:rPr>
            </w:pPr>
            <w:ins w:id="2380" w:author="Phạm Quang Thịnh" w:date="2019-07-05T19:39:00Z">
              <w:r>
                <w:rPr>
                  <w:lang w:val="vi-VN"/>
                </w:rPr>
                <w:t>Nhập từ khóa tìm kiếm</w:t>
              </w:r>
            </w:ins>
          </w:p>
        </w:tc>
      </w:tr>
      <w:tr w:rsidR="00A001C6" w:rsidRPr="00D6408C" w14:paraId="43700E76" w14:textId="77777777" w:rsidTr="0030103F">
        <w:trPr>
          <w:ins w:id="2381" w:author="Phạm Quang Thịnh" w:date="2019-07-05T19:39:00Z"/>
        </w:trPr>
        <w:tc>
          <w:tcPr>
            <w:tcW w:w="534" w:type="dxa"/>
          </w:tcPr>
          <w:p w14:paraId="005C0EE7" w14:textId="77777777" w:rsidR="00A001C6" w:rsidRPr="006E51FB" w:rsidRDefault="00A001C6" w:rsidP="0030103F">
            <w:pPr>
              <w:jc w:val="center"/>
              <w:rPr>
                <w:ins w:id="2382" w:author="Phạm Quang Thịnh" w:date="2019-07-05T19:39:00Z"/>
              </w:rPr>
            </w:pPr>
            <w:ins w:id="2383" w:author="Phạm Quang Thịnh" w:date="2019-07-05T19:39:00Z">
              <w:r>
                <w:t>6</w:t>
              </w:r>
            </w:ins>
          </w:p>
        </w:tc>
        <w:tc>
          <w:tcPr>
            <w:tcW w:w="1261" w:type="dxa"/>
          </w:tcPr>
          <w:p w14:paraId="66B45735" w14:textId="77777777" w:rsidR="00A001C6" w:rsidRDefault="00A001C6" w:rsidP="0030103F">
            <w:pPr>
              <w:jc w:val="center"/>
              <w:rPr>
                <w:ins w:id="2384" w:author="Phạm Quang Thịnh" w:date="2019-07-05T19:39:00Z"/>
                <w:lang w:val="vi-VN"/>
              </w:rPr>
            </w:pPr>
            <w:ins w:id="2385" w:author="Phạm Quang Thịnh" w:date="2019-07-05T19:39:00Z">
              <w:r>
                <w:rPr>
                  <w:rFonts w:ascii="Consolas" w:hAnsi="Consolas" w:cs="Consolas"/>
                  <w:color w:val="0000FF"/>
                  <w:sz w:val="19"/>
                  <w:szCs w:val="19"/>
                </w:rPr>
                <w:t>search</w:t>
              </w:r>
            </w:ins>
          </w:p>
        </w:tc>
        <w:tc>
          <w:tcPr>
            <w:tcW w:w="1366" w:type="dxa"/>
          </w:tcPr>
          <w:p w14:paraId="2F827B4D" w14:textId="77777777" w:rsidR="00A001C6" w:rsidRDefault="00A001C6" w:rsidP="0030103F">
            <w:pPr>
              <w:jc w:val="center"/>
              <w:rPr>
                <w:ins w:id="2386" w:author="Phạm Quang Thịnh" w:date="2019-07-05T19:39:00Z"/>
                <w:lang w:val="vi-VN"/>
              </w:rPr>
            </w:pPr>
            <w:ins w:id="2387" w:author="Phạm Quang Thịnh" w:date="2019-07-05T19:39:00Z">
              <w:r>
                <w:rPr>
                  <w:rFonts w:ascii="Consolas" w:hAnsi="Consolas" w:cs="Consolas"/>
                  <w:color w:val="A31515"/>
                  <w:sz w:val="19"/>
                  <w:szCs w:val="19"/>
                </w:rPr>
                <w:t>Button</w:t>
              </w:r>
            </w:ins>
          </w:p>
        </w:tc>
        <w:tc>
          <w:tcPr>
            <w:tcW w:w="2717" w:type="dxa"/>
          </w:tcPr>
          <w:p w14:paraId="3BC1022E" w14:textId="77777777" w:rsidR="00A001C6" w:rsidRDefault="00A001C6" w:rsidP="0030103F">
            <w:pPr>
              <w:jc w:val="center"/>
              <w:rPr>
                <w:ins w:id="2388" w:author="Phạm Quang Thịnh" w:date="2019-07-05T19:39:00Z"/>
                <w:lang w:val="vi-VN"/>
              </w:rPr>
            </w:pPr>
            <w:ins w:id="2389" w:author="Phạm Quang Thịnh" w:date="2019-07-05T19:39:00Z">
              <w:r>
                <w:rPr>
                  <w:lang w:val="vi-VN"/>
                </w:rPr>
                <w:t>Không</w:t>
              </w:r>
            </w:ins>
          </w:p>
        </w:tc>
        <w:tc>
          <w:tcPr>
            <w:tcW w:w="3472" w:type="dxa"/>
          </w:tcPr>
          <w:p w14:paraId="767D63F1" w14:textId="77777777" w:rsidR="00A001C6" w:rsidRDefault="00A001C6" w:rsidP="0030103F">
            <w:pPr>
              <w:jc w:val="center"/>
              <w:rPr>
                <w:ins w:id="2390" w:author="Phạm Quang Thịnh" w:date="2019-07-05T19:39:00Z"/>
                <w:lang w:val="vi-VN"/>
              </w:rPr>
            </w:pPr>
            <w:ins w:id="2391" w:author="Phạm Quang Thịnh" w:date="2019-07-05T19:39:00Z">
              <w:r>
                <w:rPr>
                  <w:lang w:val="vi-VN"/>
                </w:rPr>
                <w:t xml:space="preserve">Tìm kiếm theo từ khóa đã </w:t>
              </w:r>
            </w:ins>
          </w:p>
        </w:tc>
      </w:tr>
      <w:tr w:rsidR="00A001C6" w14:paraId="4C7E1506" w14:textId="77777777" w:rsidTr="0030103F">
        <w:trPr>
          <w:ins w:id="2392" w:author="Phạm Quang Thịnh" w:date="2019-07-05T19:39:00Z"/>
        </w:trPr>
        <w:tc>
          <w:tcPr>
            <w:tcW w:w="534" w:type="dxa"/>
          </w:tcPr>
          <w:p w14:paraId="3CE78CB9" w14:textId="77777777" w:rsidR="00A001C6" w:rsidRPr="006E51FB" w:rsidRDefault="00A001C6" w:rsidP="0030103F">
            <w:pPr>
              <w:jc w:val="center"/>
              <w:rPr>
                <w:ins w:id="2393" w:author="Phạm Quang Thịnh" w:date="2019-07-05T19:39:00Z"/>
              </w:rPr>
            </w:pPr>
            <w:ins w:id="2394" w:author="Phạm Quang Thịnh" w:date="2019-07-05T19:39:00Z">
              <w:r>
                <w:t>7</w:t>
              </w:r>
            </w:ins>
          </w:p>
        </w:tc>
        <w:tc>
          <w:tcPr>
            <w:tcW w:w="1261" w:type="dxa"/>
          </w:tcPr>
          <w:p w14:paraId="1A0E7677" w14:textId="77777777" w:rsidR="00A001C6" w:rsidRDefault="00A001C6" w:rsidP="0030103F">
            <w:pPr>
              <w:jc w:val="center"/>
              <w:rPr>
                <w:ins w:id="2395" w:author="Phạm Quang Thịnh" w:date="2019-07-05T19:39:00Z"/>
                <w:rFonts w:ascii="Consolas" w:hAnsi="Consolas" w:cs="Consolas"/>
                <w:color w:val="0000FF"/>
                <w:sz w:val="19"/>
                <w:szCs w:val="19"/>
              </w:rPr>
            </w:pPr>
            <w:ins w:id="2396" w:author="Phạm Quang Thịnh" w:date="2019-07-05T19:39:00Z">
              <w:r>
                <w:rPr>
                  <w:rFonts w:ascii="Consolas" w:hAnsi="Consolas" w:cs="Consolas"/>
                  <w:color w:val="0000FF"/>
                  <w:sz w:val="19"/>
                  <w:szCs w:val="19"/>
                </w:rPr>
                <w:t>Exit</w:t>
              </w:r>
            </w:ins>
          </w:p>
        </w:tc>
        <w:tc>
          <w:tcPr>
            <w:tcW w:w="1366" w:type="dxa"/>
          </w:tcPr>
          <w:p w14:paraId="37E3843B" w14:textId="77777777" w:rsidR="00A001C6" w:rsidRDefault="00A001C6" w:rsidP="0030103F">
            <w:pPr>
              <w:jc w:val="center"/>
              <w:rPr>
                <w:ins w:id="2397" w:author="Phạm Quang Thịnh" w:date="2019-07-05T19:39:00Z"/>
                <w:rFonts w:ascii="Consolas" w:hAnsi="Consolas" w:cs="Consolas"/>
                <w:color w:val="A31515"/>
                <w:sz w:val="19"/>
                <w:szCs w:val="19"/>
              </w:rPr>
            </w:pPr>
            <w:ins w:id="2398" w:author="Phạm Quang Thịnh" w:date="2019-07-05T19:39:00Z">
              <w:r>
                <w:rPr>
                  <w:rFonts w:ascii="Consolas" w:hAnsi="Consolas" w:cs="Consolas"/>
                  <w:color w:val="A31515"/>
                  <w:sz w:val="19"/>
                  <w:szCs w:val="19"/>
                </w:rPr>
                <w:t>Button</w:t>
              </w:r>
            </w:ins>
          </w:p>
        </w:tc>
        <w:tc>
          <w:tcPr>
            <w:tcW w:w="2717" w:type="dxa"/>
          </w:tcPr>
          <w:p w14:paraId="2E548C79" w14:textId="77777777" w:rsidR="00A001C6" w:rsidRDefault="00A001C6" w:rsidP="0030103F">
            <w:pPr>
              <w:jc w:val="center"/>
              <w:rPr>
                <w:ins w:id="2399" w:author="Phạm Quang Thịnh" w:date="2019-07-05T19:39:00Z"/>
                <w:lang w:val="vi-VN"/>
              </w:rPr>
            </w:pPr>
            <w:ins w:id="2400" w:author="Phạm Quang Thịnh" w:date="2019-07-05T19:39:00Z">
              <w:r>
                <w:rPr>
                  <w:lang w:val="vi-VN"/>
                </w:rPr>
                <w:t>Không</w:t>
              </w:r>
            </w:ins>
          </w:p>
        </w:tc>
        <w:tc>
          <w:tcPr>
            <w:tcW w:w="3472" w:type="dxa"/>
          </w:tcPr>
          <w:p w14:paraId="7C9DCAE8" w14:textId="77777777" w:rsidR="00A001C6" w:rsidRDefault="00A001C6" w:rsidP="0030103F">
            <w:pPr>
              <w:jc w:val="center"/>
              <w:rPr>
                <w:ins w:id="2401" w:author="Phạm Quang Thịnh" w:date="2019-07-05T19:39:00Z"/>
                <w:lang w:val="vi-VN"/>
              </w:rPr>
            </w:pPr>
            <w:ins w:id="2402" w:author="Phạm Quang Thịnh" w:date="2019-07-05T19:39:00Z">
              <w:r>
                <w:rPr>
                  <w:lang w:val="vi-VN"/>
                </w:rPr>
                <w:t>Thoát giao diện</w:t>
              </w:r>
            </w:ins>
          </w:p>
        </w:tc>
      </w:tr>
      <w:tr w:rsidR="00A001C6" w:rsidRPr="00D6408C" w14:paraId="7CBF2C2D" w14:textId="77777777" w:rsidTr="0030103F">
        <w:trPr>
          <w:ins w:id="2403" w:author="Phạm Quang Thịnh" w:date="2019-07-05T19:39:00Z"/>
        </w:trPr>
        <w:tc>
          <w:tcPr>
            <w:tcW w:w="534" w:type="dxa"/>
          </w:tcPr>
          <w:p w14:paraId="1BF97301" w14:textId="77777777" w:rsidR="00A001C6" w:rsidRDefault="00A001C6" w:rsidP="0030103F">
            <w:pPr>
              <w:jc w:val="center"/>
              <w:rPr>
                <w:ins w:id="2404" w:author="Phạm Quang Thịnh" w:date="2019-07-05T19:39:00Z"/>
              </w:rPr>
            </w:pPr>
            <w:ins w:id="2405" w:author="Phạm Quang Thịnh" w:date="2019-07-05T19:39:00Z">
              <w:r>
                <w:t>8</w:t>
              </w:r>
            </w:ins>
          </w:p>
        </w:tc>
        <w:tc>
          <w:tcPr>
            <w:tcW w:w="1261" w:type="dxa"/>
          </w:tcPr>
          <w:p w14:paraId="4BBDAF73" w14:textId="77777777" w:rsidR="00A001C6" w:rsidRDefault="00A001C6" w:rsidP="0030103F">
            <w:pPr>
              <w:jc w:val="center"/>
              <w:rPr>
                <w:ins w:id="2406" w:author="Phạm Quang Thịnh" w:date="2019-07-05T19:39:00Z"/>
                <w:rFonts w:ascii="Consolas" w:hAnsi="Consolas" w:cs="Consolas"/>
                <w:color w:val="0000FF"/>
                <w:sz w:val="19"/>
                <w:szCs w:val="19"/>
              </w:rPr>
            </w:pPr>
            <w:ins w:id="2407" w:author="Phạm Quang Thịnh" w:date="2019-07-05T19:39:00Z">
              <w:r>
                <w:rPr>
                  <w:rFonts w:ascii="Consolas" w:hAnsi="Consolas" w:cs="Consolas"/>
                  <w:color w:val="0000FF"/>
                  <w:sz w:val="19"/>
                  <w:szCs w:val="19"/>
                </w:rPr>
                <w:t>dsphieuxh</w:t>
              </w:r>
            </w:ins>
          </w:p>
        </w:tc>
        <w:tc>
          <w:tcPr>
            <w:tcW w:w="1366" w:type="dxa"/>
          </w:tcPr>
          <w:p w14:paraId="4700B08F" w14:textId="77777777" w:rsidR="00A001C6" w:rsidRDefault="00A001C6" w:rsidP="0030103F">
            <w:pPr>
              <w:jc w:val="center"/>
              <w:rPr>
                <w:ins w:id="2408" w:author="Phạm Quang Thịnh" w:date="2019-07-05T19:39:00Z"/>
                <w:rFonts w:ascii="Consolas" w:hAnsi="Consolas" w:cs="Consolas"/>
                <w:color w:val="A31515"/>
                <w:sz w:val="19"/>
                <w:szCs w:val="19"/>
              </w:rPr>
            </w:pPr>
            <w:ins w:id="2409" w:author="Phạm Quang Thịnh" w:date="2019-07-05T19:39:00Z">
              <w:r>
                <w:rPr>
                  <w:rFonts w:ascii="Consolas" w:hAnsi="Consolas" w:cs="Consolas"/>
                  <w:color w:val="A31515"/>
                  <w:sz w:val="19"/>
                  <w:szCs w:val="19"/>
                </w:rPr>
                <w:t>ListView</w:t>
              </w:r>
            </w:ins>
          </w:p>
        </w:tc>
        <w:tc>
          <w:tcPr>
            <w:tcW w:w="2717" w:type="dxa"/>
          </w:tcPr>
          <w:p w14:paraId="0082395E" w14:textId="77777777" w:rsidR="00A001C6" w:rsidRDefault="00A001C6" w:rsidP="0030103F">
            <w:pPr>
              <w:jc w:val="center"/>
              <w:rPr>
                <w:ins w:id="2410" w:author="Phạm Quang Thịnh" w:date="2019-07-05T19:39:00Z"/>
                <w:lang w:val="vi-VN"/>
              </w:rPr>
            </w:pPr>
            <w:ins w:id="2411" w:author="Phạm Quang Thịnh" w:date="2019-07-05T19:39:00Z">
              <w:r>
                <w:rPr>
                  <w:lang w:val="vi-VN"/>
                </w:rPr>
                <w:t xml:space="preserve">Không </w:t>
              </w:r>
            </w:ins>
          </w:p>
        </w:tc>
        <w:tc>
          <w:tcPr>
            <w:tcW w:w="3472" w:type="dxa"/>
          </w:tcPr>
          <w:p w14:paraId="1EDF6F57" w14:textId="77777777" w:rsidR="00A001C6" w:rsidRDefault="00A001C6" w:rsidP="0030103F">
            <w:pPr>
              <w:jc w:val="center"/>
              <w:rPr>
                <w:ins w:id="2412" w:author="Phạm Quang Thịnh" w:date="2019-07-05T19:39:00Z"/>
                <w:lang w:val="vi-VN"/>
              </w:rPr>
            </w:pPr>
            <w:ins w:id="2413" w:author="Phạm Quang Thịnh" w:date="2019-07-05T19:39:00Z">
              <w:r>
                <w:rPr>
                  <w:lang w:val="vi-VN"/>
                </w:rPr>
                <w:t>Hiển thị danh sách phiếu thu tiền</w:t>
              </w:r>
            </w:ins>
          </w:p>
        </w:tc>
      </w:tr>
      <w:tr w:rsidR="00A001C6" w:rsidRPr="00D6408C" w14:paraId="6D1D858F" w14:textId="77777777" w:rsidTr="0030103F">
        <w:trPr>
          <w:ins w:id="2414" w:author="Phạm Quang Thịnh" w:date="2019-07-05T19:39:00Z"/>
        </w:trPr>
        <w:tc>
          <w:tcPr>
            <w:tcW w:w="534" w:type="dxa"/>
          </w:tcPr>
          <w:p w14:paraId="4D0EC24E" w14:textId="77777777" w:rsidR="00A001C6" w:rsidRDefault="00A001C6" w:rsidP="0030103F">
            <w:pPr>
              <w:jc w:val="center"/>
              <w:rPr>
                <w:ins w:id="2415" w:author="Phạm Quang Thịnh" w:date="2019-07-05T19:39:00Z"/>
              </w:rPr>
            </w:pPr>
            <w:ins w:id="2416" w:author="Phạm Quang Thịnh" w:date="2019-07-05T19:39:00Z">
              <w:r>
                <w:t>9</w:t>
              </w:r>
            </w:ins>
          </w:p>
        </w:tc>
        <w:tc>
          <w:tcPr>
            <w:tcW w:w="1261" w:type="dxa"/>
          </w:tcPr>
          <w:p w14:paraId="4A41079F" w14:textId="77777777" w:rsidR="00A001C6" w:rsidRDefault="00A001C6" w:rsidP="0030103F">
            <w:pPr>
              <w:jc w:val="center"/>
              <w:rPr>
                <w:ins w:id="2417" w:author="Phạm Quang Thịnh" w:date="2019-07-05T19:39:00Z"/>
                <w:rFonts w:ascii="Consolas" w:hAnsi="Consolas" w:cs="Consolas"/>
                <w:color w:val="0000FF"/>
                <w:sz w:val="19"/>
                <w:szCs w:val="19"/>
              </w:rPr>
            </w:pPr>
            <w:ins w:id="2418" w:author="Phạm Quang Thịnh" w:date="2019-07-05T19:39:00Z">
              <w:r>
                <w:rPr>
                  <w:rFonts w:ascii="Consolas" w:hAnsi="Consolas" w:cs="Consolas"/>
                  <w:color w:val="0000FF"/>
                  <w:sz w:val="19"/>
                  <w:szCs w:val="19"/>
                </w:rPr>
                <w:t>Dieukhien</w:t>
              </w:r>
            </w:ins>
          </w:p>
        </w:tc>
        <w:tc>
          <w:tcPr>
            <w:tcW w:w="1366" w:type="dxa"/>
          </w:tcPr>
          <w:p w14:paraId="3BCE3E12" w14:textId="77777777" w:rsidR="00A001C6" w:rsidRDefault="00A001C6" w:rsidP="0030103F">
            <w:pPr>
              <w:jc w:val="center"/>
              <w:rPr>
                <w:ins w:id="2419" w:author="Phạm Quang Thịnh" w:date="2019-07-05T19:39:00Z"/>
                <w:rFonts w:ascii="Consolas" w:hAnsi="Consolas" w:cs="Consolas"/>
                <w:color w:val="A31515"/>
                <w:sz w:val="19"/>
                <w:szCs w:val="19"/>
              </w:rPr>
            </w:pPr>
            <w:ins w:id="2420" w:author="Phạm Quang Thịnh" w:date="2019-07-05T19:39:00Z">
              <w:r>
                <w:rPr>
                  <w:rFonts w:ascii="Consolas" w:hAnsi="Consolas" w:cs="Consolas"/>
                  <w:color w:val="A31515"/>
                  <w:sz w:val="19"/>
                  <w:szCs w:val="19"/>
                </w:rPr>
                <w:t>ContextMenu</w:t>
              </w:r>
            </w:ins>
          </w:p>
        </w:tc>
        <w:tc>
          <w:tcPr>
            <w:tcW w:w="2717" w:type="dxa"/>
          </w:tcPr>
          <w:p w14:paraId="7230142C" w14:textId="77777777" w:rsidR="00A001C6" w:rsidRDefault="00A001C6" w:rsidP="0030103F">
            <w:pPr>
              <w:jc w:val="center"/>
              <w:rPr>
                <w:ins w:id="2421" w:author="Phạm Quang Thịnh" w:date="2019-07-05T19:39:00Z"/>
                <w:lang w:val="vi-VN"/>
              </w:rPr>
            </w:pPr>
            <w:ins w:id="2422" w:author="Phạm Quang Thịnh" w:date="2019-07-05T19:39:00Z">
              <w:r>
                <w:rPr>
                  <w:lang w:val="vi-VN"/>
                </w:rPr>
                <w:t>Không</w:t>
              </w:r>
            </w:ins>
          </w:p>
        </w:tc>
        <w:tc>
          <w:tcPr>
            <w:tcW w:w="3472" w:type="dxa"/>
          </w:tcPr>
          <w:p w14:paraId="3982E1CF" w14:textId="77777777" w:rsidR="00A001C6" w:rsidRDefault="00A001C6" w:rsidP="0030103F">
            <w:pPr>
              <w:jc w:val="center"/>
              <w:rPr>
                <w:ins w:id="2423" w:author="Phạm Quang Thịnh" w:date="2019-07-05T19:39:00Z"/>
                <w:lang w:val="vi-VN"/>
              </w:rPr>
            </w:pPr>
            <w:ins w:id="2424" w:author="Phạm Quang Thịnh" w:date="2019-07-05T19:39:00Z">
              <w:r>
                <w:rPr>
                  <w:lang w:val="vi-VN"/>
                </w:rPr>
                <w:t>Thêm tùy chọn Sửa và Xóa bản ghi</w:t>
              </w:r>
            </w:ins>
          </w:p>
        </w:tc>
      </w:tr>
      <w:tr w:rsidR="00A001C6" w14:paraId="3CA1E5A0" w14:textId="77777777" w:rsidTr="0030103F">
        <w:trPr>
          <w:ins w:id="2425" w:author="Phạm Quang Thịnh" w:date="2019-07-05T19:39:00Z"/>
        </w:trPr>
        <w:tc>
          <w:tcPr>
            <w:tcW w:w="534" w:type="dxa"/>
          </w:tcPr>
          <w:p w14:paraId="2099A41B" w14:textId="77777777" w:rsidR="00A001C6" w:rsidRDefault="00A001C6" w:rsidP="0030103F">
            <w:pPr>
              <w:jc w:val="center"/>
              <w:rPr>
                <w:ins w:id="2426" w:author="Phạm Quang Thịnh" w:date="2019-07-05T19:39:00Z"/>
              </w:rPr>
            </w:pPr>
            <w:ins w:id="2427" w:author="Phạm Quang Thịnh" w:date="2019-07-05T19:39:00Z">
              <w:r>
                <w:t>10</w:t>
              </w:r>
            </w:ins>
          </w:p>
        </w:tc>
        <w:tc>
          <w:tcPr>
            <w:tcW w:w="1261" w:type="dxa"/>
          </w:tcPr>
          <w:p w14:paraId="41395BAD" w14:textId="77777777" w:rsidR="00A001C6" w:rsidRDefault="00A001C6" w:rsidP="0030103F">
            <w:pPr>
              <w:jc w:val="center"/>
              <w:rPr>
                <w:ins w:id="2428" w:author="Phạm Quang Thịnh" w:date="2019-07-05T19:39:00Z"/>
                <w:rFonts w:ascii="Consolas" w:hAnsi="Consolas" w:cs="Consolas"/>
                <w:color w:val="0000FF"/>
                <w:sz w:val="19"/>
                <w:szCs w:val="19"/>
              </w:rPr>
            </w:pPr>
            <w:ins w:id="2429" w:author="Phạm Quang Thịnh" w:date="2019-07-05T19:39:00Z">
              <w:r>
                <w:rPr>
                  <w:rFonts w:ascii="Consolas" w:hAnsi="Consolas" w:cs="Consolas"/>
                  <w:color w:val="0000FF"/>
                  <w:sz w:val="19"/>
                  <w:szCs w:val="19"/>
                </w:rPr>
                <w:t>Exit</w:t>
              </w:r>
            </w:ins>
          </w:p>
        </w:tc>
        <w:tc>
          <w:tcPr>
            <w:tcW w:w="1366" w:type="dxa"/>
          </w:tcPr>
          <w:p w14:paraId="507EDAB5" w14:textId="77777777" w:rsidR="00A001C6" w:rsidRDefault="00A001C6" w:rsidP="0030103F">
            <w:pPr>
              <w:jc w:val="center"/>
              <w:rPr>
                <w:ins w:id="2430" w:author="Phạm Quang Thịnh" w:date="2019-07-05T19:39:00Z"/>
                <w:rFonts w:ascii="Consolas" w:hAnsi="Consolas" w:cs="Consolas"/>
                <w:color w:val="A31515"/>
                <w:sz w:val="19"/>
                <w:szCs w:val="19"/>
              </w:rPr>
            </w:pPr>
            <w:ins w:id="2431" w:author="Phạm Quang Thịnh" w:date="2019-07-05T19:39:00Z">
              <w:r>
                <w:rPr>
                  <w:rFonts w:ascii="Consolas" w:hAnsi="Consolas" w:cs="Consolas"/>
                  <w:color w:val="A31515"/>
                  <w:sz w:val="19"/>
                  <w:szCs w:val="19"/>
                </w:rPr>
                <w:t>Button</w:t>
              </w:r>
            </w:ins>
          </w:p>
        </w:tc>
        <w:tc>
          <w:tcPr>
            <w:tcW w:w="2717" w:type="dxa"/>
          </w:tcPr>
          <w:p w14:paraId="2D9929F2" w14:textId="77777777" w:rsidR="00A001C6" w:rsidRDefault="00A001C6" w:rsidP="0030103F">
            <w:pPr>
              <w:jc w:val="center"/>
              <w:rPr>
                <w:ins w:id="2432" w:author="Phạm Quang Thịnh" w:date="2019-07-05T19:39:00Z"/>
                <w:lang w:val="vi-VN"/>
              </w:rPr>
            </w:pPr>
            <w:ins w:id="2433" w:author="Phạm Quang Thịnh" w:date="2019-07-05T19:39:00Z">
              <w:r>
                <w:rPr>
                  <w:lang w:val="vi-VN"/>
                </w:rPr>
                <w:t>Không</w:t>
              </w:r>
            </w:ins>
          </w:p>
        </w:tc>
        <w:tc>
          <w:tcPr>
            <w:tcW w:w="3472" w:type="dxa"/>
          </w:tcPr>
          <w:p w14:paraId="67EAFABC" w14:textId="77777777" w:rsidR="00A001C6" w:rsidRDefault="00A001C6" w:rsidP="0030103F">
            <w:pPr>
              <w:jc w:val="center"/>
              <w:rPr>
                <w:ins w:id="2434" w:author="Phạm Quang Thịnh" w:date="2019-07-05T19:39:00Z"/>
                <w:lang w:val="vi-VN"/>
              </w:rPr>
            </w:pPr>
            <w:ins w:id="2435" w:author="Phạm Quang Thịnh" w:date="2019-07-05T19:39:00Z">
              <w:r>
                <w:rPr>
                  <w:lang w:val="vi-VN"/>
                </w:rPr>
                <w:t>Thoát giao diện</w:t>
              </w:r>
            </w:ins>
          </w:p>
        </w:tc>
      </w:tr>
    </w:tbl>
    <w:p w14:paraId="1B9A94C8" w14:textId="77777777" w:rsidR="00A001C6" w:rsidRPr="00A001C6" w:rsidRDefault="00A001C6">
      <w:pPr>
        <w:rPr>
          <w:ins w:id="2436" w:author="Phạm Quang Thịnh" w:date="2019-07-05T19:17:00Z"/>
          <w:rPrChange w:id="2437" w:author="Phạm Quang Thịnh" w:date="2019-07-05T19:38:00Z">
            <w:rPr>
              <w:ins w:id="2438" w:author="Phạm Quang Thịnh" w:date="2019-07-05T19:17:00Z"/>
              <w:lang w:val="vi-VN"/>
            </w:rPr>
          </w:rPrChange>
        </w:rPr>
        <w:pPrChange w:id="2439" w:author="Phạm Quang Thịnh" w:date="2019-07-05T19:38:00Z">
          <w:pPr>
            <w:tabs>
              <w:tab w:val="left" w:pos="5304"/>
            </w:tabs>
          </w:pPr>
        </w:pPrChange>
      </w:pPr>
    </w:p>
    <w:p w14:paraId="4FEADCF8" w14:textId="34451EE4" w:rsidR="00223E72" w:rsidRDefault="00223E72" w:rsidP="00223E72">
      <w:pPr>
        <w:rPr>
          <w:ins w:id="2440" w:author="Phạm Quang Thịnh" w:date="2019-07-05T19:39:00Z"/>
          <w:lang w:val="vi-VN"/>
        </w:rPr>
      </w:pPr>
    </w:p>
    <w:p w14:paraId="5ABEEFFC" w14:textId="6A098A9C" w:rsidR="00A001C6" w:rsidRDefault="00A001C6" w:rsidP="00223E72">
      <w:pPr>
        <w:rPr>
          <w:ins w:id="2441" w:author="Phạm Quang Thịnh" w:date="2019-07-05T19:39:00Z"/>
          <w:lang w:val="vi-VN"/>
        </w:rPr>
      </w:pPr>
    </w:p>
    <w:p w14:paraId="0B176A60" w14:textId="1C58A757" w:rsidR="00A001C6" w:rsidRDefault="00A001C6" w:rsidP="00223E72">
      <w:pPr>
        <w:rPr>
          <w:ins w:id="2442" w:author="Phạm Quang Thịnh" w:date="2019-07-05T19:39:00Z"/>
          <w:lang w:val="vi-VN"/>
        </w:rPr>
      </w:pPr>
    </w:p>
    <w:p w14:paraId="10186C81" w14:textId="140757AC" w:rsidR="00A001C6" w:rsidRDefault="00A001C6" w:rsidP="00223E72">
      <w:pPr>
        <w:rPr>
          <w:ins w:id="2443" w:author="Phạm Quang Thịnh" w:date="2019-07-05T19:39:00Z"/>
          <w:lang w:val="vi-VN"/>
        </w:rPr>
      </w:pPr>
    </w:p>
    <w:p w14:paraId="78BB2DE8" w14:textId="3FDD27F9" w:rsidR="00A001C6" w:rsidRDefault="00A001C6" w:rsidP="00223E72">
      <w:pPr>
        <w:rPr>
          <w:ins w:id="2444" w:author="Phạm Quang Thịnh" w:date="2019-07-05T19:39:00Z"/>
          <w:lang w:val="vi-VN"/>
        </w:rPr>
      </w:pPr>
    </w:p>
    <w:p w14:paraId="22535DB1" w14:textId="1B307675" w:rsidR="00A001C6" w:rsidRDefault="00A001C6" w:rsidP="00A001C6">
      <w:pPr>
        <w:pStyle w:val="u5"/>
        <w:ind w:left="2160"/>
        <w:rPr>
          <w:ins w:id="2445" w:author="Phạm Quang Thịnh" w:date="2019-07-05T19:39:00Z"/>
          <w:lang w:val="vi-VN"/>
        </w:rPr>
      </w:pPr>
      <w:ins w:id="2446" w:author="Phạm Quang Thịnh" w:date="2019-07-05T19:39:00Z">
        <w:r w:rsidRPr="00A001C6">
          <w:rPr>
            <w:lang w:val="vi-VN"/>
            <w:rPrChange w:id="2447" w:author="Phạm Quang Thịnh" w:date="2019-07-05T19:39:00Z">
              <w:rPr/>
            </w:rPrChange>
          </w:rPr>
          <w:lastRenderedPageBreak/>
          <w:t>Chi tiết phiếu xuất hàng</w:t>
        </w:r>
      </w:ins>
    </w:p>
    <w:p w14:paraId="2D3D399A" w14:textId="0A2AD657" w:rsidR="00A001C6" w:rsidRDefault="00E75562" w:rsidP="00E75562">
      <w:pPr>
        <w:jc w:val="center"/>
        <w:rPr>
          <w:ins w:id="2448" w:author="Phạm Quang Thịnh" w:date="2019-07-05T19:39:00Z"/>
          <w:lang w:val="vi-VN"/>
        </w:rPr>
      </w:pPr>
      <w:ins w:id="2449" w:author="Phạm Quang Thịnh" w:date="2019-07-05T19:39:00Z">
        <w:r>
          <w:rPr>
            <w:noProof/>
            <w:lang w:val="vi-VN"/>
          </w:rPr>
          <w:drawing>
            <wp:inline distT="0" distB="0" distL="0" distR="0" wp14:anchorId="76579DBD" wp14:editId="1A4B4F21">
              <wp:extent cx="3777454" cy="3787140"/>
              <wp:effectExtent l="0" t="0" r="0" b="381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7454" cy="3787140"/>
                      </a:xfrm>
                      <a:prstGeom prst="rect">
                        <a:avLst/>
                      </a:prstGeom>
                      <a:noFill/>
                      <a:ln>
                        <a:noFill/>
                      </a:ln>
                    </pic:spPr>
                  </pic:pic>
                </a:graphicData>
              </a:graphic>
            </wp:inline>
          </w:drawing>
        </w:r>
      </w:ins>
    </w:p>
    <w:tbl>
      <w:tblPr>
        <w:tblStyle w:val="LiBang"/>
        <w:tblW w:w="0" w:type="auto"/>
        <w:tblLook w:val="04A0" w:firstRow="1" w:lastRow="0" w:firstColumn="1" w:lastColumn="0" w:noHBand="0" w:noVBand="1"/>
      </w:tblPr>
      <w:tblGrid>
        <w:gridCol w:w="535"/>
        <w:gridCol w:w="1440"/>
        <w:gridCol w:w="1366"/>
        <w:gridCol w:w="2694"/>
        <w:gridCol w:w="3315"/>
      </w:tblGrid>
      <w:tr w:rsidR="00E75562" w14:paraId="28DC7F1B" w14:textId="77777777" w:rsidTr="0030103F">
        <w:trPr>
          <w:ins w:id="2450" w:author="Phạm Quang Thịnh" w:date="2019-07-05T19:39:00Z"/>
        </w:trPr>
        <w:tc>
          <w:tcPr>
            <w:tcW w:w="535" w:type="dxa"/>
          </w:tcPr>
          <w:p w14:paraId="2B9649CA" w14:textId="77777777" w:rsidR="00E75562" w:rsidRDefault="00E75562" w:rsidP="0030103F">
            <w:pPr>
              <w:rPr>
                <w:ins w:id="2451" w:author="Phạm Quang Thịnh" w:date="2019-07-05T19:39:00Z"/>
                <w:lang w:val="vi-VN"/>
              </w:rPr>
            </w:pPr>
            <w:ins w:id="2452" w:author="Phạm Quang Thịnh" w:date="2019-07-05T19:39:00Z">
              <w:r>
                <w:rPr>
                  <w:lang w:val="vi-VN"/>
                </w:rPr>
                <w:t>STT</w:t>
              </w:r>
            </w:ins>
          </w:p>
        </w:tc>
        <w:tc>
          <w:tcPr>
            <w:tcW w:w="1440" w:type="dxa"/>
          </w:tcPr>
          <w:p w14:paraId="3F998DF8" w14:textId="77777777" w:rsidR="00E75562" w:rsidRDefault="00E75562" w:rsidP="0030103F">
            <w:pPr>
              <w:rPr>
                <w:ins w:id="2453" w:author="Phạm Quang Thịnh" w:date="2019-07-05T19:39:00Z"/>
                <w:lang w:val="vi-VN"/>
              </w:rPr>
            </w:pPr>
            <w:ins w:id="2454" w:author="Phạm Quang Thịnh" w:date="2019-07-05T19:39:00Z">
              <w:r>
                <w:rPr>
                  <w:lang w:val="vi-VN"/>
                </w:rPr>
                <w:t xml:space="preserve">Tên </w:t>
              </w:r>
            </w:ins>
          </w:p>
        </w:tc>
        <w:tc>
          <w:tcPr>
            <w:tcW w:w="1366" w:type="dxa"/>
          </w:tcPr>
          <w:p w14:paraId="00E836CB" w14:textId="77777777" w:rsidR="00E75562" w:rsidRDefault="00E75562" w:rsidP="0030103F">
            <w:pPr>
              <w:rPr>
                <w:ins w:id="2455" w:author="Phạm Quang Thịnh" w:date="2019-07-05T19:39:00Z"/>
                <w:lang w:val="vi-VN"/>
              </w:rPr>
            </w:pPr>
            <w:ins w:id="2456" w:author="Phạm Quang Thịnh" w:date="2019-07-05T19:39:00Z">
              <w:r>
                <w:rPr>
                  <w:lang w:val="vi-VN"/>
                </w:rPr>
                <w:t>Kiểu</w:t>
              </w:r>
            </w:ins>
          </w:p>
        </w:tc>
        <w:tc>
          <w:tcPr>
            <w:tcW w:w="2694" w:type="dxa"/>
          </w:tcPr>
          <w:p w14:paraId="678AB919" w14:textId="77777777" w:rsidR="00E75562" w:rsidRDefault="00E75562" w:rsidP="0030103F">
            <w:pPr>
              <w:rPr>
                <w:ins w:id="2457" w:author="Phạm Quang Thịnh" w:date="2019-07-05T19:39:00Z"/>
                <w:lang w:val="vi-VN"/>
              </w:rPr>
            </w:pPr>
            <w:ins w:id="2458" w:author="Phạm Quang Thịnh" w:date="2019-07-05T19:39:00Z">
              <w:r>
                <w:rPr>
                  <w:lang w:val="vi-VN"/>
                </w:rPr>
                <w:t>Ràng buộc</w:t>
              </w:r>
            </w:ins>
          </w:p>
        </w:tc>
        <w:tc>
          <w:tcPr>
            <w:tcW w:w="3315" w:type="dxa"/>
          </w:tcPr>
          <w:p w14:paraId="4FEBEC7E" w14:textId="77777777" w:rsidR="00E75562" w:rsidRDefault="00E75562" w:rsidP="0030103F">
            <w:pPr>
              <w:rPr>
                <w:ins w:id="2459" w:author="Phạm Quang Thịnh" w:date="2019-07-05T19:39:00Z"/>
                <w:lang w:val="vi-VN"/>
              </w:rPr>
            </w:pPr>
            <w:ins w:id="2460" w:author="Phạm Quang Thịnh" w:date="2019-07-05T19:39:00Z">
              <w:r>
                <w:rPr>
                  <w:lang w:val="vi-VN"/>
                </w:rPr>
                <w:t>Chức năng</w:t>
              </w:r>
            </w:ins>
          </w:p>
        </w:tc>
      </w:tr>
      <w:tr w:rsidR="00E75562" w14:paraId="1F365607" w14:textId="77777777" w:rsidTr="0030103F">
        <w:trPr>
          <w:ins w:id="2461" w:author="Phạm Quang Thịnh" w:date="2019-07-05T19:39:00Z"/>
        </w:trPr>
        <w:tc>
          <w:tcPr>
            <w:tcW w:w="535" w:type="dxa"/>
          </w:tcPr>
          <w:p w14:paraId="2E0506C7" w14:textId="77777777" w:rsidR="00E75562" w:rsidRDefault="00E75562" w:rsidP="0030103F">
            <w:pPr>
              <w:rPr>
                <w:ins w:id="2462" w:author="Phạm Quang Thịnh" w:date="2019-07-05T19:39:00Z"/>
                <w:lang w:val="vi-VN"/>
              </w:rPr>
            </w:pPr>
            <w:ins w:id="2463" w:author="Phạm Quang Thịnh" w:date="2019-07-05T19:39:00Z">
              <w:r>
                <w:rPr>
                  <w:lang w:val="vi-VN"/>
                </w:rPr>
                <w:t>1</w:t>
              </w:r>
            </w:ins>
          </w:p>
        </w:tc>
        <w:tc>
          <w:tcPr>
            <w:tcW w:w="1440" w:type="dxa"/>
          </w:tcPr>
          <w:p w14:paraId="11E1BD36" w14:textId="77777777" w:rsidR="00E75562" w:rsidRDefault="00E75562" w:rsidP="0030103F">
            <w:pPr>
              <w:rPr>
                <w:ins w:id="2464" w:author="Phạm Quang Thịnh" w:date="2019-07-05T19:39:00Z"/>
                <w:lang w:val="vi-VN"/>
              </w:rPr>
            </w:pPr>
            <w:ins w:id="2465" w:author="Phạm Quang Thịnh" w:date="2019-07-05T19:39:00Z">
              <w:r>
                <w:rPr>
                  <w:rFonts w:ascii="Consolas" w:hAnsi="Consolas" w:cs="Consolas"/>
                  <w:color w:val="0000FF"/>
                  <w:sz w:val="19"/>
                  <w:szCs w:val="19"/>
                </w:rPr>
                <w:t>maPhieu</w:t>
              </w:r>
            </w:ins>
          </w:p>
        </w:tc>
        <w:tc>
          <w:tcPr>
            <w:tcW w:w="1366" w:type="dxa"/>
          </w:tcPr>
          <w:p w14:paraId="1C248DF2" w14:textId="77777777" w:rsidR="00E75562" w:rsidRDefault="00E75562" w:rsidP="0030103F">
            <w:pPr>
              <w:rPr>
                <w:ins w:id="2466" w:author="Phạm Quang Thịnh" w:date="2019-07-05T19:39:00Z"/>
                <w:lang w:val="vi-VN"/>
              </w:rPr>
            </w:pPr>
            <w:ins w:id="2467" w:author="Phạm Quang Thịnh" w:date="2019-07-05T19:39:00Z">
              <w:r>
                <w:rPr>
                  <w:rFonts w:ascii="Consolas" w:hAnsi="Consolas" w:cs="Consolas"/>
                  <w:color w:val="A31515"/>
                  <w:sz w:val="19"/>
                  <w:szCs w:val="19"/>
                </w:rPr>
                <w:t>TextBlock</w:t>
              </w:r>
            </w:ins>
          </w:p>
        </w:tc>
        <w:tc>
          <w:tcPr>
            <w:tcW w:w="2694" w:type="dxa"/>
          </w:tcPr>
          <w:p w14:paraId="416641C6" w14:textId="77777777" w:rsidR="00E75562" w:rsidRDefault="00E75562" w:rsidP="0030103F">
            <w:pPr>
              <w:rPr>
                <w:ins w:id="2468" w:author="Phạm Quang Thịnh" w:date="2019-07-05T19:39:00Z"/>
                <w:lang w:val="vi-VN"/>
              </w:rPr>
            </w:pPr>
            <w:ins w:id="2469" w:author="Phạm Quang Thịnh" w:date="2019-07-05T19:39:00Z">
              <w:r>
                <w:rPr>
                  <w:lang w:val="vi-VN"/>
                </w:rPr>
                <w:t xml:space="preserve">Không </w:t>
              </w:r>
            </w:ins>
          </w:p>
        </w:tc>
        <w:tc>
          <w:tcPr>
            <w:tcW w:w="3315" w:type="dxa"/>
          </w:tcPr>
          <w:p w14:paraId="0AF62000" w14:textId="77777777" w:rsidR="00E75562" w:rsidRDefault="00E75562" w:rsidP="0030103F">
            <w:pPr>
              <w:rPr>
                <w:ins w:id="2470" w:author="Phạm Quang Thịnh" w:date="2019-07-05T19:39:00Z"/>
                <w:lang w:val="vi-VN"/>
              </w:rPr>
            </w:pPr>
            <w:ins w:id="2471" w:author="Phạm Quang Thịnh" w:date="2019-07-05T19:39:00Z">
              <w:r>
                <w:rPr>
                  <w:lang w:val="vi-VN"/>
                </w:rPr>
                <w:t xml:space="preserve">Nhập mã </w:t>
              </w:r>
              <w:r>
                <w:t>phiếu</w:t>
              </w:r>
              <w:r>
                <w:rPr>
                  <w:lang w:val="vi-VN"/>
                </w:rPr>
                <w:t xml:space="preserve"> thu</w:t>
              </w:r>
            </w:ins>
          </w:p>
        </w:tc>
      </w:tr>
      <w:tr w:rsidR="00E75562" w:rsidRPr="00D6408C" w14:paraId="0988D0EC" w14:textId="77777777" w:rsidTr="0030103F">
        <w:trPr>
          <w:ins w:id="2472" w:author="Phạm Quang Thịnh" w:date="2019-07-05T19:39:00Z"/>
        </w:trPr>
        <w:tc>
          <w:tcPr>
            <w:tcW w:w="535" w:type="dxa"/>
          </w:tcPr>
          <w:p w14:paraId="028EFC99" w14:textId="77777777" w:rsidR="00E75562" w:rsidRDefault="00E75562" w:rsidP="0030103F">
            <w:pPr>
              <w:rPr>
                <w:ins w:id="2473" w:author="Phạm Quang Thịnh" w:date="2019-07-05T19:39:00Z"/>
                <w:lang w:val="vi-VN"/>
              </w:rPr>
            </w:pPr>
            <w:ins w:id="2474" w:author="Phạm Quang Thịnh" w:date="2019-07-05T19:39:00Z">
              <w:r>
                <w:t>2</w:t>
              </w:r>
            </w:ins>
          </w:p>
        </w:tc>
        <w:tc>
          <w:tcPr>
            <w:tcW w:w="1440" w:type="dxa"/>
          </w:tcPr>
          <w:p w14:paraId="427D39F2" w14:textId="77777777" w:rsidR="00E75562" w:rsidRDefault="00E75562" w:rsidP="0030103F">
            <w:pPr>
              <w:rPr>
                <w:ins w:id="2475" w:author="Phạm Quang Thịnh" w:date="2019-07-05T19:39:00Z"/>
                <w:lang w:val="vi-VN"/>
              </w:rPr>
            </w:pPr>
            <w:ins w:id="2476" w:author="Phạm Quang Thịnh" w:date="2019-07-05T19:39:00Z">
              <w:r>
                <w:rPr>
                  <w:rFonts w:ascii="Consolas" w:hAnsi="Consolas" w:cs="Consolas"/>
                  <w:color w:val="0000FF"/>
                  <w:sz w:val="19"/>
                  <w:szCs w:val="19"/>
                </w:rPr>
                <w:t>thang</w:t>
              </w:r>
            </w:ins>
          </w:p>
        </w:tc>
        <w:tc>
          <w:tcPr>
            <w:tcW w:w="1366" w:type="dxa"/>
          </w:tcPr>
          <w:p w14:paraId="5924D3E1" w14:textId="77777777" w:rsidR="00E75562" w:rsidRDefault="00E75562" w:rsidP="0030103F">
            <w:pPr>
              <w:rPr>
                <w:ins w:id="2477" w:author="Phạm Quang Thịnh" w:date="2019-07-05T19:39:00Z"/>
                <w:lang w:val="vi-VN"/>
              </w:rPr>
            </w:pPr>
            <w:ins w:id="2478" w:author="Phạm Quang Thịnh" w:date="2019-07-05T19:39:00Z">
              <w:r>
                <w:rPr>
                  <w:rFonts w:ascii="Consolas" w:hAnsi="Consolas" w:cs="Consolas"/>
                  <w:color w:val="A31515"/>
                  <w:sz w:val="19"/>
                  <w:szCs w:val="19"/>
                </w:rPr>
                <w:t>TextBlock</w:t>
              </w:r>
            </w:ins>
          </w:p>
        </w:tc>
        <w:tc>
          <w:tcPr>
            <w:tcW w:w="2694" w:type="dxa"/>
          </w:tcPr>
          <w:p w14:paraId="74E13CD8" w14:textId="77777777" w:rsidR="00E75562" w:rsidRDefault="00E75562" w:rsidP="0030103F">
            <w:pPr>
              <w:rPr>
                <w:ins w:id="2479" w:author="Phạm Quang Thịnh" w:date="2019-07-05T19:39:00Z"/>
                <w:lang w:val="vi-VN"/>
              </w:rPr>
            </w:pPr>
            <w:ins w:id="2480" w:author="Phạm Quang Thịnh" w:date="2019-07-05T19:39:00Z">
              <w:r>
                <w:rPr>
                  <w:lang w:val="vi-VN"/>
                </w:rPr>
                <w:t>Tự động lấy tháng được lập</w:t>
              </w:r>
            </w:ins>
          </w:p>
        </w:tc>
        <w:tc>
          <w:tcPr>
            <w:tcW w:w="3315" w:type="dxa"/>
          </w:tcPr>
          <w:p w14:paraId="7FE83010" w14:textId="77777777" w:rsidR="00E75562" w:rsidRDefault="00E75562" w:rsidP="0030103F">
            <w:pPr>
              <w:rPr>
                <w:ins w:id="2481" w:author="Phạm Quang Thịnh" w:date="2019-07-05T19:39:00Z"/>
                <w:lang w:val="vi-VN"/>
              </w:rPr>
            </w:pPr>
            <w:ins w:id="2482" w:author="Phạm Quang Thịnh" w:date="2019-07-05T19:39:00Z">
              <w:r>
                <w:rPr>
                  <w:lang w:val="vi-VN"/>
                </w:rPr>
                <w:t>Hiển thị tháng được lập</w:t>
              </w:r>
            </w:ins>
          </w:p>
        </w:tc>
      </w:tr>
      <w:tr w:rsidR="00E75562" w:rsidRPr="00D6408C" w14:paraId="3F0A670A" w14:textId="77777777" w:rsidTr="0030103F">
        <w:trPr>
          <w:ins w:id="2483" w:author="Phạm Quang Thịnh" w:date="2019-07-05T19:39:00Z"/>
        </w:trPr>
        <w:tc>
          <w:tcPr>
            <w:tcW w:w="535" w:type="dxa"/>
          </w:tcPr>
          <w:p w14:paraId="60C3B1FE" w14:textId="77777777" w:rsidR="00E75562" w:rsidRDefault="00E75562" w:rsidP="0030103F">
            <w:pPr>
              <w:rPr>
                <w:ins w:id="2484" w:author="Phạm Quang Thịnh" w:date="2019-07-05T19:39:00Z"/>
                <w:lang w:val="vi-VN"/>
              </w:rPr>
            </w:pPr>
            <w:ins w:id="2485" w:author="Phạm Quang Thịnh" w:date="2019-07-05T19:39:00Z">
              <w:r>
                <w:rPr>
                  <w:lang w:val="vi-VN"/>
                </w:rPr>
                <w:t>3</w:t>
              </w:r>
            </w:ins>
          </w:p>
        </w:tc>
        <w:tc>
          <w:tcPr>
            <w:tcW w:w="1440" w:type="dxa"/>
          </w:tcPr>
          <w:p w14:paraId="4E904952" w14:textId="77777777" w:rsidR="00E75562" w:rsidRDefault="00E75562" w:rsidP="0030103F">
            <w:pPr>
              <w:rPr>
                <w:ins w:id="2486" w:author="Phạm Quang Thịnh" w:date="2019-07-05T19:39:00Z"/>
                <w:lang w:val="vi-VN"/>
              </w:rPr>
            </w:pPr>
            <w:ins w:id="2487" w:author="Phạm Quang Thịnh" w:date="2019-07-05T19:39:00Z">
              <w:r>
                <w:rPr>
                  <w:rFonts w:ascii="Consolas" w:hAnsi="Consolas" w:cs="Consolas"/>
                  <w:color w:val="0000FF"/>
                  <w:sz w:val="19"/>
                  <w:szCs w:val="19"/>
                </w:rPr>
                <w:t>tongtientxt</w:t>
              </w:r>
            </w:ins>
          </w:p>
        </w:tc>
        <w:tc>
          <w:tcPr>
            <w:tcW w:w="1366" w:type="dxa"/>
          </w:tcPr>
          <w:p w14:paraId="1059A5C9" w14:textId="77777777" w:rsidR="00E75562" w:rsidRDefault="00E75562" w:rsidP="0030103F">
            <w:pPr>
              <w:rPr>
                <w:ins w:id="2488" w:author="Phạm Quang Thịnh" w:date="2019-07-05T19:39:00Z"/>
                <w:lang w:val="vi-VN"/>
              </w:rPr>
            </w:pPr>
            <w:ins w:id="2489" w:author="Phạm Quang Thịnh" w:date="2019-07-05T19:39:00Z">
              <w:r>
                <w:rPr>
                  <w:rFonts w:ascii="Consolas" w:hAnsi="Consolas" w:cs="Consolas"/>
                  <w:color w:val="A31515"/>
                  <w:sz w:val="19"/>
                  <w:szCs w:val="19"/>
                </w:rPr>
                <w:t>TextBlock</w:t>
              </w:r>
            </w:ins>
          </w:p>
        </w:tc>
        <w:tc>
          <w:tcPr>
            <w:tcW w:w="2694" w:type="dxa"/>
          </w:tcPr>
          <w:p w14:paraId="5A39BF13" w14:textId="77777777" w:rsidR="00E75562" w:rsidRDefault="00E75562" w:rsidP="0030103F">
            <w:pPr>
              <w:rPr>
                <w:ins w:id="2490" w:author="Phạm Quang Thịnh" w:date="2019-07-05T19:39:00Z"/>
                <w:lang w:val="vi-VN"/>
              </w:rPr>
            </w:pPr>
            <w:ins w:id="2491" w:author="Phạm Quang Thịnh" w:date="2019-07-05T19:39:00Z">
              <w:r>
                <w:rPr>
                  <w:lang w:val="vi-VN"/>
                </w:rPr>
                <w:t>Không</w:t>
              </w:r>
            </w:ins>
          </w:p>
        </w:tc>
        <w:tc>
          <w:tcPr>
            <w:tcW w:w="3315" w:type="dxa"/>
          </w:tcPr>
          <w:p w14:paraId="74641870" w14:textId="77777777" w:rsidR="00E75562" w:rsidRDefault="00E75562" w:rsidP="0030103F">
            <w:pPr>
              <w:rPr>
                <w:ins w:id="2492" w:author="Phạm Quang Thịnh" w:date="2019-07-05T19:39:00Z"/>
                <w:lang w:val="vi-VN"/>
              </w:rPr>
            </w:pPr>
            <w:ins w:id="2493" w:author="Phạm Quang Thịnh" w:date="2019-07-05T19:39:00Z">
              <w:r>
                <w:rPr>
                  <w:lang w:val="vi-VN"/>
                </w:rPr>
                <w:t>Hiển thị tổng giá trị phiếu</w:t>
              </w:r>
            </w:ins>
          </w:p>
        </w:tc>
      </w:tr>
      <w:tr w:rsidR="00E75562" w:rsidRPr="00D6408C" w14:paraId="34DC6F0A" w14:textId="77777777" w:rsidTr="0030103F">
        <w:trPr>
          <w:ins w:id="2494" w:author="Phạm Quang Thịnh" w:date="2019-07-05T19:39:00Z"/>
        </w:trPr>
        <w:tc>
          <w:tcPr>
            <w:tcW w:w="535" w:type="dxa"/>
          </w:tcPr>
          <w:p w14:paraId="0D1FC945" w14:textId="77777777" w:rsidR="00E75562" w:rsidRDefault="00E75562" w:rsidP="0030103F">
            <w:pPr>
              <w:rPr>
                <w:ins w:id="2495" w:author="Phạm Quang Thịnh" w:date="2019-07-05T19:39:00Z"/>
                <w:lang w:val="vi-VN"/>
              </w:rPr>
            </w:pPr>
            <w:ins w:id="2496" w:author="Phạm Quang Thịnh" w:date="2019-07-05T19:39:00Z">
              <w:r>
                <w:rPr>
                  <w:lang w:val="vi-VN"/>
                </w:rPr>
                <w:t>4</w:t>
              </w:r>
            </w:ins>
          </w:p>
        </w:tc>
        <w:tc>
          <w:tcPr>
            <w:tcW w:w="1440" w:type="dxa"/>
          </w:tcPr>
          <w:p w14:paraId="17791F5B" w14:textId="77777777" w:rsidR="00E75562" w:rsidRDefault="00E75562" w:rsidP="0030103F">
            <w:pPr>
              <w:rPr>
                <w:ins w:id="2497" w:author="Phạm Quang Thịnh" w:date="2019-07-05T19:39:00Z"/>
                <w:lang w:val="vi-VN"/>
              </w:rPr>
            </w:pPr>
            <w:ins w:id="2498" w:author="Phạm Quang Thịnh" w:date="2019-07-05T19:39:00Z">
              <w:r>
                <w:rPr>
                  <w:rFonts w:ascii="Consolas" w:hAnsi="Consolas" w:cs="Consolas"/>
                  <w:color w:val="0000FF"/>
                  <w:sz w:val="19"/>
                  <w:szCs w:val="19"/>
                </w:rPr>
                <w:t>madltxt</w:t>
              </w:r>
            </w:ins>
          </w:p>
        </w:tc>
        <w:tc>
          <w:tcPr>
            <w:tcW w:w="1366" w:type="dxa"/>
          </w:tcPr>
          <w:p w14:paraId="1CB49DE2" w14:textId="77777777" w:rsidR="00E75562" w:rsidRDefault="00E75562" w:rsidP="0030103F">
            <w:pPr>
              <w:rPr>
                <w:ins w:id="2499" w:author="Phạm Quang Thịnh" w:date="2019-07-05T19:39:00Z"/>
                <w:lang w:val="vi-VN"/>
              </w:rPr>
            </w:pPr>
            <w:ins w:id="2500" w:author="Phạm Quang Thịnh" w:date="2019-07-05T19:39:00Z">
              <w:r>
                <w:rPr>
                  <w:rFonts w:ascii="Consolas" w:hAnsi="Consolas" w:cs="Consolas"/>
                  <w:color w:val="A31515"/>
                  <w:sz w:val="19"/>
                  <w:szCs w:val="19"/>
                </w:rPr>
                <w:t>TextBlock</w:t>
              </w:r>
            </w:ins>
          </w:p>
        </w:tc>
        <w:tc>
          <w:tcPr>
            <w:tcW w:w="2694" w:type="dxa"/>
          </w:tcPr>
          <w:p w14:paraId="5819A6F0" w14:textId="77777777" w:rsidR="00E75562" w:rsidRDefault="00E75562" w:rsidP="0030103F">
            <w:pPr>
              <w:rPr>
                <w:ins w:id="2501" w:author="Phạm Quang Thịnh" w:date="2019-07-05T19:39:00Z"/>
                <w:lang w:val="vi-VN"/>
              </w:rPr>
            </w:pPr>
            <w:ins w:id="2502" w:author="Phạm Quang Thịnh" w:date="2019-07-05T19:39:00Z">
              <w:r>
                <w:rPr>
                  <w:lang w:val="vi-VN"/>
                </w:rPr>
                <w:t>Không</w:t>
              </w:r>
            </w:ins>
          </w:p>
        </w:tc>
        <w:tc>
          <w:tcPr>
            <w:tcW w:w="3315" w:type="dxa"/>
          </w:tcPr>
          <w:p w14:paraId="6B263C19" w14:textId="77777777" w:rsidR="00E75562" w:rsidRDefault="00E75562" w:rsidP="0030103F">
            <w:pPr>
              <w:rPr>
                <w:ins w:id="2503" w:author="Phạm Quang Thịnh" w:date="2019-07-05T19:39:00Z"/>
                <w:lang w:val="vi-VN"/>
              </w:rPr>
            </w:pPr>
            <w:ins w:id="2504" w:author="Phạm Quang Thịnh" w:date="2019-07-05T19:39:00Z">
              <w:r>
                <w:rPr>
                  <w:lang w:val="vi-VN"/>
                </w:rPr>
                <w:t>Hiển thị mã đạ lý</w:t>
              </w:r>
            </w:ins>
          </w:p>
        </w:tc>
      </w:tr>
      <w:tr w:rsidR="00E75562" w:rsidRPr="00D6408C" w14:paraId="5EB27DF5" w14:textId="77777777" w:rsidTr="0030103F">
        <w:trPr>
          <w:ins w:id="2505" w:author="Phạm Quang Thịnh" w:date="2019-07-05T19:39:00Z"/>
        </w:trPr>
        <w:tc>
          <w:tcPr>
            <w:tcW w:w="535" w:type="dxa"/>
          </w:tcPr>
          <w:p w14:paraId="079C921A" w14:textId="77777777" w:rsidR="00E75562" w:rsidRDefault="00E75562" w:rsidP="0030103F">
            <w:pPr>
              <w:rPr>
                <w:ins w:id="2506" w:author="Phạm Quang Thịnh" w:date="2019-07-05T19:39:00Z"/>
                <w:lang w:val="vi-VN"/>
              </w:rPr>
            </w:pPr>
            <w:ins w:id="2507" w:author="Phạm Quang Thịnh" w:date="2019-07-05T19:39:00Z">
              <w:r>
                <w:rPr>
                  <w:lang w:val="vi-VN"/>
                </w:rPr>
                <w:t>5</w:t>
              </w:r>
            </w:ins>
          </w:p>
        </w:tc>
        <w:tc>
          <w:tcPr>
            <w:tcW w:w="1440" w:type="dxa"/>
          </w:tcPr>
          <w:p w14:paraId="1C9D9D27" w14:textId="77777777" w:rsidR="00E75562" w:rsidRDefault="00E75562" w:rsidP="0030103F">
            <w:pPr>
              <w:rPr>
                <w:ins w:id="2508" w:author="Phạm Quang Thịnh" w:date="2019-07-05T19:39:00Z"/>
                <w:lang w:val="vi-VN"/>
              </w:rPr>
            </w:pPr>
            <w:ins w:id="2509" w:author="Phạm Quang Thịnh" w:date="2019-07-05T19:39:00Z">
              <w:r>
                <w:rPr>
                  <w:rFonts w:ascii="Consolas" w:hAnsi="Consolas" w:cs="Consolas"/>
                  <w:color w:val="0000FF"/>
                  <w:sz w:val="19"/>
                  <w:szCs w:val="19"/>
                </w:rPr>
                <w:t>Lapphieu</w:t>
              </w:r>
            </w:ins>
          </w:p>
        </w:tc>
        <w:tc>
          <w:tcPr>
            <w:tcW w:w="1366" w:type="dxa"/>
          </w:tcPr>
          <w:p w14:paraId="65A2B35D" w14:textId="77777777" w:rsidR="00E75562" w:rsidRDefault="00E75562" w:rsidP="0030103F">
            <w:pPr>
              <w:rPr>
                <w:ins w:id="2510" w:author="Phạm Quang Thịnh" w:date="2019-07-05T19:39:00Z"/>
                <w:lang w:val="vi-VN"/>
              </w:rPr>
            </w:pPr>
            <w:ins w:id="2511" w:author="Phạm Quang Thịnh" w:date="2019-07-05T19:39:00Z">
              <w:r>
                <w:rPr>
                  <w:rFonts w:ascii="Consolas" w:hAnsi="Consolas" w:cs="Consolas"/>
                  <w:color w:val="A31515"/>
                  <w:sz w:val="19"/>
                  <w:szCs w:val="19"/>
                </w:rPr>
                <w:t>Button</w:t>
              </w:r>
            </w:ins>
          </w:p>
        </w:tc>
        <w:tc>
          <w:tcPr>
            <w:tcW w:w="2694" w:type="dxa"/>
          </w:tcPr>
          <w:p w14:paraId="2DC7DA97" w14:textId="77777777" w:rsidR="00E75562" w:rsidRDefault="00E75562" w:rsidP="0030103F">
            <w:pPr>
              <w:rPr>
                <w:ins w:id="2512" w:author="Phạm Quang Thịnh" w:date="2019-07-05T19:39:00Z"/>
                <w:lang w:val="vi-VN"/>
              </w:rPr>
            </w:pPr>
            <w:ins w:id="2513" w:author="Phạm Quang Thịnh" w:date="2019-07-05T19:39:00Z">
              <w:r>
                <w:rPr>
                  <w:lang w:val="vi-VN"/>
                </w:rPr>
                <w:t>Không</w:t>
              </w:r>
            </w:ins>
          </w:p>
        </w:tc>
        <w:tc>
          <w:tcPr>
            <w:tcW w:w="3315" w:type="dxa"/>
          </w:tcPr>
          <w:p w14:paraId="6719AA98" w14:textId="77777777" w:rsidR="00E75562" w:rsidRDefault="00E75562" w:rsidP="0030103F">
            <w:pPr>
              <w:rPr>
                <w:ins w:id="2514" w:author="Phạm Quang Thịnh" w:date="2019-07-05T19:39:00Z"/>
                <w:lang w:val="vi-VN"/>
              </w:rPr>
            </w:pPr>
            <w:ins w:id="2515" w:author="Phạm Quang Thịnh" w:date="2019-07-05T19:39:00Z">
              <w:r>
                <w:rPr>
                  <w:lang w:val="vi-VN"/>
                </w:rPr>
                <w:t>Xác nhận lập phiếu &amp; mở giao diện để ghi chi tiết</w:t>
              </w:r>
            </w:ins>
          </w:p>
        </w:tc>
      </w:tr>
      <w:tr w:rsidR="00E75562" w:rsidRPr="00D6408C" w14:paraId="48B4A56F" w14:textId="77777777" w:rsidTr="0030103F">
        <w:trPr>
          <w:ins w:id="2516" w:author="Phạm Quang Thịnh" w:date="2019-07-05T19:39:00Z"/>
        </w:trPr>
        <w:tc>
          <w:tcPr>
            <w:tcW w:w="535" w:type="dxa"/>
          </w:tcPr>
          <w:p w14:paraId="0096F9B3" w14:textId="77777777" w:rsidR="00E75562" w:rsidRDefault="00E75562" w:rsidP="0030103F">
            <w:pPr>
              <w:rPr>
                <w:ins w:id="2517" w:author="Phạm Quang Thịnh" w:date="2019-07-05T19:39:00Z"/>
                <w:lang w:val="vi-VN"/>
              </w:rPr>
            </w:pPr>
            <w:ins w:id="2518" w:author="Phạm Quang Thịnh" w:date="2019-07-05T19:39:00Z">
              <w:r>
                <w:rPr>
                  <w:lang w:val="vi-VN"/>
                </w:rPr>
                <w:t>6</w:t>
              </w:r>
            </w:ins>
          </w:p>
        </w:tc>
        <w:tc>
          <w:tcPr>
            <w:tcW w:w="1440" w:type="dxa"/>
          </w:tcPr>
          <w:p w14:paraId="3AF5E566" w14:textId="77777777" w:rsidR="00E75562" w:rsidRDefault="00E75562" w:rsidP="0030103F">
            <w:pPr>
              <w:rPr>
                <w:ins w:id="2519" w:author="Phạm Quang Thịnh" w:date="2019-07-05T19:39:00Z"/>
                <w:lang w:val="vi-VN"/>
              </w:rPr>
            </w:pPr>
            <w:ins w:id="2520" w:author="Phạm Quang Thịnh" w:date="2019-07-05T19:39:00Z">
              <w:r>
                <w:rPr>
                  <w:rFonts w:ascii="Consolas" w:hAnsi="Consolas" w:cs="Consolas"/>
                  <w:color w:val="0000FF"/>
                  <w:sz w:val="19"/>
                  <w:szCs w:val="19"/>
                </w:rPr>
                <w:t>mamhtxt</w:t>
              </w:r>
            </w:ins>
          </w:p>
        </w:tc>
        <w:tc>
          <w:tcPr>
            <w:tcW w:w="1366" w:type="dxa"/>
          </w:tcPr>
          <w:p w14:paraId="066E5BB1" w14:textId="77777777" w:rsidR="00E75562" w:rsidRDefault="00E75562" w:rsidP="0030103F">
            <w:pPr>
              <w:rPr>
                <w:ins w:id="2521" w:author="Phạm Quang Thịnh" w:date="2019-07-05T19:39:00Z"/>
                <w:lang w:val="vi-VN"/>
              </w:rPr>
            </w:pPr>
            <w:ins w:id="2522" w:author="Phạm Quang Thịnh" w:date="2019-07-05T19:39:00Z">
              <w:r>
                <w:rPr>
                  <w:rFonts w:ascii="Consolas" w:hAnsi="Consolas" w:cs="Consolas"/>
                  <w:color w:val="A31515"/>
                  <w:sz w:val="19"/>
                  <w:szCs w:val="19"/>
                </w:rPr>
                <w:t>ComboBox</w:t>
              </w:r>
            </w:ins>
          </w:p>
        </w:tc>
        <w:tc>
          <w:tcPr>
            <w:tcW w:w="2694" w:type="dxa"/>
          </w:tcPr>
          <w:p w14:paraId="52C047E0" w14:textId="77777777" w:rsidR="00E75562" w:rsidRDefault="00E75562" w:rsidP="0030103F">
            <w:pPr>
              <w:rPr>
                <w:ins w:id="2523" w:author="Phạm Quang Thịnh" w:date="2019-07-05T19:39:00Z"/>
                <w:lang w:val="vi-VN"/>
              </w:rPr>
            </w:pPr>
            <w:ins w:id="2524" w:author="Phạm Quang Thịnh" w:date="2019-07-05T19:39:00Z">
              <w:r>
                <w:rPr>
                  <w:lang w:val="vi-VN"/>
                </w:rPr>
                <w:t>Danh sách mặt hàng lấy từ database</w:t>
              </w:r>
            </w:ins>
          </w:p>
        </w:tc>
        <w:tc>
          <w:tcPr>
            <w:tcW w:w="3315" w:type="dxa"/>
          </w:tcPr>
          <w:p w14:paraId="35924D85" w14:textId="77777777" w:rsidR="00E75562" w:rsidRDefault="00E75562" w:rsidP="0030103F">
            <w:pPr>
              <w:rPr>
                <w:ins w:id="2525" w:author="Phạm Quang Thịnh" w:date="2019-07-05T19:39:00Z"/>
                <w:lang w:val="vi-VN"/>
              </w:rPr>
            </w:pPr>
            <w:ins w:id="2526" w:author="Phạm Quang Thịnh" w:date="2019-07-05T19:39:00Z">
              <w:r>
                <w:rPr>
                  <w:lang w:val="vi-VN"/>
                </w:rPr>
                <w:t>Chọn mã mặt hàng muốn thêm vào phiếu</w:t>
              </w:r>
            </w:ins>
          </w:p>
        </w:tc>
      </w:tr>
      <w:tr w:rsidR="00E75562" w:rsidRPr="00D6408C" w14:paraId="7834AC00" w14:textId="77777777" w:rsidTr="0030103F">
        <w:trPr>
          <w:ins w:id="2527" w:author="Phạm Quang Thịnh" w:date="2019-07-05T19:39:00Z"/>
        </w:trPr>
        <w:tc>
          <w:tcPr>
            <w:tcW w:w="535" w:type="dxa"/>
          </w:tcPr>
          <w:p w14:paraId="553B5D0D" w14:textId="77777777" w:rsidR="00E75562" w:rsidRDefault="00E75562" w:rsidP="0030103F">
            <w:pPr>
              <w:rPr>
                <w:ins w:id="2528" w:author="Phạm Quang Thịnh" w:date="2019-07-05T19:39:00Z"/>
                <w:lang w:val="vi-VN"/>
              </w:rPr>
            </w:pPr>
            <w:ins w:id="2529" w:author="Phạm Quang Thịnh" w:date="2019-07-05T19:39:00Z">
              <w:r>
                <w:rPr>
                  <w:lang w:val="vi-VN"/>
                </w:rPr>
                <w:t>7</w:t>
              </w:r>
            </w:ins>
          </w:p>
        </w:tc>
        <w:tc>
          <w:tcPr>
            <w:tcW w:w="1440" w:type="dxa"/>
          </w:tcPr>
          <w:p w14:paraId="616DB1BC" w14:textId="77777777" w:rsidR="00E75562" w:rsidRDefault="00E75562" w:rsidP="0030103F">
            <w:pPr>
              <w:rPr>
                <w:ins w:id="2530" w:author="Phạm Quang Thịnh" w:date="2019-07-05T19:39:00Z"/>
                <w:lang w:val="vi-VN"/>
              </w:rPr>
            </w:pPr>
            <w:ins w:id="2531" w:author="Phạm Quang Thịnh" w:date="2019-07-05T19:39:00Z">
              <w:r>
                <w:rPr>
                  <w:rFonts w:ascii="Consolas" w:hAnsi="Consolas" w:cs="Consolas"/>
                  <w:color w:val="0000FF"/>
                  <w:sz w:val="19"/>
                  <w:szCs w:val="19"/>
                </w:rPr>
                <w:t>soluong</w:t>
              </w:r>
            </w:ins>
          </w:p>
        </w:tc>
        <w:tc>
          <w:tcPr>
            <w:tcW w:w="1366" w:type="dxa"/>
          </w:tcPr>
          <w:p w14:paraId="4848565C" w14:textId="77777777" w:rsidR="00E75562" w:rsidRDefault="00E75562" w:rsidP="0030103F">
            <w:pPr>
              <w:rPr>
                <w:ins w:id="2532" w:author="Phạm Quang Thịnh" w:date="2019-07-05T19:39:00Z"/>
                <w:lang w:val="vi-VN"/>
              </w:rPr>
            </w:pPr>
            <w:ins w:id="2533" w:author="Phạm Quang Thịnh" w:date="2019-07-05T19:39:00Z">
              <w:r>
                <w:rPr>
                  <w:rFonts w:ascii="Consolas" w:hAnsi="Consolas" w:cs="Consolas"/>
                  <w:color w:val="A31515"/>
                  <w:sz w:val="19"/>
                  <w:szCs w:val="19"/>
                </w:rPr>
                <w:t>TextBox</w:t>
              </w:r>
            </w:ins>
          </w:p>
        </w:tc>
        <w:tc>
          <w:tcPr>
            <w:tcW w:w="2694" w:type="dxa"/>
          </w:tcPr>
          <w:p w14:paraId="1A25D1D4" w14:textId="77777777" w:rsidR="00E75562" w:rsidRDefault="00E75562" w:rsidP="0030103F">
            <w:pPr>
              <w:rPr>
                <w:ins w:id="2534" w:author="Phạm Quang Thịnh" w:date="2019-07-05T19:39:00Z"/>
                <w:lang w:val="vi-VN"/>
              </w:rPr>
            </w:pPr>
            <w:ins w:id="2535" w:author="Phạm Quang Thịnh" w:date="2019-07-05T19:39:00Z">
              <w:r>
                <w:rPr>
                  <w:lang w:val="vi-VN"/>
                </w:rPr>
                <w:t>Chỉ được nhập số, Không để trống</w:t>
              </w:r>
            </w:ins>
          </w:p>
        </w:tc>
        <w:tc>
          <w:tcPr>
            <w:tcW w:w="3315" w:type="dxa"/>
          </w:tcPr>
          <w:p w14:paraId="37EF73A7" w14:textId="77777777" w:rsidR="00E75562" w:rsidRDefault="00E75562" w:rsidP="0030103F">
            <w:pPr>
              <w:rPr>
                <w:ins w:id="2536" w:author="Phạm Quang Thịnh" w:date="2019-07-05T19:39:00Z"/>
                <w:lang w:val="vi-VN"/>
              </w:rPr>
            </w:pPr>
            <w:ins w:id="2537" w:author="Phạm Quang Thịnh" w:date="2019-07-05T19:39:00Z">
              <w:r>
                <w:rPr>
                  <w:lang w:val="vi-VN"/>
                </w:rPr>
                <w:t>Nhập số lượng mặt hàng</w:t>
              </w:r>
            </w:ins>
          </w:p>
        </w:tc>
      </w:tr>
      <w:tr w:rsidR="00E75562" w:rsidRPr="00D6408C" w14:paraId="12468FBB" w14:textId="77777777" w:rsidTr="0030103F">
        <w:trPr>
          <w:ins w:id="2538" w:author="Phạm Quang Thịnh" w:date="2019-07-05T19:39:00Z"/>
        </w:trPr>
        <w:tc>
          <w:tcPr>
            <w:tcW w:w="535" w:type="dxa"/>
          </w:tcPr>
          <w:p w14:paraId="17B77024" w14:textId="77777777" w:rsidR="00E75562" w:rsidRDefault="00E75562" w:rsidP="0030103F">
            <w:pPr>
              <w:rPr>
                <w:ins w:id="2539" w:author="Phạm Quang Thịnh" w:date="2019-07-05T19:39:00Z"/>
                <w:lang w:val="vi-VN"/>
              </w:rPr>
            </w:pPr>
            <w:ins w:id="2540" w:author="Phạm Quang Thịnh" w:date="2019-07-05T19:39:00Z">
              <w:r>
                <w:rPr>
                  <w:lang w:val="vi-VN"/>
                </w:rPr>
                <w:t>8</w:t>
              </w:r>
            </w:ins>
          </w:p>
        </w:tc>
        <w:tc>
          <w:tcPr>
            <w:tcW w:w="1440" w:type="dxa"/>
          </w:tcPr>
          <w:p w14:paraId="7355DD88" w14:textId="77777777" w:rsidR="00E75562" w:rsidRDefault="00E75562" w:rsidP="0030103F">
            <w:pPr>
              <w:rPr>
                <w:ins w:id="2541" w:author="Phạm Quang Thịnh" w:date="2019-07-05T19:39:00Z"/>
                <w:lang w:val="vi-VN"/>
              </w:rPr>
            </w:pPr>
            <w:ins w:id="2542" w:author="Phạm Quang Thịnh" w:date="2019-07-05T19:39:00Z">
              <w:r>
                <w:rPr>
                  <w:rFonts w:ascii="Consolas" w:hAnsi="Consolas" w:cs="Consolas"/>
                  <w:color w:val="0000FF"/>
                  <w:sz w:val="19"/>
                  <w:szCs w:val="19"/>
                </w:rPr>
                <w:t>ButtonThem</w:t>
              </w:r>
            </w:ins>
          </w:p>
        </w:tc>
        <w:tc>
          <w:tcPr>
            <w:tcW w:w="1366" w:type="dxa"/>
          </w:tcPr>
          <w:p w14:paraId="40209D0C" w14:textId="77777777" w:rsidR="00E75562" w:rsidRDefault="00E75562" w:rsidP="0030103F">
            <w:pPr>
              <w:rPr>
                <w:ins w:id="2543" w:author="Phạm Quang Thịnh" w:date="2019-07-05T19:39:00Z"/>
                <w:lang w:val="vi-VN"/>
              </w:rPr>
            </w:pPr>
            <w:ins w:id="2544" w:author="Phạm Quang Thịnh" w:date="2019-07-05T19:39:00Z">
              <w:r>
                <w:rPr>
                  <w:rFonts w:ascii="Consolas" w:hAnsi="Consolas" w:cs="Consolas"/>
                  <w:color w:val="A31515"/>
                  <w:sz w:val="19"/>
                  <w:szCs w:val="19"/>
                </w:rPr>
                <w:t>Button</w:t>
              </w:r>
            </w:ins>
          </w:p>
        </w:tc>
        <w:tc>
          <w:tcPr>
            <w:tcW w:w="2694" w:type="dxa"/>
          </w:tcPr>
          <w:p w14:paraId="3E35ABE7" w14:textId="77777777" w:rsidR="00E75562" w:rsidRDefault="00E75562" w:rsidP="0030103F">
            <w:pPr>
              <w:rPr>
                <w:ins w:id="2545" w:author="Phạm Quang Thịnh" w:date="2019-07-05T19:39:00Z"/>
                <w:lang w:val="vi-VN"/>
              </w:rPr>
            </w:pPr>
            <w:ins w:id="2546" w:author="Phạm Quang Thịnh" w:date="2019-07-05T19:39:00Z">
              <w:r>
                <w:rPr>
                  <w:lang w:val="vi-VN"/>
                </w:rPr>
                <w:t>Không</w:t>
              </w:r>
            </w:ins>
          </w:p>
        </w:tc>
        <w:tc>
          <w:tcPr>
            <w:tcW w:w="3315" w:type="dxa"/>
          </w:tcPr>
          <w:p w14:paraId="2C108EE4" w14:textId="77777777" w:rsidR="00E75562" w:rsidRDefault="00E75562" w:rsidP="0030103F">
            <w:pPr>
              <w:rPr>
                <w:ins w:id="2547" w:author="Phạm Quang Thịnh" w:date="2019-07-05T19:39:00Z"/>
                <w:lang w:val="vi-VN"/>
              </w:rPr>
            </w:pPr>
            <w:ins w:id="2548" w:author="Phạm Quang Thịnh" w:date="2019-07-05T19:39:00Z">
              <w:r>
                <w:rPr>
                  <w:lang w:val="vi-VN"/>
                </w:rPr>
                <w:t>Thêm mặt hàng vào danh sách</w:t>
              </w:r>
            </w:ins>
          </w:p>
        </w:tc>
      </w:tr>
      <w:tr w:rsidR="00E75562" w14:paraId="3F675C44" w14:textId="77777777" w:rsidTr="0030103F">
        <w:trPr>
          <w:ins w:id="2549" w:author="Phạm Quang Thịnh" w:date="2019-07-05T19:39:00Z"/>
        </w:trPr>
        <w:tc>
          <w:tcPr>
            <w:tcW w:w="535" w:type="dxa"/>
          </w:tcPr>
          <w:p w14:paraId="3804B6AD" w14:textId="77777777" w:rsidR="00E75562" w:rsidRDefault="00E75562" w:rsidP="0030103F">
            <w:pPr>
              <w:rPr>
                <w:ins w:id="2550" w:author="Phạm Quang Thịnh" w:date="2019-07-05T19:39:00Z"/>
                <w:lang w:val="vi-VN"/>
              </w:rPr>
            </w:pPr>
            <w:ins w:id="2551" w:author="Phạm Quang Thịnh" w:date="2019-07-05T19:39:00Z">
              <w:r>
                <w:rPr>
                  <w:lang w:val="vi-VN"/>
                </w:rPr>
                <w:t>9</w:t>
              </w:r>
            </w:ins>
          </w:p>
        </w:tc>
        <w:tc>
          <w:tcPr>
            <w:tcW w:w="1440" w:type="dxa"/>
          </w:tcPr>
          <w:p w14:paraId="27E0D81A" w14:textId="77777777" w:rsidR="00E75562" w:rsidRDefault="00E75562" w:rsidP="0030103F">
            <w:pPr>
              <w:rPr>
                <w:ins w:id="2552" w:author="Phạm Quang Thịnh" w:date="2019-07-05T19:39:00Z"/>
                <w:lang w:val="vi-VN"/>
              </w:rPr>
            </w:pPr>
            <w:ins w:id="2553" w:author="Phạm Quang Thịnh" w:date="2019-07-05T19:39:00Z">
              <w:r>
                <w:rPr>
                  <w:rFonts w:ascii="Consolas" w:hAnsi="Consolas" w:cs="Consolas"/>
                  <w:color w:val="0000FF"/>
                  <w:sz w:val="19"/>
                  <w:szCs w:val="19"/>
                </w:rPr>
                <w:t>ButtonSua</w:t>
              </w:r>
            </w:ins>
          </w:p>
        </w:tc>
        <w:tc>
          <w:tcPr>
            <w:tcW w:w="1366" w:type="dxa"/>
          </w:tcPr>
          <w:p w14:paraId="77CF1B55" w14:textId="77777777" w:rsidR="00E75562" w:rsidRDefault="00E75562" w:rsidP="0030103F">
            <w:pPr>
              <w:rPr>
                <w:ins w:id="2554" w:author="Phạm Quang Thịnh" w:date="2019-07-05T19:39:00Z"/>
                <w:lang w:val="vi-VN"/>
              </w:rPr>
            </w:pPr>
            <w:ins w:id="2555" w:author="Phạm Quang Thịnh" w:date="2019-07-05T19:39:00Z">
              <w:r>
                <w:rPr>
                  <w:rFonts w:ascii="Consolas" w:hAnsi="Consolas" w:cs="Consolas"/>
                  <w:color w:val="A31515"/>
                  <w:sz w:val="19"/>
                  <w:szCs w:val="19"/>
                </w:rPr>
                <w:t>Button</w:t>
              </w:r>
            </w:ins>
          </w:p>
        </w:tc>
        <w:tc>
          <w:tcPr>
            <w:tcW w:w="2694" w:type="dxa"/>
          </w:tcPr>
          <w:p w14:paraId="5F588D6E" w14:textId="77777777" w:rsidR="00E75562" w:rsidRDefault="00E75562" w:rsidP="0030103F">
            <w:pPr>
              <w:rPr>
                <w:ins w:id="2556" w:author="Phạm Quang Thịnh" w:date="2019-07-05T19:39:00Z"/>
                <w:lang w:val="vi-VN"/>
              </w:rPr>
            </w:pPr>
            <w:ins w:id="2557" w:author="Phạm Quang Thịnh" w:date="2019-07-05T19:39:00Z">
              <w:r>
                <w:rPr>
                  <w:lang w:val="vi-VN"/>
                </w:rPr>
                <w:t>Không</w:t>
              </w:r>
            </w:ins>
          </w:p>
        </w:tc>
        <w:tc>
          <w:tcPr>
            <w:tcW w:w="3315" w:type="dxa"/>
          </w:tcPr>
          <w:p w14:paraId="6336910C" w14:textId="77777777" w:rsidR="00E75562" w:rsidRDefault="00E75562" w:rsidP="0030103F">
            <w:pPr>
              <w:rPr>
                <w:ins w:id="2558" w:author="Phạm Quang Thịnh" w:date="2019-07-05T19:39:00Z"/>
                <w:lang w:val="vi-VN"/>
              </w:rPr>
            </w:pPr>
            <w:ins w:id="2559" w:author="Phạm Quang Thịnh" w:date="2019-07-05T19:39:00Z">
              <w:r>
                <w:rPr>
                  <w:lang w:val="vi-VN"/>
                </w:rPr>
                <w:t>Sửa mặt hàng</w:t>
              </w:r>
            </w:ins>
          </w:p>
        </w:tc>
      </w:tr>
      <w:tr w:rsidR="00E75562" w:rsidRPr="00D6408C" w14:paraId="616A0B52" w14:textId="77777777" w:rsidTr="0030103F">
        <w:trPr>
          <w:ins w:id="2560" w:author="Phạm Quang Thịnh" w:date="2019-07-05T19:39:00Z"/>
        </w:trPr>
        <w:tc>
          <w:tcPr>
            <w:tcW w:w="535" w:type="dxa"/>
          </w:tcPr>
          <w:p w14:paraId="7B4B6D8C" w14:textId="77777777" w:rsidR="00E75562" w:rsidRDefault="00E75562" w:rsidP="0030103F">
            <w:pPr>
              <w:rPr>
                <w:ins w:id="2561" w:author="Phạm Quang Thịnh" w:date="2019-07-05T19:39:00Z"/>
                <w:lang w:val="vi-VN"/>
              </w:rPr>
            </w:pPr>
            <w:ins w:id="2562" w:author="Phạm Quang Thịnh" w:date="2019-07-05T19:39:00Z">
              <w:r>
                <w:rPr>
                  <w:lang w:val="vi-VN"/>
                </w:rPr>
                <w:t>10</w:t>
              </w:r>
            </w:ins>
          </w:p>
        </w:tc>
        <w:tc>
          <w:tcPr>
            <w:tcW w:w="1440" w:type="dxa"/>
          </w:tcPr>
          <w:p w14:paraId="17B693B1" w14:textId="77777777" w:rsidR="00E75562" w:rsidRDefault="00E75562" w:rsidP="0030103F">
            <w:pPr>
              <w:rPr>
                <w:ins w:id="2563" w:author="Phạm Quang Thịnh" w:date="2019-07-05T19:39:00Z"/>
                <w:lang w:val="vi-VN"/>
              </w:rPr>
            </w:pPr>
            <w:ins w:id="2564" w:author="Phạm Quang Thịnh" w:date="2019-07-05T19:39:00Z">
              <w:r>
                <w:rPr>
                  <w:rFonts w:ascii="Consolas" w:hAnsi="Consolas" w:cs="Consolas"/>
                  <w:color w:val="0000FF"/>
                  <w:sz w:val="19"/>
                  <w:szCs w:val="19"/>
                </w:rPr>
                <w:t>txtKeyword</w:t>
              </w:r>
            </w:ins>
          </w:p>
        </w:tc>
        <w:tc>
          <w:tcPr>
            <w:tcW w:w="1366" w:type="dxa"/>
          </w:tcPr>
          <w:p w14:paraId="524C9C48" w14:textId="77777777" w:rsidR="00E75562" w:rsidRDefault="00E75562" w:rsidP="0030103F">
            <w:pPr>
              <w:rPr>
                <w:ins w:id="2565" w:author="Phạm Quang Thịnh" w:date="2019-07-05T19:39:00Z"/>
                <w:lang w:val="vi-VN"/>
              </w:rPr>
            </w:pPr>
            <w:ins w:id="2566" w:author="Phạm Quang Thịnh" w:date="2019-07-05T19:39:00Z">
              <w:r>
                <w:rPr>
                  <w:rFonts w:ascii="Consolas" w:hAnsi="Consolas" w:cs="Consolas"/>
                  <w:color w:val="A31515"/>
                  <w:sz w:val="19"/>
                  <w:szCs w:val="19"/>
                </w:rPr>
                <w:t>TextBox</w:t>
              </w:r>
            </w:ins>
          </w:p>
        </w:tc>
        <w:tc>
          <w:tcPr>
            <w:tcW w:w="2694" w:type="dxa"/>
          </w:tcPr>
          <w:p w14:paraId="60144BB9" w14:textId="77777777" w:rsidR="00E75562" w:rsidRDefault="00E75562" w:rsidP="0030103F">
            <w:pPr>
              <w:rPr>
                <w:ins w:id="2567" w:author="Phạm Quang Thịnh" w:date="2019-07-05T19:39:00Z"/>
                <w:lang w:val="vi-VN"/>
              </w:rPr>
            </w:pPr>
            <w:ins w:id="2568" w:author="Phạm Quang Thịnh" w:date="2019-07-05T19:39:00Z">
              <w:r>
                <w:rPr>
                  <w:lang w:val="vi-VN"/>
                </w:rPr>
                <w:t>Không</w:t>
              </w:r>
            </w:ins>
          </w:p>
        </w:tc>
        <w:tc>
          <w:tcPr>
            <w:tcW w:w="3315" w:type="dxa"/>
          </w:tcPr>
          <w:p w14:paraId="05A9E2AF" w14:textId="77777777" w:rsidR="00E75562" w:rsidRDefault="00E75562" w:rsidP="0030103F">
            <w:pPr>
              <w:rPr>
                <w:ins w:id="2569" w:author="Phạm Quang Thịnh" w:date="2019-07-05T19:39:00Z"/>
                <w:lang w:val="vi-VN"/>
              </w:rPr>
            </w:pPr>
            <w:ins w:id="2570" w:author="Phạm Quang Thịnh" w:date="2019-07-05T19:39:00Z">
              <w:r>
                <w:rPr>
                  <w:lang w:val="vi-VN"/>
                </w:rPr>
                <w:t>Nhập từ khóa tìm kiếm</w:t>
              </w:r>
            </w:ins>
          </w:p>
        </w:tc>
      </w:tr>
      <w:tr w:rsidR="00E75562" w:rsidRPr="00D6408C" w14:paraId="42481152" w14:textId="77777777" w:rsidTr="0030103F">
        <w:trPr>
          <w:ins w:id="2571" w:author="Phạm Quang Thịnh" w:date="2019-07-05T19:39:00Z"/>
        </w:trPr>
        <w:tc>
          <w:tcPr>
            <w:tcW w:w="535" w:type="dxa"/>
          </w:tcPr>
          <w:p w14:paraId="3C412806" w14:textId="77777777" w:rsidR="00E75562" w:rsidRDefault="00E75562" w:rsidP="0030103F">
            <w:pPr>
              <w:rPr>
                <w:ins w:id="2572" w:author="Phạm Quang Thịnh" w:date="2019-07-05T19:39:00Z"/>
                <w:lang w:val="vi-VN"/>
              </w:rPr>
            </w:pPr>
            <w:ins w:id="2573" w:author="Phạm Quang Thịnh" w:date="2019-07-05T19:39:00Z">
              <w:r>
                <w:rPr>
                  <w:lang w:val="vi-VN"/>
                </w:rPr>
                <w:t>11</w:t>
              </w:r>
            </w:ins>
          </w:p>
        </w:tc>
        <w:tc>
          <w:tcPr>
            <w:tcW w:w="1440" w:type="dxa"/>
          </w:tcPr>
          <w:p w14:paraId="2AA942DA" w14:textId="77777777" w:rsidR="00E75562" w:rsidRDefault="00E75562" w:rsidP="0030103F">
            <w:pPr>
              <w:rPr>
                <w:ins w:id="2574" w:author="Phạm Quang Thịnh" w:date="2019-07-05T19:39:00Z"/>
                <w:lang w:val="vi-VN"/>
              </w:rPr>
            </w:pPr>
            <w:ins w:id="2575" w:author="Phạm Quang Thịnh" w:date="2019-07-05T19:39:00Z">
              <w:r>
                <w:rPr>
                  <w:rFonts w:ascii="Consolas" w:hAnsi="Consolas" w:cs="Consolas"/>
                  <w:color w:val="0000FF"/>
                  <w:sz w:val="19"/>
                  <w:szCs w:val="19"/>
                </w:rPr>
                <w:t>search</w:t>
              </w:r>
            </w:ins>
          </w:p>
        </w:tc>
        <w:tc>
          <w:tcPr>
            <w:tcW w:w="1366" w:type="dxa"/>
          </w:tcPr>
          <w:p w14:paraId="3A76626A" w14:textId="77777777" w:rsidR="00E75562" w:rsidRDefault="00E75562" w:rsidP="0030103F">
            <w:pPr>
              <w:rPr>
                <w:ins w:id="2576" w:author="Phạm Quang Thịnh" w:date="2019-07-05T19:39:00Z"/>
                <w:lang w:val="vi-VN"/>
              </w:rPr>
            </w:pPr>
            <w:ins w:id="2577" w:author="Phạm Quang Thịnh" w:date="2019-07-05T19:39:00Z">
              <w:r>
                <w:rPr>
                  <w:rFonts w:ascii="Consolas" w:hAnsi="Consolas" w:cs="Consolas"/>
                  <w:color w:val="A31515"/>
                  <w:sz w:val="19"/>
                  <w:szCs w:val="19"/>
                </w:rPr>
                <w:t>Button</w:t>
              </w:r>
            </w:ins>
          </w:p>
        </w:tc>
        <w:tc>
          <w:tcPr>
            <w:tcW w:w="2694" w:type="dxa"/>
          </w:tcPr>
          <w:p w14:paraId="6AAA3F57" w14:textId="77777777" w:rsidR="00E75562" w:rsidRDefault="00E75562" w:rsidP="0030103F">
            <w:pPr>
              <w:rPr>
                <w:ins w:id="2578" w:author="Phạm Quang Thịnh" w:date="2019-07-05T19:39:00Z"/>
                <w:lang w:val="vi-VN"/>
              </w:rPr>
            </w:pPr>
            <w:ins w:id="2579" w:author="Phạm Quang Thịnh" w:date="2019-07-05T19:39:00Z">
              <w:r>
                <w:rPr>
                  <w:lang w:val="vi-VN"/>
                </w:rPr>
                <w:t>Không</w:t>
              </w:r>
            </w:ins>
          </w:p>
        </w:tc>
        <w:tc>
          <w:tcPr>
            <w:tcW w:w="3315" w:type="dxa"/>
          </w:tcPr>
          <w:p w14:paraId="204CEDB6" w14:textId="77777777" w:rsidR="00E75562" w:rsidRDefault="00E75562" w:rsidP="0030103F">
            <w:pPr>
              <w:rPr>
                <w:ins w:id="2580" w:author="Phạm Quang Thịnh" w:date="2019-07-05T19:39:00Z"/>
                <w:lang w:val="vi-VN"/>
              </w:rPr>
            </w:pPr>
            <w:ins w:id="2581" w:author="Phạm Quang Thịnh" w:date="2019-07-05T19:39:00Z">
              <w:r>
                <w:rPr>
                  <w:lang w:val="vi-VN"/>
                </w:rPr>
                <w:t>Tìm kiếm theo từ khóa đã chọn</w:t>
              </w:r>
            </w:ins>
          </w:p>
        </w:tc>
      </w:tr>
      <w:tr w:rsidR="00E75562" w:rsidRPr="00D6408C" w14:paraId="508F9676" w14:textId="77777777" w:rsidTr="0030103F">
        <w:trPr>
          <w:ins w:id="2582" w:author="Phạm Quang Thịnh" w:date="2019-07-05T19:39:00Z"/>
        </w:trPr>
        <w:tc>
          <w:tcPr>
            <w:tcW w:w="535" w:type="dxa"/>
          </w:tcPr>
          <w:p w14:paraId="61CD4516" w14:textId="77777777" w:rsidR="00E75562" w:rsidRDefault="00E75562" w:rsidP="0030103F">
            <w:pPr>
              <w:rPr>
                <w:ins w:id="2583" w:author="Phạm Quang Thịnh" w:date="2019-07-05T19:39:00Z"/>
                <w:lang w:val="vi-VN"/>
              </w:rPr>
            </w:pPr>
            <w:ins w:id="2584" w:author="Phạm Quang Thịnh" w:date="2019-07-05T19:39:00Z">
              <w:r>
                <w:rPr>
                  <w:lang w:val="vi-VN"/>
                </w:rPr>
                <w:t>12</w:t>
              </w:r>
            </w:ins>
          </w:p>
        </w:tc>
        <w:tc>
          <w:tcPr>
            <w:tcW w:w="1440" w:type="dxa"/>
          </w:tcPr>
          <w:p w14:paraId="1AE05614" w14:textId="77777777" w:rsidR="00E75562" w:rsidRDefault="00E75562" w:rsidP="0030103F">
            <w:pPr>
              <w:rPr>
                <w:ins w:id="2585" w:author="Phạm Quang Thịnh" w:date="2019-07-05T19:39:00Z"/>
                <w:rFonts w:ascii="Consolas" w:hAnsi="Consolas" w:cs="Consolas"/>
                <w:color w:val="0000FF"/>
                <w:sz w:val="19"/>
                <w:szCs w:val="19"/>
              </w:rPr>
            </w:pPr>
            <w:ins w:id="2586" w:author="Phạm Quang Thịnh" w:date="2019-07-05T19:39:00Z">
              <w:r>
                <w:rPr>
                  <w:rFonts w:ascii="Consolas" w:hAnsi="Consolas" w:cs="Consolas"/>
                  <w:color w:val="0000FF"/>
                  <w:sz w:val="19"/>
                  <w:szCs w:val="19"/>
                </w:rPr>
                <w:t>danhsachmh</w:t>
              </w:r>
            </w:ins>
          </w:p>
        </w:tc>
        <w:tc>
          <w:tcPr>
            <w:tcW w:w="1366" w:type="dxa"/>
          </w:tcPr>
          <w:p w14:paraId="2B530520" w14:textId="77777777" w:rsidR="00E75562" w:rsidRDefault="00E75562" w:rsidP="0030103F">
            <w:pPr>
              <w:rPr>
                <w:ins w:id="2587" w:author="Phạm Quang Thịnh" w:date="2019-07-05T19:39:00Z"/>
                <w:rFonts w:ascii="Consolas" w:hAnsi="Consolas" w:cs="Consolas"/>
                <w:color w:val="A31515"/>
                <w:sz w:val="19"/>
                <w:szCs w:val="19"/>
              </w:rPr>
            </w:pPr>
            <w:ins w:id="2588" w:author="Phạm Quang Thịnh" w:date="2019-07-05T19:39:00Z">
              <w:r>
                <w:rPr>
                  <w:rFonts w:ascii="Consolas" w:hAnsi="Consolas" w:cs="Consolas"/>
                  <w:color w:val="A31515"/>
                  <w:sz w:val="19"/>
                  <w:szCs w:val="19"/>
                </w:rPr>
                <w:t>ListView</w:t>
              </w:r>
            </w:ins>
          </w:p>
        </w:tc>
        <w:tc>
          <w:tcPr>
            <w:tcW w:w="2694" w:type="dxa"/>
          </w:tcPr>
          <w:p w14:paraId="2AF85785" w14:textId="77777777" w:rsidR="00E75562" w:rsidRDefault="00E75562" w:rsidP="0030103F">
            <w:pPr>
              <w:rPr>
                <w:ins w:id="2589" w:author="Phạm Quang Thịnh" w:date="2019-07-05T19:39:00Z"/>
                <w:lang w:val="vi-VN"/>
              </w:rPr>
            </w:pPr>
            <w:ins w:id="2590" w:author="Phạm Quang Thịnh" w:date="2019-07-05T19:39:00Z">
              <w:r>
                <w:rPr>
                  <w:lang w:val="vi-VN"/>
                </w:rPr>
                <w:t xml:space="preserve">Không </w:t>
              </w:r>
            </w:ins>
          </w:p>
        </w:tc>
        <w:tc>
          <w:tcPr>
            <w:tcW w:w="3315" w:type="dxa"/>
          </w:tcPr>
          <w:p w14:paraId="14425A51" w14:textId="77777777" w:rsidR="00E75562" w:rsidRDefault="00E75562" w:rsidP="0030103F">
            <w:pPr>
              <w:rPr>
                <w:ins w:id="2591" w:author="Phạm Quang Thịnh" w:date="2019-07-05T19:39:00Z"/>
                <w:lang w:val="vi-VN"/>
              </w:rPr>
            </w:pPr>
            <w:ins w:id="2592" w:author="Phạm Quang Thịnh" w:date="2019-07-05T19:39:00Z">
              <w:r>
                <w:rPr>
                  <w:lang w:val="vi-VN"/>
                </w:rPr>
                <w:t>Hiển thị danh sách mặt hàng</w:t>
              </w:r>
            </w:ins>
          </w:p>
        </w:tc>
      </w:tr>
      <w:tr w:rsidR="00E75562" w:rsidRPr="00D6408C" w14:paraId="62C1F2C2" w14:textId="77777777" w:rsidTr="0030103F">
        <w:trPr>
          <w:ins w:id="2593" w:author="Phạm Quang Thịnh" w:date="2019-07-05T19:39:00Z"/>
        </w:trPr>
        <w:tc>
          <w:tcPr>
            <w:tcW w:w="535" w:type="dxa"/>
          </w:tcPr>
          <w:p w14:paraId="2F8C202F" w14:textId="77777777" w:rsidR="00E75562" w:rsidRDefault="00E75562" w:rsidP="0030103F">
            <w:pPr>
              <w:rPr>
                <w:ins w:id="2594" w:author="Phạm Quang Thịnh" w:date="2019-07-05T19:39:00Z"/>
                <w:lang w:val="vi-VN"/>
              </w:rPr>
            </w:pPr>
            <w:ins w:id="2595" w:author="Phạm Quang Thịnh" w:date="2019-07-05T19:39:00Z">
              <w:r>
                <w:rPr>
                  <w:lang w:val="vi-VN"/>
                </w:rPr>
                <w:t>13</w:t>
              </w:r>
            </w:ins>
          </w:p>
        </w:tc>
        <w:tc>
          <w:tcPr>
            <w:tcW w:w="1440" w:type="dxa"/>
          </w:tcPr>
          <w:p w14:paraId="2DBB7375" w14:textId="77777777" w:rsidR="00E75562" w:rsidRDefault="00E75562" w:rsidP="0030103F">
            <w:pPr>
              <w:rPr>
                <w:ins w:id="2596" w:author="Phạm Quang Thịnh" w:date="2019-07-05T19:39:00Z"/>
                <w:rFonts w:ascii="Consolas" w:hAnsi="Consolas" w:cs="Consolas"/>
                <w:color w:val="0000FF"/>
                <w:sz w:val="19"/>
                <w:szCs w:val="19"/>
              </w:rPr>
            </w:pPr>
            <w:ins w:id="2597" w:author="Phạm Quang Thịnh" w:date="2019-07-05T19:39:00Z">
              <w:r>
                <w:rPr>
                  <w:rFonts w:ascii="Consolas" w:hAnsi="Consolas" w:cs="Consolas"/>
                  <w:color w:val="0000FF"/>
                  <w:sz w:val="19"/>
                  <w:szCs w:val="19"/>
                </w:rPr>
                <w:t>Dieukhien</w:t>
              </w:r>
            </w:ins>
          </w:p>
        </w:tc>
        <w:tc>
          <w:tcPr>
            <w:tcW w:w="1366" w:type="dxa"/>
          </w:tcPr>
          <w:p w14:paraId="0B4914D1" w14:textId="77777777" w:rsidR="00E75562" w:rsidRDefault="00E75562" w:rsidP="0030103F">
            <w:pPr>
              <w:rPr>
                <w:ins w:id="2598" w:author="Phạm Quang Thịnh" w:date="2019-07-05T19:39:00Z"/>
                <w:rFonts w:ascii="Consolas" w:hAnsi="Consolas" w:cs="Consolas"/>
                <w:color w:val="A31515"/>
                <w:sz w:val="19"/>
                <w:szCs w:val="19"/>
              </w:rPr>
            </w:pPr>
            <w:ins w:id="2599" w:author="Phạm Quang Thịnh" w:date="2019-07-05T19:39:00Z">
              <w:r>
                <w:rPr>
                  <w:rFonts w:ascii="Consolas" w:hAnsi="Consolas" w:cs="Consolas"/>
                  <w:color w:val="A31515"/>
                  <w:sz w:val="19"/>
                  <w:szCs w:val="19"/>
                </w:rPr>
                <w:t>ContextMenu</w:t>
              </w:r>
            </w:ins>
          </w:p>
        </w:tc>
        <w:tc>
          <w:tcPr>
            <w:tcW w:w="2694" w:type="dxa"/>
          </w:tcPr>
          <w:p w14:paraId="0DB04A14" w14:textId="77777777" w:rsidR="00E75562" w:rsidRDefault="00E75562" w:rsidP="0030103F">
            <w:pPr>
              <w:rPr>
                <w:ins w:id="2600" w:author="Phạm Quang Thịnh" w:date="2019-07-05T19:39:00Z"/>
                <w:lang w:val="vi-VN"/>
              </w:rPr>
            </w:pPr>
            <w:ins w:id="2601" w:author="Phạm Quang Thịnh" w:date="2019-07-05T19:39:00Z">
              <w:r>
                <w:rPr>
                  <w:lang w:val="vi-VN"/>
                </w:rPr>
                <w:t>Không</w:t>
              </w:r>
            </w:ins>
          </w:p>
        </w:tc>
        <w:tc>
          <w:tcPr>
            <w:tcW w:w="3315" w:type="dxa"/>
          </w:tcPr>
          <w:p w14:paraId="3F16A4ED" w14:textId="77777777" w:rsidR="00E75562" w:rsidRDefault="00E75562" w:rsidP="0030103F">
            <w:pPr>
              <w:rPr>
                <w:ins w:id="2602" w:author="Phạm Quang Thịnh" w:date="2019-07-05T19:39:00Z"/>
                <w:lang w:val="vi-VN"/>
              </w:rPr>
            </w:pPr>
            <w:ins w:id="2603" w:author="Phạm Quang Thịnh" w:date="2019-07-05T19:39:00Z">
              <w:r>
                <w:rPr>
                  <w:lang w:val="vi-VN"/>
                </w:rPr>
                <w:t xml:space="preserve">Thêm tùy chọn Xóa mặt hàng </w:t>
              </w:r>
            </w:ins>
          </w:p>
        </w:tc>
      </w:tr>
      <w:tr w:rsidR="00E75562" w14:paraId="0F315447" w14:textId="77777777" w:rsidTr="0030103F">
        <w:trPr>
          <w:ins w:id="2604" w:author="Phạm Quang Thịnh" w:date="2019-07-05T19:39:00Z"/>
        </w:trPr>
        <w:tc>
          <w:tcPr>
            <w:tcW w:w="535" w:type="dxa"/>
          </w:tcPr>
          <w:p w14:paraId="458AF470" w14:textId="77777777" w:rsidR="00E75562" w:rsidRDefault="00E75562" w:rsidP="0030103F">
            <w:pPr>
              <w:rPr>
                <w:ins w:id="2605" w:author="Phạm Quang Thịnh" w:date="2019-07-05T19:39:00Z"/>
                <w:lang w:val="vi-VN"/>
              </w:rPr>
            </w:pPr>
            <w:ins w:id="2606" w:author="Phạm Quang Thịnh" w:date="2019-07-05T19:39:00Z">
              <w:r>
                <w:rPr>
                  <w:lang w:val="vi-VN"/>
                </w:rPr>
                <w:t>14</w:t>
              </w:r>
            </w:ins>
          </w:p>
        </w:tc>
        <w:tc>
          <w:tcPr>
            <w:tcW w:w="1440" w:type="dxa"/>
          </w:tcPr>
          <w:p w14:paraId="7ED03F1B" w14:textId="77777777" w:rsidR="00E75562" w:rsidRDefault="00E75562" w:rsidP="0030103F">
            <w:pPr>
              <w:rPr>
                <w:ins w:id="2607" w:author="Phạm Quang Thịnh" w:date="2019-07-05T19:39:00Z"/>
                <w:rFonts w:ascii="Consolas" w:hAnsi="Consolas" w:cs="Consolas"/>
                <w:color w:val="0000FF"/>
                <w:sz w:val="19"/>
                <w:szCs w:val="19"/>
              </w:rPr>
            </w:pPr>
            <w:ins w:id="2608" w:author="Phạm Quang Thịnh" w:date="2019-07-05T19:39:00Z">
              <w:r>
                <w:rPr>
                  <w:rFonts w:ascii="Consolas" w:hAnsi="Consolas" w:cs="Consolas"/>
                  <w:color w:val="0000FF"/>
                  <w:sz w:val="19"/>
                  <w:szCs w:val="19"/>
                </w:rPr>
                <w:t>Exit</w:t>
              </w:r>
            </w:ins>
          </w:p>
        </w:tc>
        <w:tc>
          <w:tcPr>
            <w:tcW w:w="1366" w:type="dxa"/>
          </w:tcPr>
          <w:p w14:paraId="1611E785" w14:textId="77777777" w:rsidR="00E75562" w:rsidRDefault="00E75562" w:rsidP="0030103F">
            <w:pPr>
              <w:rPr>
                <w:ins w:id="2609" w:author="Phạm Quang Thịnh" w:date="2019-07-05T19:39:00Z"/>
                <w:rFonts w:ascii="Consolas" w:hAnsi="Consolas" w:cs="Consolas"/>
                <w:color w:val="A31515"/>
                <w:sz w:val="19"/>
                <w:szCs w:val="19"/>
              </w:rPr>
            </w:pPr>
            <w:ins w:id="2610" w:author="Phạm Quang Thịnh" w:date="2019-07-05T19:39:00Z">
              <w:r>
                <w:rPr>
                  <w:rFonts w:ascii="Consolas" w:hAnsi="Consolas" w:cs="Consolas"/>
                  <w:color w:val="A31515"/>
                  <w:sz w:val="19"/>
                  <w:szCs w:val="19"/>
                </w:rPr>
                <w:t>Button</w:t>
              </w:r>
            </w:ins>
          </w:p>
        </w:tc>
        <w:tc>
          <w:tcPr>
            <w:tcW w:w="2694" w:type="dxa"/>
          </w:tcPr>
          <w:p w14:paraId="47EBA4C5" w14:textId="77777777" w:rsidR="00E75562" w:rsidRDefault="00E75562" w:rsidP="0030103F">
            <w:pPr>
              <w:rPr>
                <w:ins w:id="2611" w:author="Phạm Quang Thịnh" w:date="2019-07-05T19:39:00Z"/>
                <w:lang w:val="vi-VN"/>
              </w:rPr>
            </w:pPr>
            <w:ins w:id="2612" w:author="Phạm Quang Thịnh" w:date="2019-07-05T19:39:00Z">
              <w:r>
                <w:rPr>
                  <w:lang w:val="vi-VN"/>
                </w:rPr>
                <w:t>Không</w:t>
              </w:r>
            </w:ins>
          </w:p>
        </w:tc>
        <w:tc>
          <w:tcPr>
            <w:tcW w:w="3315" w:type="dxa"/>
          </w:tcPr>
          <w:p w14:paraId="361CF009" w14:textId="77777777" w:rsidR="00E75562" w:rsidRDefault="00E75562" w:rsidP="0030103F">
            <w:pPr>
              <w:rPr>
                <w:ins w:id="2613" w:author="Phạm Quang Thịnh" w:date="2019-07-05T19:39:00Z"/>
                <w:lang w:val="vi-VN"/>
              </w:rPr>
            </w:pPr>
            <w:ins w:id="2614" w:author="Phạm Quang Thịnh" w:date="2019-07-05T19:39:00Z">
              <w:r>
                <w:rPr>
                  <w:lang w:val="vi-VN"/>
                </w:rPr>
                <w:t>Thoát giao diện</w:t>
              </w:r>
            </w:ins>
          </w:p>
        </w:tc>
      </w:tr>
    </w:tbl>
    <w:p w14:paraId="78BB0827" w14:textId="41E6AB68" w:rsidR="00F348CB" w:rsidRDefault="00F348CB" w:rsidP="00B77B10">
      <w:pPr>
        <w:pStyle w:val="u4"/>
        <w:ind w:left="1440"/>
        <w:rPr>
          <w:ins w:id="2615" w:author="Phạm Quang Thịnh" w:date="2019-07-05T19:40:00Z"/>
        </w:rPr>
      </w:pPr>
    </w:p>
    <w:p w14:paraId="494A98CF" w14:textId="45A5D848" w:rsidR="00F348CB" w:rsidRDefault="00F348CB" w:rsidP="00F348CB">
      <w:pPr>
        <w:rPr>
          <w:ins w:id="2616" w:author="Phạm Quang Thịnh" w:date="2019-07-05T19:40:00Z"/>
        </w:rPr>
      </w:pPr>
    </w:p>
    <w:p w14:paraId="066721B2" w14:textId="77777777" w:rsidR="00F348CB" w:rsidRPr="00AD5EF3" w:rsidRDefault="00F348CB">
      <w:pPr>
        <w:rPr>
          <w:ins w:id="2617" w:author="Phạm Quang Thịnh" w:date="2019-07-05T19:40:00Z"/>
        </w:rPr>
        <w:pPrChange w:id="2618" w:author="Phạm Quang Thịnh" w:date="2019-07-05T19:40:00Z">
          <w:pPr>
            <w:pStyle w:val="u4"/>
            <w:ind w:left="1440"/>
          </w:pPr>
        </w:pPrChange>
      </w:pPr>
    </w:p>
    <w:p w14:paraId="286D8499" w14:textId="4DD529D8" w:rsidR="00E75562" w:rsidRDefault="00B77B10" w:rsidP="00B77B10">
      <w:pPr>
        <w:pStyle w:val="u4"/>
        <w:ind w:left="1440"/>
        <w:rPr>
          <w:ins w:id="2619" w:author="Phạm Quang Thịnh" w:date="2019-07-05T19:40:00Z"/>
        </w:rPr>
      </w:pPr>
      <w:ins w:id="2620" w:author="Phạm Quang Thịnh" w:date="2019-07-05T19:40:00Z">
        <w:r>
          <w:lastRenderedPageBreak/>
          <w:t>Giao diện lập báo cáo tháng</w:t>
        </w:r>
      </w:ins>
    </w:p>
    <w:p w14:paraId="05B32BD9" w14:textId="0E40C72B" w:rsidR="00F348CB" w:rsidRDefault="00F348CB" w:rsidP="00F348CB">
      <w:pPr>
        <w:jc w:val="center"/>
        <w:rPr>
          <w:ins w:id="2621" w:author="Phạm Quang Thịnh" w:date="2019-07-05T19:40:00Z"/>
        </w:rPr>
      </w:pPr>
      <w:ins w:id="2622" w:author="Phạm Quang Thịnh" w:date="2019-07-05T19:40:00Z">
        <w:r>
          <w:rPr>
            <w:noProof/>
            <w:lang w:val="vi-VN"/>
          </w:rPr>
          <w:drawing>
            <wp:inline distT="0" distB="0" distL="0" distR="0" wp14:anchorId="480E00F8" wp14:editId="09E32FC4">
              <wp:extent cx="3733800" cy="2161803"/>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3976" cy="2173484"/>
                      </a:xfrm>
                      <a:prstGeom prst="rect">
                        <a:avLst/>
                      </a:prstGeom>
                      <a:noFill/>
                      <a:ln>
                        <a:noFill/>
                      </a:ln>
                    </pic:spPr>
                  </pic:pic>
                </a:graphicData>
              </a:graphic>
            </wp:inline>
          </w:drawing>
        </w:r>
      </w:ins>
    </w:p>
    <w:tbl>
      <w:tblPr>
        <w:tblStyle w:val="LiBang"/>
        <w:tblW w:w="9540" w:type="dxa"/>
        <w:tblInd w:w="-5" w:type="dxa"/>
        <w:tblLook w:val="04A0" w:firstRow="1" w:lastRow="0" w:firstColumn="1" w:lastColumn="0" w:noHBand="0" w:noVBand="1"/>
      </w:tblPr>
      <w:tblGrid>
        <w:gridCol w:w="540"/>
        <w:gridCol w:w="2619"/>
        <w:gridCol w:w="891"/>
        <w:gridCol w:w="1170"/>
        <w:gridCol w:w="4320"/>
      </w:tblGrid>
      <w:tr w:rsidR="00F348CB" w14:paraId="687B3F3C" w14:textId="77777777" w:rsidTr="0030103F">
        <w:trPr>
          <w:ins w:id="2623" w:author="Phạm Quang Thịnh" w:date="2019-07-05T19:40:00Z"/>
        </w:trPr>
        <w:tc>
          <w:tcPr>
            <w:tcW w:w="540" w:type="dxa"/>
          </w:tcPr>
          <w:p w14:paraId="43FC380A" w14:textId="77777777" w:rsidR="00F348CB" w:rsidRDefault="00F348CB" w:rsidP="0030103F">
            <w:pPr>
              <w:pStyle w:val="oancuaDanhsach"/>
              <w:ind w:left="0"/>
              <w:rPr>
                <w:ins w:id="2624" w:author="Phạm Quang Thịnh" w:date="2019-07-05T19:40:00Z"/>
                <w:lang w:val="vi-VN"/>
              </w:rPr>
            </w:pPr>
            <w:ins w:id="2625" w:author="Phạm Quang Thịnh" w:date="2019-07-05T19:40:00Z">
              <w:r>
                <w:rPr>
                  <w:lang w:val="vi-VN"/>
                </w:rPr>
                <w:t>STT</w:t>
              </w:r>
            </w:ins>
          </w:p>
        </w:tc>
        <w:tc>
          <w:tcPr>
            <w:tcW w:w="2619" w:type="dxa"/>
          </w:tcPr>
          <w:p w14:paraId="3DFEAFD3" w14:textId="77777777" w:rsidR="00F348CB" w:rsidRDefault="00F348CB" w:rsidP="0030103F">
            <w:pPr>
              <w:pStyle w:val="oancuaDanhsach"/>
              <w:ind w:left="0"/>
              <w:rPr>
                <w:ins w:id="2626" w:author="Phạm Quang Thịnh" w:date="2019-07-05T19:40:00Z"/>
                <w:lang w:val="vi-VN"/>
              </w:rPr>
            </w:pPr>
            <w:ins w:id="2627" w:author="Phạm Quang Thịnh" w:date="2019-07-05T19:40:00Z">
              <w:r>
                <w:rPr>
                  <w:lang w:val="vi-VN"/>
                </w:rPr>
                <w:t xml:space="preserve">Tên </w:t>
              </w:r>
            </w:ins>
          </w:p>
        </w:tc>
        <w:tc>
          <w:tcPr>
            <w:tcW w:w="891" w:type="dxa"/>
          </w:tcPr>
          <w:p w14:paraId="6EAC0379" w14:textId="77777777" w:rsidR="00F348CB" w:rsidRDefault="00F348CB" w:rsidP="0030103F">
            <w:pPr>
              <w:pStyle w:val="oancuaDanhsach"/>
              <w:ind w:left="0"/>
              <w:rPr>
                <w:ins w:id="2628" w:author="Phạm Quang Thịnh" w:date="2019-07-05T19:40:00Z"/>
                <w:lang w:val="vi-VN"/>
              </w:rPr>
            </w:pPr>
            <w:ins w:id="2629" w:author="Phạm Quang Thịnh" w:date="2019-07-05T19:40:00Z">
              <w:r>
                <w:rPr>
                  <w:lang w:val="vi-VN"/>
                </w:rPr>
                <w:t>Kiểu</w:t>
              </w:r>
            </w:ins>
          </w:p>
        </w:tc>
        <w:tc>
          <w:tcPr>
            <w:tcW w:w="1170" w:type="dxa"/>
          </w:tcPr>
          <w:p w14:paraId="580E2048" w14:textId="77777777" w:rsidR="00F348CB" w:rsidRDefault="00F348CB" w:rsidP="0030103F">
            <w:pPr>
              <w:pStyle w:val="oancuaDanhsach"/>
              <w:ind w:left="0"/>
              <w:rPr>
                <w:ins w:id="2630" w:author="Phạm Quang Thịnh" w:date="2019-07-05T19:40:00Z"/>
                <w:lang w:val="vi-VN"/>
              </w:rPr>
            </w:pPr>
            <w:ins w:id="2631" w:author="Phạm Quang Thịnh" w:date="2019-07-05T19:40:00Z">
              <w:r>
                <w:rPr>
                  <w:lang w:val="vi-VN"/>
                </w:rPr>
                <w:t>Ràng buộc</w:t>
              </w:r>
            </w:ins>
          </w:p>
        </w:tc>
        <w:tc>
          <w:tcPr>
            <w:tcW w:w="4320" w:type="dxa"/>
          </w:tcPr>
          <w:p w14:paraId="30F95694" w14:textId="77777777" w:rsidR="00F348CB" w:rsidRDefault="00F348CB" w:rsidP="0030103F">
            <w:pPr>
              <w:pStyle w:val="oancuaDanhsach"/>
              <w:ind w:left="0"/>
              <w:rPr>
                <w:ins w:id="2632" w:author="Phạm Quang Thịnh" w:date="2019-07-05T19:40:00Z"/>
                <w:lang w:val="vi-VN"/>
              </w:rPr>
            </w:pPr>
            <w:ins w:id="2633" w:author="Phạm Quang Thịnh" w:date="2019-07-05T19:40:00Z">
              <w:r>
                <w:rPr>
                  <w:lang w:val="vi-VN"/>
                </w:rPr>
                <w:t>Chức năng</w:t>
              </w:r>
            </w:ins>
          </w:p>
        </w:tc>
      </w:tr>
      <w:tr w:rsidR="00F348CB" w:rsidRPr="00D6408C" w14:paraId="580DF741" w14:textId="77777777" w:rsidTr="0030103F">
        <w:trPr>
          <w:ins w:id="2634" w:author="Phạm Quang Thịnh" w:date="2019-07-05T19:40:00Z"/>
        </w:trPr>
        <w:tc>
          <w:tcPr>
            <w:tcW w:w="540" w:type="dxa"/>
          </w:tcPr>
          <w:p w14:paraId="5B35C7F9" w14:textId="77777777" w:rsidR="00F348CB" w:rsidRDefault="00F348CB" w:rsidP="0030103F">
            <w:pPr>
              <w:pStyle w:val="oancuaDanhsach"/>
              <w:ind w:left="0"/>
              <w:rPr>
                <w:ins w:id="2635" w:author="Phạm Quang Thịnh" w:date="2019-07-05T19:40:00Z"/>
                <w:lang w:val="vi-VN"/>
              </w:rPr>
            </w:pPr>
            <w:ins w:id="2636" w:author="Phạm Quang Thịnh" w:date="2019-07-05T19:40:00Z">
              <w:r>
                <w:rPr>
                  <w:lang w:val="vi-VN"/>
                </w:rPr>
                <w:t>1</w:t>
              </w:r>
            </w:ins>
          </w:p>
        </w:tc>
        <w:tc>
          <w:tcPr>
            <w:tcW w:w="2619" w:type="dxa"/>
          </w:tcPr>
          <w:p w14:paraId="394579DE" w14:textId="77777777" w:rsidR="00F348CB" w:rsidRDefault="00F348CB" w:rsidP="0030103F">
            <w:pPr>
              <w:pStyle w:val="oancuaDanhsach"/>
              <w:ind w:left="0"/>
              <w:rPr>
                <w:ins w:id="2637" w:author="Phạm Quang Thịnh" w:date="2019-07-05T19:40:00Z"/>
                <w:lang w:val="vi-VN"/>
              </w:rPr>
            </w:pPr>
            <w:ins w:id="2638" w:author="Phạm Quang Thịnh" w:date="2019-07-05T19:40:00Z">
              <w:r>
                <w:rPr>
                  <w:rFonts w:ascii="Consolas" w:hAnsi="Consolas" w:cs="Consolas"/>
                  <w:color w:val="0000FF"/>
                  <w:sz w:val="19"/>
                  <w:szCs w:val="19"/>
                </w:rPr>
                <w:t>BaoCaoDoanhSoButton</w:t>
              </w:r>
            </w:ins>
          </w:p>
        </w:tc>
        <w:tc>
          <w:tcPr>
            <w:tcW w:w="891" w:type="dxa"/>
          </w:tcPr>
          <w:p w14:paraId="39610E65" w14:textId="77777777" w:rsidR="00F348CB" w:rsidRDefault="00F348CB" w:rsidP="0030103F">
            <w:pPr>
              <w:pStyle w:val="oancuaDanhsach"/>
              <w:ind w:left="0"/>
              <w:rPr>
                <w:ins w:id="2639" w:author="Phạm Quang Thịnh" w:date="2019-07-05T19:40:00Z"/>
                <w:lang w:val="vi-VN"/>
              </w:rPr>
            </w:pPr>
            <w:ins w:id="2640" w:author="Phạm Quang Thịnh" w:date="2019-07-05T19:40:00Z">
              <w:r>
                <w:rPr>
                  <w:rFonts w:ascii="Consolas" w:hAnsi="Consolas" w:cs="Consolas"/>
                  <w:color w:val="A31515"/>
                  <w:sz w:val="19"/>
                  <w:szCs w:val="19"/>
                </w:rPr>
                <w:t>Button</w:t>
              </w:r>
            </w:ins>
          </w:p>
        </w:tc>
        <w:tc>
          <w:tcPr>
            <w:tcW w:w="1170" w:type="dxa"/>
          </w:tcPr>
          <w:p w14:paraId="5B71FCE0" w14:textId="77777777" w:rsidR="00F348CB" w:rsidRDefault="00F348CB" w:rsidP="0030103F">
            <w:pPr>
              <w:pStyle w:val="oancuaDanhsach"/>
              <w:ind w:left="0"/>
              <w:rPr>
                <w:ins w:id="2641" w:author="Phạm Quang Thịnh" w:date="2019-07-05T19:40:00Z"/>
                <w:lang w:val="vi-VN"/>
              </w:rPr>
            </w:pPr>
            <w:ins w:id="2642" w:author="Phạm Quang Thịnh" w:date="2019-07-05T19:40:00Z">
              <w:r>
                <w:rPr>
                  <w:lang w:val="vi-VN"/>
                </w:rPr>
                <w:t xml:space="preserve">Không </w:t>
              </w:r>
            </w:ins>
          </w:p>
        </w:tc>
        <w:tc>
          <w:tcPr>
            <w:tcW w:w="4320" w:type="dxa"/>
          </w:tcPr>
          <w:p w14:paraId="3EFF0274" w14:textId="77777777" w:rsidR="00F348CB" w:rsidRDefault="00F348CB" w:rsidP="0030103F">
            <w:pPr>
              <w:pStyle w:val="oancuaDanhsach"/>
              <w:ind w:left="0"/>
              <w:rPr>
                <w:ins w:id="2643" w:author="Phạm Quang Thịnh" w:date="2019-07-05T19:40:00Z"/>
                <w:lang w:val="vi-VN"/>
              </w:rPr>
            </w:pPr>
            <w:ins w:id="2644" w:author="Phạm Quang Thịnh" w:date="2019-07-05T19:40:00Z">
              <w:r>
                <w:rPr>
                  <w:lang w:val="vi-VN"/>
                </w:rPr>
                <w:t>Mở giao diện lập báo cáo doanh số</w:t>
              </w:r>
            </w:ins>
          </w:p>
        </w:tc>
      </w:tr>
      <w:tr w:rsidR="00F348CB" w:rsidRPr="00D6408C" w14:paraId="18D3C063" w14:textId="77777777" w:rsidTr="0030103F">
        <w:trPr>
          <w:ins w:id="2645" w:author="Phạm Quang Thịnh" w:date="2019-07-05T19:40:00Z"/>
        </w:trPr>
        <w:tc>
          <w:tcPr>
            <w:tcW w:w="540" w:type="dxa"/>
          </w:tcPr>
          <w:p w14:paraId="2AD34DA9" w14:textId="77777777" w:rsidR="00F348CB" w:rsidRDefault="00F348CB" w:rsidP="0030103F">
            <w:pPr>
              <w:pStyle w:val="oancuaDanhsach"/>
              <w:ind w:left="0"/>
              <w:rPr>
                <w:ins w:id="2646" w:author="Phạm Quang Thịnh" w:date="2019-07-05T19:40:00Z"/>
                <w:lang w:val="vi-VN"/>
              </w:rPr>
            </w:pPr>
            <w:ins w:id="2647" w:author="Phạm Quang Thịnh" w:date="2019-07-05T19:40:00Z">
              <w:r>
                <w:rPr>
                  <w:lang w:val="vi-VN"/>
                </w:rPr>
                <w:t>2</w:t>
              </w:r>
            </w:ins>
          </w:p>
        </w:tc>
        <w:tc>
          <w:tcPr>
            <w:tcW w:w="2619" w:type="dxa"/>
          </w:tcPr>
          <w:p w14:paraId="07570618" w14:textId="77777777" w:rsidR="00F348CB" w:rsidRDefault="00F348CB" w:rsidP="0030103F">
            <w:pPr>
              <w:pStyle w:val="oancuaDanhsach"/>
              <w:ind w:left="0"/>
              <w:rPr>
                <w:ins w:id="2648" w:author="Phạm Quang Thịnh" w:date="2019-07-05T19:40:00Z"/>
                <w:lang w:val="vi-VN"/>
              </w:rPr>
            </w:pPr>
            <w:ins w:id="2649" w:author="Phạm Quang Thịnh" w:date="2019-07-05T19:40:00Z">
              <w:r>
                <w:rPr>
                  <w:rFonts w:ascii="Consolas" w:hAnsi="Consolas" w:cs="Consolas"/>
                  <w:color w:val="0000FF"/>
                  <w:sz w:val="19"/>
                  <w:szCs w:val="19"/>
                </w:rPr>
                <w:t>BaoCaoCongNoDaiLyButton</w:t>
              </w:r>
            </w:ins>
          </w:p>
        </w:tc>
        <w:tc>
          <w:tcPr>
            <w:tcW w:w="891" w:type="dxa"/>
          </w:tcPr>
          <w:p w14:paraId="309174F3" w14:textId="77777777" w:rsidR="00F348CB" w:rsidRDefault="00F348CB" w:rsidP="0030103F">
            <w:pPr>
              <w:pStyle w:val="oancuaDanhsach"/>
              <w:ind w:left="0"/>
              <w:rPr>
                <w:ins w:id="2650" w:author="Phạm Quang Thịnh" w:date="2019-07-05T19:40:00Z"/>
                <w:lang w:val="vi-VN"/>
              </w:rPr>
            </w:pPr>
            <w:ins w:id="2651" w:author="Phạm Quang Thịnh" w:date="2019-07-05T19:40:00Z">
              <w:r>
                <w:rPr>
                  <w:rFonts w:ascii="Consolas" w:hAnsi="Consolas" w:cs="Consolas"/>
                  <w:color w:val="A31515"/>
                  <w:sz w:val="19"/>
                  <w:szCs w:val="19"/>
                </w:rPr>
                <w:t>Button</w:t>
              </w:r>
            </w:ins>
          </w:p>
        </w:tc>
        <w:tc>
          <w:tcPr>
            <w:tcW w:w="1170" w:type="dxa"/>
          </w:tcPr>
          <w:p w14:paraId="57406AE3" w14:textId="77777777" w:rsidR="00F348CB" w:rsidRDefault="00F348CB" w:rsidP="0030103F">
            <w:pPr>
              <w:pStyle w:val="oancuaDanhsach"/>
              <w:ind w:left="0"/>
              <w:rPr>
                <w:ins w:id="2652" w:author="Phạm Quang Thịnh" w:date="2019-07-05T19:40:00Z"/>
                <w:lang w:val="vi-VN"/>
              </w:rPr>
            </w:pPr>
            <w:ins w:id="2653" w:author="Phạm Quang Thịnh" w:date="2019-07-05T19:40:00Z">
              <w:r>
                <w:rPr>
                  <w:lang w:val="vi-VN"/>
                </w:rPr>
                <w:t>Không</w:t>
              </w:r>
            </w:ins>
          </w:p>
        </w:tc>
        <w:tc>
          <w:tcPr>
            <w:tcW w:w="4320" w:type="dxa"/>
          </w:tcPr>
          <w:p w14:paraId="5D5173C9" w14:textId="77777777" w:rsidR="00F348CB" w:rsidRDefault="00F348CB" w:rsidP="0030103F">
            <w:pPr>
              <w:pStyle w:val="oancuaDanhsach"/>
              <w:ind w:left="0"/>
              <w:rPr>
                <w:ins w:id="2654" w:author="Phạm Quang Thịnh" w:date="2019-07-05T19:40:00Z"/>
                <w:lang w:val="vi-VN"/>
              </w:rPr>
            </w:pPr>
            <w:ins w:id="2655" w:author="Phạm Quang Thịnh" w:date="2019-07-05T19:40:00Z">
              <w:r>
                <w:rPr>
                  <w:lang w:val="vi-VN"/>
                </w:rPr>
                <w:t>Mở giao diện lập báo cáo công nợ</w:t>
              </w:r>
            </w:ins>
          </w:p>
        </w:tc>
      </w:tr>
    </w:tbl>
    <w:p w14:paraId="66256CA6" w14:textId="6BAC212E" w:rsidR="00F348CB" w:rsidRDefault="00F348CB" w:rsidP="00F348CB">
      <w:pPr>
        <w:jc w:val="center"/>
        <w:rPr>
          <w:ins w:id="2656" w:author="Phạm Quang Thịnh" w:date="2019-07-05T19:40:00Z"/>
          <w:lang w:val="vi-VN"/>
        </w:rPr>
      </w:pPr>
    </w:p>
    <w:p w14:paraId="1EC8ED17" w14:textId="52E06323" w:rsidR="00F348CB" w:rsidRDefault="00F348CB" w:rsidP="00F348CB">
      <w:pPr>
        <w:pStyle w:val="u5"/>
        <w:ind w:left="2160"/>
        <w:rPr>
          <w:ins w:id="2657" w:author="Phạm Quang Thịnh" w:date="2019-07-05T19:41:00Z"/>
        </w:rPr>
      </w:pPr>
      <w:ins w:id="2658" w:author="Phạm Quang Thịnh" w:date="2019-07-05T19:40:00Z">
        <w:r w:rsidRPr="00F348CB">
          <w:rPr>
            <w:lang w:val="vi-VN"/>
            <w:rPrChange w:id="2659" w:author="Phạm Quang Thịnh" w:date="2019-07-05T19:41:00Z">
              <w:rPr/>
            </w:rPrChange>
          </w:rPr>
          <w:t xml:space="preserve">Báo cáo </w:t>
        </w:r>
      </w:ins>
      <w:ins w:id="2660" w:author="Phạm Quang Thịnh" w:date="2019-07-05T19:41:00Z">
        <w:r>
          <w:t>doanh số</w:t>
        </w:r>
      </w:ins>
    </w:p>
    <w:p w14:paraId="05482596" w14:textId="45D96EB3" w:rsidR="00F348CB" w:rsidRDefault="00F348CB" w:rsidP="00F348CB">
      <w:pPr>
        <w:jc w:val="center"/>
        <w:rPr>
          <w:ins w:id="2661" w:author="Phạm Quang Thịnh" w:date="2019-07-05T19:41:00Z"/>
        </w:rPr>
      </w:pPr>
      <w:ins w:id="2662" w:author="Phạm Quang Thịnh" w:date="2019-07-05T19:41:00Z">
        <w:r>
          <w:rPr>
            <w:noProof/>
            <w:lang w:val="vi-VN"/>
          </w:rPr>
          <w:drawing>
            <wp:inline distT="0" distB="0" distL="0" distR="0" wp14:anchorId="727379F5" wp14:editId="6B4B611C">
              <wp:extent cx="5082540" cy="3035935"/>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82540" cy="3035935"/>
                      </a:xfrm>
                      <a:prstGeom prst="rect">
                        <a:avLst/>
                      </a:prstGeom>
                      <a:noFill/>
                      <a:ln>
                        <a:noFill/>
                      </a:ln>
                    </pic:spPr>
                  </pic:pic>
                </a:graphicData>
              </a:graphic>
            </wp:inline>
          </w:drawing>
        </w:r>
      </w:ins>
    </w:p>
    <w:tbl>
      <w:tblPr>
        <w:tblStyle w:val="LiBang"/>
        <w:tblW w:w="0" w:type="auto"/>
        <w:tblLook w:val="04A0" w:firstRow="1" w:lastRow="0" w:firstColumn="1" w:lastColumn="0" w:noHBand="0" w:noVBand="1"/>
      </w:tblPr>
      <w:tblGrid>
        <w:gridCol w:w="535"/>
        <w:gridCol w:w="1707"/>
        <w:gridCol w:w="1366"/>
        <w:gridCol w:w="1551"/>
        <w:gridCol w:w="4191"/>
      </w:tblGrid>
      <w:tr w:rsidR="00F348CB" w14:paraId="13F10B4C" w14:textId="77777777" w:rsidTr="0030103F">
        <w:trPr>
          <w:ins w:id="2663" w:author="Phạm Quang Thịnh" w:date="2019-07-05T19:41:00Z"/>
        </w:trPr>
        <w:tc>
          <w:tcPr>
            <w:tcW w:w="535" w:type="dxa"/>
          </w:tcPr>
          <w:p w14:paraId="496BB5E8" w14:textId="77777777" w:rsidR="00F348CB" w:rsidRDefault="00F348CB" w:rsidP="0030103F">
            <w:pPr>
              <w:jc w:val="center"/>
              <w:rPr>
                <w:ins w:id="2664" w:author="Phạm Quang Thịnh" w:date="2019-07-05T19:41:00Z"/>
                <w:lang w:val="vi-VN"/>
              </w:rPr>
            </w:pPr>
            <w:ins w:id="2665" w:author="Phạm Quang Thịnh" w:date="2019-07-05T19:41:00Z">
              <w:r>
                <w:rPr>
                  <w:lang w:val="vi-VN"/>
                </w:rPr>
                <w:t>STT</w:t>
              </w:r>
            </w:ins>
          </w:p>
        </w:tc>
        <w:tc>
          <w:tcPr>
            <w:tcW w:w="1710" w:type="dxa"/>
          </w:tcPr>
          <w:p w14:paraId="442E6FD4" w14:textId="77777777" w:rsidR="00F348CB" w:rsidRDefault="00F348CB" w:rsidP="0030103F">
            <w:pPr>
              <w:jc w:val="center"/>
              <w:rPr>
                <w:ins w:id="2666" w:author="Phạm Quang Thịnh" w:date="2019-07-05T19:41:00Z"/>
                <w:lang w:val="vi-VN"/>
              </w:rPr>
            </w:pPr>
            <w:ins w:id="2667" w:author="Phạm Quang Thịnh" w:date="2019-07-05T19:41:00Z">
              <w:r>
                <w:rPr>
                  <w:lang w:val="vi-VN"/>
                </w:rPr>
                <w:t xml:space="preserve">Tên </w:t>
              </w:r>
            </w:ins>
          </w:p>
        </w:tc>
        <w:tc>
          <w:tcPr>
            <w:tcW w:w="990" w:type="dxa"/>
          </w:tcPr>
          <w:p w14:paraId="4484FD18" w14:textId="77777777" w:rsidR="00F348CB" w:rsidRDefault="00F348CB" w:rsidP="0030103F">
            <w:pPr>
              <w:jc w:val="center"/>
              <w:rPr>
                <w:ins w:id="2668" w:author="Phạm Quang Thịnh" w:date="2019-07-05T19:41:00Z"/>
                <w:lang w:val="vi-VN"/>
              </w:rPr>
            </w:pPr>
            <w:ins w:id="2669" w:author="Phạm Quang Thịnh" w:date="2019-07-05T19:41:00Z">
              <w:r>
                <w:rPr>
                  <w:lang w:val="vi-VN"/>
                </w:rPr>
                <w:t>Kiểu</w:t>
              </w:r>
            </w:ins>
          </w:p>
        </w:tc>
        <w:tc>
          <w:tcPr>
            <w:tcW w:w="1620" w:type="dxa"/>
          </w:tcPr>
          <w:p w14:paraId="3CEE5CD5" w14:textId="77777777" w:rsidR="00F348CB" w:rsidRDefault="00F348CB" w:rsidP="0030103F">
            <w:pPr>
              <w:jc w:val="center"/>
              <w:rPr>
                <w:ins w:id="2670" w:author="Phạm Quang Thịnh" w:date="2019-07-05T19:41:00Z"/>
                <w:lang w:val="vi-VN"/>
              </w:rPr>
            </w:pPr>
            <w:ins w:id="2671" w:author="Phạm Quang Thịnh" w:date="2019-07-05T19:41:00Z">
              <w:r>
                <w:rPr>
                  <w:lang w:val="vi-VN"/>
                </w:rPr>
                <w:t>Ràng buộc</w:t>
              </w:r>
            </w:ins>
          </w:p>
        </w:tc>
        <w:tc>
          <w:tcPr>
            <w:tcW w:w="4495" w:type="dxa"/>
          </w:tcPr>
          <w:p w14:paraId="1F6C2C6D" w14:textId="77777777" w:rsidR="00F348CB" w:rsidRDefault="00F348CB" w:rsidP="0030103F">
            <w:pPr>
              <w:jc w:val="center"/>
              <w:rPr>
                <w:ins w:id="2672" w:author="Phạm Quang Thịnh" w:date="2019-07-05T19:41:00Z"/>
                <w:lang w:val="vi-VN"/>
              </w:rPr>
            </w:pPr>
            <w:ins w:id="2673" w:author="Phạm Quang Thịnh" w:date="2019-07-05T19:41:00Z">
              <w:r>
                <w:rPr>
                  <w:lang w:val="vi-VN"/>
                </w:rPr>
                <w:t>Chức năng</w:t>
              </w:r>
            </w:ins>
          </w:p>
        </w:tc>
      </w:tr>
      <w:tr w:rsidR="00F348CB" w:rsidRPr="00D6408C" w14:paraId="21154400" w14:textId="77777777" w:rsidTr="0030103F">
        <w:trPr>
          <w:ins w:id="2674" w:author="Phạm Quang Thịnh" w:date="2019-07-05T19:41:00Z"/>
        </w:trPr>
        <w:tc>
          <w:tcPr>
            <w:tcW w:w="535" w:type="dxa"/>
          </w:tcPr>
          <w:p w14:paraId="214B10D8" w14:textId="77777777" w:rsidR="00F348CB" w:rsidRDefault="00F348CB" w:rsidP="0030103F">
            <w:pPr>
              <w:jc w:val="center"/>
              <w:rPr>
                <w:ins w:id="2675" w:author="Phạm Quang Thịnh" w:date="2019-07-05T19:41:00Z"/>
                <w:lang w:val="vi-VN"/>
              </w:rPr>
            </w:pPr>
            <w:ins w:id="2676" w:author="Phạm Quang Thịnh" w:date="2019-07-05T19:41:00Z">
              <w:r>
                <w:rPr>
                  <w:lang w:val="vi-VN"/>
                </w:rPr>
                <w:t>1</w:t>
              </w:r>
            </w:ins>
          </w:p>
        </w:tc>
        <w:tc>
          <w:tcPr>
            <w:tcW w:w="1710" w:type="dxa"/>
          </w:tcPr>
          <w:p w14:paraId="57D1E4B7" w14:textId="77777777" w:rsidR="00F348CB" w:rsidRDefault="00F348CB" w:rsidP="0030103F">
            <w:pPr>
              <w:jc w:val="center"/>
              <w:rPr>
                <w:ins w:id="2677" w:author="Phạm Quang Thịnh" w:date="2019-07-05T19:41:00Z"/>
                <w:lang w:val="vi-VN"/>
              </w:rPr>
            </w:pPr>
            <w:ins w:id="2678" w:author="Phạm Quang Thịnh" w:date="2019-07-05T19:41:00Z">
              <w:r>
                <w:rPr>
                  <w:rFonts w:ascii="Consolas" w:hAnsi="Consolas" w:cs="Consolas"/>
                  <w:color w:val="0000FF"/>
                  <w:sz w:val="19"/>
                  <w:szCs w:val="19"/>
                </w:rPr>
                <w:t>Matxt</w:t>
              </w:r>
            </w:ins>
          </w:p>
        </w:tc>
        <w:tc>
          <w:tcPr>
            <w:tcW w:w="990" w:type="dxa"/>
          </w:tcPr>
          <w:p w14:paraId="2A402DCD" w14:textId="77777777" w:rsidR="00F348CB" w:rsidRDefault="00F348CB" w:rsidP="0030103F">
            <w:pPr>
              <w:jc w:val="center"/>
              <w:rPr>
                <w:ins w:id="2679" w:author="Phạm Quang Thịnh" w:date="2019-07-05T19:41:00Z"/>
                <w:lang w:val="vi-VN"/>
              </w:rPr>
            </w:pPr>
            <w:ins w:id="2680" w:author="Phạm Quang Thịnh" w:date="2019-07-05T19:41:00Z">
              <w:r>
                <w:rPr>
                  <w:rFonts w:ascii="Consolas" w:hAnsi="Consolas" w:cs="Consolas"/>
                  <w:color w:val="A31515"/>
                  <w:sz w:val="19"/>
                  <w:szCs w:val="19"/>
                </w:rPr>
                <w:t>TextBox</w:t>
              </w:r>
            </w:ins>
          </w:p>
        </w:tc>
        <w:tc>
          <w:tcPr>
            <w:tcW w:w="1620" w:type="dxa"/>
          </w:tcPr>
          <w:p w14:paraId="7B29EBD5" w14:textId="77777777" w:rsidR="00F348CB" w:rsidRDefault="00F348CB" w:rsidP="0030103F">
            <w:pPr>
              <w:jc w:val="center"/>
              <w:rPr>
                <w:ins w:id="2681" w:author="Phạm Quang Thịnh" w:date="2019-07-05T19:41:00Z"/>
                <w:lang w:val="vi-VN"/>
              </w:rPr>
            </w:pPr>
            <w:ins w:id="2682" w:author="Phạm Quang Thịnh" w:date="2019-07-05T19:41:00Z">
              <w:r>
                <w:rPr>
                  <w:lang w:val="vi-VN"/>
                </w:rPr>
                <w:t>Không để trống</w:t>
              </w:r>
            </w:ins>
          </w:p>
        </w:tc>
        <w:tc>
          <w:tcPr>
            <w:tcW w:w="4495" w:type="dxa"/>
          </w:tcPr>
          <w:p w14:paraId="12494CD5" w14:textId="77777777" w:rsidR="00F348CB" w:rsidRDefault="00F348CB" w:rsidP="0030103F">
            <w:pPr>
              <w:jc w:val="center"/>
              <w:rPr>
                <w:ins w:id="2683" w:author="Phạm Quang Thịnh" w:date="2019-07-05T19:41:00Z"/>
                <w:lang w:val="vi-VN"/>
              </w:rPr>
            </w:pPr>
            <w:ins w:id="2684" w:author="Phạm Quang Thịnh" w:date="2019-07-05T19:41:00Z">
              <w:r>
                <w:rPr>
                  <w:lang w:val="vi-VN"/>
                </w:rPr>
                <w:t>Nhập mã phiếu báo cáo doanh số</w:t>
              </w:r>
            </w:ins>
          </w:p>
        </w:tc>
      </w:tr>
      <w:tr w:rsidR="00F348CB" w:rsidRPr="00D6408C" w14:paraId="66624A79" w14:textId="77777777" w:rsidTr="0030103F">
        <w:trPr>
          <w:ins w:id="2685" w:author="Phạm Quang Thịnh" w:date="2019-07-05T19:41:00Z"/>
        </w:trPr>
        <w:tc>
          <w:tcPr>
            <w:tcW w:w="535" w:type="dxa"/>
          </w:tcPr>
          <w:p w14:paraId="47DE6574" w14:textId="77777777" w:rsidR="00F348CB" w:rsidRDefault="00F348CB" w:rsidP="0030103F">
            <w:pPr>
              <w:jc w:val="center"/>
              <w:rPr>
                <w:ins w:id="2686" w:author="Phạm Quang Thịnh" w:date="2019-07-05T19:41:00Z"/>
                <w:lang w:val="vi-VN"/>
              </w:rPr>
            </w:pPr>
            <w:ins w:id="2687" w:author="Phạm Quang Thịnh" w:date="2019-07-05T19:41:00Z">
              <w:r>
                <w:rPr>
                  <w:lang w:val="vi-VN"/>
                </w:rPr>
                <w:t>2</w:t>
              </w:r>
            </w:ins>
          </w:p>
        </w:tc>
        <w:tc>
          <w:tcPr>
            <w:tcW w:w="1710" w:type="dxa"/>
          </w:tcPr>
          <w:p w14:paraId="39E6E87C" w14:textId="77777777" w:rsidR="00F348CB" w:rsidRDefault="00F348CB" w:rsidP="0030103F">
            <w:pPr>
              <w:jc w:val="center"/>
              <w:rPr>
                <w:ins w:id="2688" w:author="Phạm Quang Thịnh" w:date="2019-07-05T19:41:00Z"/>
                <w:lang w:val="vi-VN"/>
              </w:rPr>
            </w:pPr>
            <w:ins w:id="2689" w:author="Phạm Quang Thịnh" w:date="2019-07-05T19:41:00Z">
              <w:r>
                <w:rPr>
                  <w:rFonts w:ascii="Consolas" w:hAnsi="Consolas" w:cs="Consolas"/>
                  <w:color w:val="0000FF"/>
                  <w:sz w:val="19"/>
                  <w:szCs w:val="19"/>
                </w:rPr>
                <w:t>LapPhieuButton</w:t>
              </w:r>
            </w:ins>
          </w:p>
        </w:tc>
        <w:tc>
          <w:tcPr>
            <w:tcW w:w="990" w:type="dxa"/>
          </w:tcPr>
          <w:p w14:paraId="6A71B29D" w14:textId="77777777" w:rsidR="00F348CB" w:rsidRDefault="00F348CB" w:rsidP="0030103F">
            <w:pPr>
              <w:jc w:val="center"/>
              <w:rPr>
                <w:ins w:id="2690" w:author="Phạm Quang Thịnh" w:date="2019-07-05T19:41:00Z"/>
                <w:lang w:val="vi-VN"/>
              </w:rPr>
            </w:pPr>
            <w:ins w:id="2691" w:author="Phạm Quang Thịnh" w:date="2019-07-05T19:41:00Z">
              <w:r>
                <w:rPr>
                  <w:rFonts w:ascii="Consolas" w:hAnsi="Consolas" w:cs="Consolas"/>
                  <w:color w:val="A31515"/>
                  <w:sz w:val="19"/>
                  <w:szCs w:val="19"/>
                </w:rPr>
                <w:t>Button</w:t>
              </w:r>
            </w:ins>
          </w:p>
        </w:tc>
        <w:tc>
          <w:tcPr>
            <w:tcW w:w="1620" w:type="dxa"/>
          </w:tcPr>
          <w:p w14:paraId="26DE1B83" w14:textId="77777777" w:rsidR="00F348CB" w:rsidRDefault="00F348CB" w:rsidP="0030103F">
            <w:pPr>
              <w:jc w:val="center"/>
              <w:rPr>
                <w:ins w:id="2692" w:author="Phạm Quang Thịnh" w:date="2019-07-05T19:41:00Z"/>
                <w:lang w:val="vi-VN"/>
              </w:rPr>
            </w:pPr>
            <w:ins w:id="2693" w:author="Phạm Quang Thịnh" w:date="2019-07-05T19:41:00Z">
              <w:r>
                <w:rPr>
                  <w:lang w:val="vi-VN"/>
                </w:rPr>
                <w:t>Không</w:t>
              </w:r>
            </w:ins>
          </w:p>
        </w:tc>
        <w:tc>
          <w:tcPr>
            <w:tcW w:w="4495" w:type="dxa"/>
          </w:tcPr>
          <w:p w14:paraId="31D22856" w14:textId="77777777" w:rsidR="00F348CB" w:rsidRDefault="00F348CB" w:rsidP="0030103F">
            <w:pPr>
              <w:jc w:val="center"/>
              <w:rPr>
                <w:ins w:id="2694" w:author="Phạm Quang Thịnh" w:date="2019-07-05T19:41:00Z"/>
                <w:lang w:val="vi-VN"/>
              </w:rPr>
            </w:pPr>
            <w:ins w:id="2695" w:author="Phạm Quang Thịnh" w:date="2019-07-05T19:41:00Z">
              <w:r>
                <w:rPr>
                  <w:lang w:val="vi-VN"/>
                </w:rPr>
                <w:t>Xác nhận &amp; mở giao diện xem chi tiết phiếu</w:t>
              </w:r>
            </w:ins>
          </w:p>
        </w:tc>
      </w:tr>
      <w:tr w:rsidR="00F348CB" w:rsidRPr="00D6408C" w14:paraId="414EC24A" w14:textId="77777777" w:rsidTr="0030103F">
        <w:trPr>
          <w:ins w:id="2696" w:author="Phạm Quang Thịnh" w:date="2019-07-05T19:41:00Z"/>
        </w:trPr>
        <w:tc>
          <w:tcPr>
            <w:tcW w:w="535" w:type="dxa"/>
          </w:tcPr>
          <w:p w14:paraId="63CFFEFD" w14:textId="77777777" w:rsidR="00F348CB" w:rsidRDefault="00F348CB" w:rsidP="0030103F">
            <w:pPr>
              <w:jc w:val="center"/>
              <w:rPr>
                <w:ins w:id="2697" w:author="Phạm Quang Thịnh" w:date="2019-07-05T19:41:00Z"/>
                <w:lang w:val="vi-VN"/>
              </w:rPr>
            </w:pPr>
            <w:ins w:id="2698" w:author="Phạm Quang Thịnh" w:date="2019-07-05T19:41:00Z">
              <w:r>
                <w:rPr>
                  <w:lang w:val="vi-VN"/>
                </w:rPr>
                <w:t>3</w:t>
              </w:r>
            </w:ins>
          </w:p>
        </w:tc>
        <w:tc>
          <w:tcPr>
            <w:tcW w:w="1710" w:type="dxa"/>
          </w:tcPr>
          <w:p w14:paraId="3D76137E" w14:textId="77777777" w:rsidR="00F348CB" w:rsidRDefault="00F348CB" w:rsidP="0030103F">
            <w:pPr>
              <w:jc w:val="center"/>
              <w:rPr>
                <w:ins w:id="2699" w:author="Phạm Quang Thịnh" w:date="2019-07-05T19:41:00Z"/>
                <w:lang w:val="vi-VN"/>
              </w:rPr>
            </w:pPr>
            <w:ins w:id="2700" w:author="Phạm Quang Thịnh" w:date="2019-07-05T19:41:00Z">
              <w:r>
                <w:rPr>
                  <w:rFonts w:ascii="Consolas" w:hAnsi="Consolas" w:cs="Consolas"/>
                  <w:color w:val="0000FF"/>
                  <w:sz w:val="19"/>
                  <w:szCs w:val="19"/>
                </w:rPr>
                <w:t>txtKeyword</w:t>
              </w:r>
            </w:ins>
          </w:p>
        </w:tc>
        <w:tc>
          <w:tcPr>
            <w:tcW w:w="990" w:type="dxa"/>
          </w:tcPr>
          <w:p w14:paraId="75D68B9B" w14:textId="77777777" w:rsidR="00F348CB" w:rsidRDefault="00F348CB" w:rsidP="0030103F">
            <w:pPr>
              <w:jc w:val="center"/>
              <w:rPr>
                <w:ins w:id="2701" w:author="Phạm Quang Thịnh" w:date="2019-07-05T19:41:00Z"/>
                <w:lang w:val="vi-VN"/>
              </w:rPr>
            </w:pPr>
            <w:ins w:id="2702" w:author="Phạm Quang Thịnh" w:date="2019-07-05T19:41:00Z">
              <w:r>
                <w:rPr>
                  <w:rFonts w:ascii="Consolas" w:hAnsi="Consolas" w:cs="Consolas"/>
                  <w:color w:val="A31515"/>
                  <w:sz w:val="19"/>
                  <w:szCs w:val="19"/>
                </w:rPr>
                <w:t>TextBox</w:t>
              </w:r>
            </w:ins>
          </w:p>
        </w:tc>
        <w:tc>
          <w:tcPr>
            <w:tcW w:w="1620" w:type="dxa"/>
          </w:tcPr>
          <w:p w14:paraId="42B6BA69" w14:textId="77777777" w:rsidR="00F348CB" w:rsidRDefault="00F348CB" w:rsidP="0030103F">
            <w:pPr>
              <w:jc w:val="center"/>
              <w:rPr>
                <w:ins w:id="2703" w:author="Phạm Quang Thịnh" w:date="2019-07-05T19:41:00Z"/>
                <w:lang w:val="vi-VN"/>
              </w:rPr>
            </w:pPr>
            <w:ins w:id="2704" w:author="Phạm Quang Thịnh" w:date="2019-07-05T19:41:00Z">
              <w:r>
                <w:rPr>
                  <w:lang w:val="vi-VN"/>
                </w:rPr>
                <w:t>Không</w:t>
              </w:r>
            </w:ins>
          </w:p>
        </w:tc>
        <w:tc>
          <w:tcPr>
            <w:tcW w:w="4495" w:type="dxa"/>
          </w:tcPr>
          <w:p w14:paraId="771A26C8" w14:textId="77777777" w:rsidR="00F348CB" w:rsidRDefault="00F348CB" w:rsidP="0030103F">
            <w:pPr>
              <w:jc w:val="center"/>
              <w:rPr>
                <w:ins w:id="2705" w:author="Phạm Quang Thịnh" w:date="2019-07-05T19:41:00Z"/>
                <w:lang w:val="vi-VN"/>
              </w:rPr>
            </w:pPr>
            <w:ins w:id="2706" w:author="Phạm Quang Thịnh" w:date="2019-07-05T19:41:00Z">
              <w:r>
                <w:rPr>
                  <w:lang w:val="vi-VN"/>
                </w:rPr>
                <w:t>Nhập từ khóa tìm kiếm</w:t>
              </w:r>
            </w:ins>
          </w:p>
        </w:tc>
      </w:tr>
      <w:tr w:rsidR="00F348CB" w:rsidRPr="00D6408C" w14:paraId="6B3DF032" w14:textId="77777777" w:rsidTr="0030103F">
        <w:trPr>
          <w:ins w:id="2707" w:author="Phạm Quang Thịnh" w:date="2019-07-05T19:41:00Z"/>
        </w:trPr>
        <w:tc>
          <w:tcPr>
            <w:tcW w:w="535" w:type="dxa"/>
          </w:tcPr>
          <w:p w14:paraId="05805FA3" w14:textId="77777777" w:rsidR="00F348CB" w:rsidRDefault="00F348CB" w:rsidP="0030103F">
            <w:pPr>
              <w:jc w:val="center"/>
              <w:rPr>
                <w:ins w:id="2708" w:author="Phạm Quang Thịnh" w:date="2019-07-05T19:41:00Z"/>
                <w:lang w:val="vi-VN"/>
              </w:rPr>
            </w:pPr>
            <w:ins w:id="2709" w:author="Phạm Quang Thịnh" w:date="2019-07-05T19:41:00Z">
              <w:r>
                <w:rPr>
                  <w:lang w:val="vi-VN"/>
                </w:rPr>
                <w:t>4</w:t>
              </w:r>
            </w:ins>
          </w:p>
        </w:tc>
        <w:tc>
          <w:tcPr>
            <w:tcW w:w="1710" w:type="dxa"/>
          </w:tcPr>
          <w:p w14:paraId="28E1A005" w14:textId="77777777" w:rsidR="00F348CB" w:rsidRDefault="00F348CB" w:rsidP="0030103F">
            <w:pPr>
              <w:jc w:val="center"/>
              <w:rPr>
                <w:ins w:id="2710" w:author="Phạm Quang Thịnh" w:date="2019-07-05T19:41:00Z"/>
                <w:lang w:val="vi-VN"/>
              </w:rPr>
            </w:pPr>
            <w:ins w:id="2711" w:author="Phạm Quang Thịnh" w:date="2019-07-05T19:41:00Z">
              <w:r>
                <w:rPr>
                  <w:rFonts w:ascii="Consolas" w:hAnsi="Consolas" w:cs="Consolas"/>
                  <w:color w:val="0000FF"/>
                  <w:sz w:val="19"/>
                  <w:szCs w:val="19"/>
                </w:rPr>
                <w:t>Search</w:t>
              </w:r>
            </w:ins>
          </w:p>
        </w:tc>
        <w:tc>
          <w:tcPr>
            <w:tcW w:w="990" w:type="dxa"/>
          </w:tcPr>
          <w:p w14:paraId="72C4B54F" w14:textId="77777777" w:rsidR="00F348CB" w:rsidRDefault="00F348CB" w:rsidP="0030103F">
            <w:pPr>
              <w:jc w:val="center"/>
              <w:rPr>
                <w:ins w:id="2712" w:author="Phạm Quang Thịnh" w:date="2019-07-05T19:41:00Z"/>
                <w:lang w:val="vi-VN"/>
              </w:rPr>
            </w:pPr>
            <w:ins w:id="2713" w:author="Phạm Quang Thịnh" w:date="2019-07-05T19:41:00Z">
              <w:r>
                <w:rPr>
                  <w:rFonts w:ascii="Consolas" w:hAnsi="Consolas" w:cs="Consolas"/>
                  <w:color w:val="A31515"/>
                  <w:sz w:val="19"/>
                  <w:szCs w:val="19"/>
                </w:rPr>
                <w:t>Button</w:t>
              </w:r>
            </w:ins>
          </w:p>
        </w:tc>
        <w:tc>
          <w:tcPr>
            <w:tcW w:w="1620" w:type="dxa"/>
          </w:tcPr>
          <w:p w14:paraId="7F6C7B33" w14:textId="77777777" w:rsidR="00F348CB" w:rsidRDefault="00F348CB" w:rsidP="0030103F">
            <w:pPr>
              <w:jc w:val="center"/>
              <w:rPr>
                <w:ins w:id="2714" w:author="Phạm Quang Thịnh" w:date="2019-07-05T19:41:00Z"/>
                <w:lang w:val="vi-VN"/>
              </w:rPr>
            </w:pPr>
            <w:ins w:id="2715" w:author="Phạm Quang Thịnh" w:date="2019-07-05T19:41:00Z">
              <w:r>
                <w:rPr>
                  <w:lang w:val="vi-VN"/>
                </w:rPr>
                <w:t>Không</w:t>
              </w:r>
            </w:ins>
          </w:p>
        </w:tc>
        <w:tc>
          <w:tcPr>
            <w:tcW w:w="4495" w:type="dxa"/>
          </w:tcPr>
          <w:p w14:paraId="7FBF5C1E" w14:textId="77777777" w:rsidR="00F348CB" w:rsidRDefault="00F348CB" w:rsidP="0030103F">
            <w:pPr>
              <w:jc w:val="center"/>
              <w:rPr>
                <w:ins w:id="2716" w:author="Phạm Quang Thịnh" w:date="2019-07-05T19:41:00Z"/>
                <w:lang w:val="vi-VN"/>
              </w:rPr>
            </w:pPr>
            <w:ins w:id="2717" w:author="Phạm Quang Thịnh" w:date="2019-07-05T19:41:00Z">
              <w:r>
                <w:rPr>
                  <w:lang w:val="vi-VN"/>
                </w:rPr>
                <w:t>Tìm kiếm theo từ khóa đã chọn</w:t>
              </w:r>
            </w:ins>
          </w:p>
        </w:tc>
      </w:tr>
      <w:tr w:rsidR="00F348CB" w:rsidRPr="00D6408C" w14:paraId="2D7D1659" w14:textId="77777777" w:rsidTr="0030103F">
        <w:trPr>
          <w:ins w:id="2718" w:author="Phạm Quang Thịnh" w:date="2019-07-05T19:41:00Z"/>
        </w:trPr>
        <w:tc>
          <w:tcPr>
            <w:tcW w:w="535" w:type="dxa"/>
          </w:tcPr>
          <w:p w14:paraId="42348D66" w14:textId="77777777" w:rsidR="00F348CB" w:rsidRDefault="00F348CB" w:rsidP="0030103F">
            <w:pPr>
              <w:jc w:val="center"/>
              <w:rPr>
                <w:ins w:id="2719" w:author="Phạm Quang Thịnh" w:date="2019-07-05T19:41:00Z"/>
                <w:lang w:val="vi-VN"/>
              </w:rPr>
            </w:pPr>
            <w:ins w:id="2720" w:author="Phạm Quang Thịnh" w:date="2019-07-05T19:41:00Z">
              <w:r>
                <w:rPr>
                  <w:lang w:val="vi-VN"/>
                </w:rPr>
                <w:t>5</w:t>
              </w:r>
            </w:ins>
          </w:p>
        </w:tc>
        <w:tc>
          <w:tcPr>
            <w:tcW w:w="1710" w:type="dxa"/>
          </w:tcPr>
          <w:p w14:paraId="752156CC" w14:textId="77777777" w:rsidR="00F348CB" w:rsidRDefault="00F348CB" w:rsidP="0030103F">
            <w:pPr>
              <w:jc w:val="center"/>
              <w:rPr>
                <w:ins w:id="2721" w:author="Phạm Quang Thịnh" w:date="2019-07-05T19:41:00Z"/>
                <w:rFonts w:ascii="Consolas" w:hAnsi="Consolas" w:cs="Consolas"/>
                <w:color w:val="0000FF"/>
                <w:sz w:val="19"/>
                <w:szCs w:val="19"/>
              </w:rPr>
            </w:pPr>
            <w:ins w:id="2722" w:author="Phạm Quang Thịnh" w:date="2019-07-05T19:41:00Z">
              <w:r>
                <w:rPr>
                  <w:rFonts w:ascii="Consolas" w:hAnsi="Consolas" w:cs="Consolas"/>
                  <w:color w:val="0000FF"/>
                  <w:sz w:val="19"/>
                  <w:szCs w:val="19"/>
                </w:rPr>
                <w:t>dsphieu</w:t>
              </w:r>
            </w:ins>
          </w:p>
        </w:tc>
        <w:tc>
          <w:tcPr>
            <w:tcW w:w="990" w:type="dxa"/>
          </w:tcPr>
          <w:p w14:paraId="1B0BBAA9" w14:textId="77777777" w:rsidR="00F348CB" w:rsidRDefault="00F348CB" w:rsidP="0030103F">
            <w:pPr>
              <w:jc w:val="center"/>
              <w:rPr>
                <w:ins w:id="2723" w:author="Phạm Quang Thịnh" w:date="2019-07-05T19:41:00Z"/>
                <w:rFonts w:ascii="Consolas" w:hAnsi="Consolas" w:cs="Consolas"/>
                <w:color w:val="A31515"/>
                <w:sz w:val="19"/>
                <w:szCs w:val="19"/>
              </w:rPr>
            </w:pPr>
            <w:ins w:id="2724" w:author="Phạm Quang Thịnh" w:date="2019-07-05T19:41:00Z">
              <w:r>
                <w:rPr>
                  <w:rFonts w:ascii="Consolas" w:hAnsi="Consolas" w:cs="Consolas"/>
                  <w:color w:val="A31515"/>
                  <w:sz w:val="19"/>
                  <w:szCs w:val="19"/>
                </w:rPr>
                <w:t>ListView</w:t>
              </w:r>
            </w:ins>
          </w:p>
        </w:tc>
        <w:tc>
          <w:tcPr>
            <w:tcW w:w="1620" w:type="dxa"/>
          </w:tcPr>
          <w:p w14:paraId="2C04A443" w14:textId="77777777" w:rsidR="00F348CB" w:rsidRDefault="00F348CB" w:rsidP="0030103F">
            <w:pPr>
              <w:jc w:val="center"/>
              <w:rPr>
                <w:ins w:id="2725" w:author="Phạm Quang Thịnh" w:date="2019-07-05T19:41:00Z"/>
                <w:lang w:val="vi-VN"/>
              </w:rPr>
            </w:pPr>
            <w:ins w:id="2726" w:author="Phạm Quang Thịnh" w:date="2019-07-05T19:41:00Z">
              <w:r>
                <w:rPr>
                  <w:lang w:val="vi-VN"/>
                </w:rPr>
                <w:t>Không</w:t>
              </w:r>
            </w:ins>
          </w:p>
        </w:tc>
        <w:tc>
          <w:tcPr>
            <w:tcW w:w="4495" w:type="dxa"/>
          </w:tcPr>
          <w:p w14:paraId="491E6107" w14:textId="77777777" w:rsidR="00F348CB" w:rsidRDefault="00F348CB" w:rsidP="0030103F">
            <w:pPr>
              <w:jc w:val="center"/>
              <w:rPr>
                <w:ins w:id="2727" w:author="Phạm Quang Thịnh" w:date="2019-07-05T19:41:00Z"/>
                <w:lang w:val="vi-VN"/>
              </w:rPr>
            </w:pPr>
            <w:ins w:id="2728" w:author="Phạm Quang Thịnh" w:date="2019-07-05T19:41:00Z">
              <w:r>
                <w:rPr>
                  <w:lang w:val="vi-VN"/>
                </w:rPr>
                <w:t>Hiển thị danh sách phiếu đã lập</w:t>
              </w:r>
            </w:ins>
          </w:p>
        </w:tc>
      </w:tr>
      <w:tr w:rsidR="00F348CB" w:rsidRPr="00D6408C" w14:paraId="1B9A8D68" w14:textId="77777777" w:rsidTr="0030103F">
        <w:trPr>
          <w:ins w:id="2729" w:author="Phạm Quang Thịnh" w:date="2019-07-05T19:41:00Z"/>
        </w:trPr>
        <w:tc>
          <w:tcPr>
            <w:tcW w:w="535" w:type="dxa"/>
          </w:tcPr>
          <w:p w14:paraId="32CF0EC7" w14:textId="77777777" w:rsidR="00F348CB" w:rsidRDefault="00F348CB" w:rsidP="0030103F">
            <w:pPr>
              <w:jc w:val="center"/>
              <w:rPr>
                <w:ins w:id="2730" w:author="Phạm Quang Thịnh" w:date="2019-07-05T19:41:00Z"/>
                <w:lang w:val="vi-VN"/>
              </w:rPr>
            </w:pPr>
            <w:ins w:id="2731" w:author="Phạm Quang Thịnh" w:date="2019-07-05T19:41:00Z">
              <w:r>
                <w:rPr>
                  <w:lang w:val="vi-VN"/>
                </w:rPr>
                <w:t>6</w:t>
              </w:r>
            </w:ins>
          </w:p>
        </w:tc>
        <w:tc>
          <w:tcPr>
            <w:tcW w:w="1710" w:type="dxa"/>
          </w:tcPr>
          <w:p w14:paraId="4C76B5D8" w14:textId="77777777" w:rsidR="00F348CB" w:rsidRDefault="00F348CB" w:rsidP="0030103F">
            <w:pPr>
              <w:jc w:val="center"/>
              <w:rPr>
                <w:ins w:id="2732" w:author="Phạm Quang Thịnh" w:date="2019-07-05T19:41:00Z"/>
                <w:rFonts w:ascii="Consolas" w:hAnsi="Consolas" w:cs="Consolas"/>
                <w:color w:val="0000FF"/>
                <w:sz w:val="19"/>
                <w:szCs w:val="19"/>
              </w:rPr>
            </w:pPr>
            <w:ins w:id="2733" w:author="Phạm Quang Thịnh" w:date="2019-07-05T19:41:00Z">
              <w:r>
                <w:rPr>
                  <w:rFonts w:ascii="Consolas" w:hAnsi="Consolas" w:cs="Consolas"/>
                  <w:color w:val="0000FF"/>
                  <w:sz w:val="19"/>
                  <w:szCs w:val="19"/>
                </w:rPr>
                <w:t>Dieukhien</w:t>
              </w:r>
            </w:ins>
          </w:p>
        </w:tc>
        <w:tc>
          <w:tcPr>
            <w:tcW w:w="990" w:type="dxa"/>
          </w:tcPr>
          <w:p w14:paraId="012AF93D" w14:textId="77777777" w:rsidR="00F348CB" w:rsidRDefault="00F348CB" w:rsidP="0030103F">
            <w:pPr>
              <w:jc w:val="center"/>
              <w:rPr>
                <w:ins w:id="2734" w:author="Phạm Quang Thịnh" w:date="2019-07-05T19:41:00Z"/>
                <w:rFonts w:ascii="Consolas" w:hAnsi="Consolas" w:cs="Consolas"/>
                <w:color w:val="A31515"/>
                <w:sz w:val="19"/>
                <w:szCs w:val="19"/>
              </w:rPr>
            </w:pPr>
            <w:ins w:id="2735" w:author="Phạm Quang Thịnh" w:date="2019-07-05T19:41:00Z">
              <w:r>
                <w:rPr>
                  <w:rFonts w:ascii="Consolas" w:hAnsi="Consolas" w:cs="Consolas"/>
                  <w:color w:val="A31515"/>
                  <w:sz w:val="19"/>
                  <w:szCs w:val="19"/>
                </w:rPr>
                <w:t>ContextMenu</w:t>
              </w:r>
            </w:ins>
          </w:p>
        </w:tc>
        <w:tc>
          <w:tcPr>
            <w:tcW w:w="1620" w:type="dxa"/>
          </w:tcPr>
          <w:p w14:paraId="68A83D80" w14:textId="77777777" w:rsidR="00F348CB" w:rsidRDefault="00F348CB" w:rsidP="0030103F">
            <w:pPr>
              <w:jc w:val="center"/>
              <w:rPr>
                <w:ins w:id="2736" w:author="Phạm Quang Thịnh" w:date="2019-07-05T19:41:00Z"/>
                <w:lang w:val="vi-VN"/>
              </w:rPr>
            </w:pPr>
            <w:ins w:id="2737" w:author="Phạm Quang Thịnh" w:date="2019-07-05T19:41:00Z">
              <w:r>
                <w:rPr>
                  <w:lang w:val="vi-VN"/>
                </w:rPr>
                <w:t>Không</w:t>
              </w:r>
            </w:ins>
          </w:p>
        </w:tc>
        <w:tc>
          <w:tcPr>
            <w:tcW w:w="4495" w:type="dxa"/>
          </w:tcPr>
          <w:p w14:paraId="194C3504" w14:textId="77777777" w:rsidR="00F348CB" w:rsidRDefault="00F348CB" w:rsidP="0030103F">
            <w:pPr>
              <w:jc w:val="center"/>
              <w:rPr>
                <w:ins w:id="2738" w:author="Phạm Quang Thịnh" w:date="2019-07-05T19:41:00Z"/>
                <w:lang w:val="vi-VN"/>
              </w:rPr>
            </w:pPr>
            <w:ins w:id="2739" w:author="Phạm Quang Thịnh" w:date="2019-07-05T19:41:00Z">
              <w:r>
                <w:rPr>
                  <w:lang w:val="vi-VN"/>
                </w:rPr>
                <w:t>Thêm tùy chọn Xóa &amp; xem lại phiếu</w:t>
              </w:r>
            </w:ins>
          </w:p>
        </w:tc>
      </w:tr>
    </w:tbl>
    <w:p w14:paraId="4178A8DC" w14:textId="2B27BFD5" w:rsidR="00F348CB" w:rsidRDefault="00F348CB" w:rsidP="00F348CB">
      <w:pPr>
        <w:jc w:val="center"/>
        <w:rPr>
          <w:ins w:id="2740" w:author="Phạm Quang Thịnh" w:date="2019-07-05T19:41:00Z"/>
          <w:lang w:val="vi-VN"/>
        </w:rPr>
      </w:pPr>
    </w:p>
    <w:p w14:paraId="0968AF9D" w14:textId="77777777" w:rsidR="0088170A" w:rsidRPr="0088170A" w:rsidRDefault="00F348CB" w:rsidP="0088170A">
      <w:pPr>
        <w:pStyle w:val="u5"/>
        <w:ind w:left="2160"/>
        <w:rPr>
          <w:ins w:id="2741" w:author="Phạm Quang Thịnh" w:date="2019-07-05T19:42:00Z"/>
          <w:lang w:val="vi-VN"/>
          <w:rPrChange w:id="2742" w:author="Phạm Quang Thịnh" w:date="2019-07-05T19:42:00Z">
            <w:rPr>
              <w:ins w:id="2743" w:author="Phạm Quang Thịnh" w:date="2019-07-05T19:42:00Z"/>
            </w:rPr>
          </w:rPrChange>
        </w:rPr>
      </w:pPr>
      <w:ins w:id="2744" w:author="Phạm Quang Thịnh" w:date="2019-07-05T19:41:00Z">
        <w:r w:rsidRPr="00F348CB">
          <w:rPr>
            <w:lang w:val="vi-VN"/>
            <w:rPrChange w:id="2745" w:author="Phạm Quang Thịnh" w:date="2019-07-05T19:41:00Z">
              <w:rPr/>
            </w:rPrChange>
          </w:rPr>
          <w:lastRenderedPageBreak/>
          <w:t xml:space="preserve">Chi tiết báo cáo doanh </w:t>
        </w:r>
      </w:ins>
      <w:ins w:id="2746" w:author="Phạm Quang Thịnh" w:date="2019-07-05T19:42:00Z">
        <w:r w:rsidR="0088170A" w:rsidRPr="0088170A">
          <w:rPr>
            <w:lang w:val="vi-VN"/>
            <w:rPrChange w:id="2747" w:author="Phạm Quang Thịnh" w:date="2019-07-05T19:42:00Z">
              <w:rPr/>
            </w:rPrChange>
          </w:rPr>
          <w:t>số</w:t>
        </w:r>
      </w:ins>
    </w:p>
    <w:p w14:paraId="77AFFF8C" w14:textId="4948F731" w:rsidR="00F348CB" w:rsidRPr="0088170A" w:rsidRDefault="0088170A">
      <w:pPr>
        <w:pStyle w:val="u5"/>
        <w:jc w:val="center"/>
        <w:rPr>
          <w:ins w:id="2748" w:author="Phạm Quang Thịnh" w:date="2019-07-05T19:42:00Z"/>
          <w:lang w:val="vi-VN"/>
          <w:rPrChange w:id="2749" w:author="Phạm Quang Thịnh" w:date="2019-07-05T19:42:00Z">
            <w:rPr>
              <w:ins w:id="2750" w:author="Phạm Quang Thịnh" w:date="2019-07-05T19:42:00Z"/>
            </w:rPr>
          </w:rPrChange>
        </w:rPr>
        <w:pPrChange w:id="2751" w:author="Phạm Quang Thịnh" w:date="2019-07-05T19:43:00Z">
          <w:pPr>
            <w:pStyle w:val="u5"/>
            <w:ind w:left="2160"/>
            <w:jc w:val="center"/>
          </w:pPr>
        </w:pPrChange>
      </w:pPr>
      <w:ins w:id="2752" w:author="Phạm Quang Thịnh" w:date="2019-07-05T19:43:00Z">
        <w:r>
          <w:rPr>
            <w:noProof/>
            <w:lang w:val="vi-VN"/>
          </w:rPr>
          <w:drawing>
            <wp:inline distT="0" distB="0" distL="0" distR="0" wp14:anchorId="0F3FF1F7" wp14:editId="3B8E2866">
              <wp:extent cx="4053840" cy="4053840"/>
              <wp:effectExtent l="0" t="0" r="3810" b="381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3840" cy="4053840"/>
                      </a:xfrm>
                      <a:prstGeom prst="rect">
                        <a:avLst/>
                      </a:prstGeom>
                      <a:noFill/>
                      <a:ln>
                        <a:noFill/>
                      </a:ln>
                    </pic:spPr>
                  </pic:pic>
                </a:graphicData>
              </a:graphic>
            </wp:inline>
          </w:drawing>
        </w:r>
      </w:ins>
    </w:p>
    <w:p w14:paraId="68931DED" w14:textId="77777777" w:rsidR="0088170A" w:rsidRPr="00AD5EF3" w:rsidRDefault="0088170A">
      <w:pPr>
        <w:rPr>
          <w:ins w:id="2753" w:author="Phạm Quang Thịnh" w:date="2019-07-05T19:42:00Z"/>
          <w:lang w:val="vi-VN"/>
        </w:rPr>
        <w:pPrChange w:id="2754" w:author="Phạm Quang Thịnh" w:date="2019-07-05T19:42:00Z">
          <w:pPr>
            <w:pStyle w:val="u5"/>
            <w:ind w:left="2160"/>
          </w:pPr>
        </w:pPrChange>
      </w:pPr>
    </w:p>
    <w:tbl>
      <w:tblPr>
        <w:tblStyle w:val="LiBang"/>
        <w:tblW w:w="0" w:type="auto"/>
        <w:tblLook w:val="04A0" w:firstRow="1" w:lastRow="0" w:firstColumn="1" w:lastColumn="0" w:noHBand="0" w:noVBand="1"/>
      </w:tblPr>
      <w:tblGrid>
        <w:gridCol w:w="535"/>
        <w:gridCol w:w="1620"/>
        <w:gridCol w:w="1170"/>
        <w:gridCol w:w="1170"/>
        <w:gridCol w:w="4855"/>
      </w:tblGrid>
      <w:tr w:rsidR="00F348CB" w14:paraId="7D4FD79D" w14:textId="77777777" w:rsidTr="0030103F">
        <w:trPr>
          <w:ins w:id="2755" w:author="Phạm Quang Thịnh" w:date="2019-07-05T19:42:00Z"/>
        </w:trPr>
        <w:tc>
          <w:tcPr>
            <w:tcW w:w="535" w:type="dxa"/>
          </w:tcPr>
          <w:p w14:paraId="58B66474" w14:textId="77777777" w:rsidR="00F348CB" w:rsidRDefault="00F348CB" w:rsidP="0030103F">
            <w:pPr>
              <w:rPr>
                <w:ins w:id="2756" w:author="Phạm Quang Thịnh" w:date="2019-07-05T19:42:00Z"/>
                <w:lang w:val="vi-VN"/>
              </w:rPr>
            </w:pPr>
            <w:ins w:id="2757" w:author="Phạm Quang Thịnh" w:date="2019-07-05T19:42:00Z">
              <w:r>
                <w:rPr>
                  <w:lang w:val="vi-VN"/>
                </w:rPr>
                <w:t>STT</w:t>
              </w:r>
            </w:ins>
          </w:p>
        </w:tc>
        <w:tc>
          <w:tcPr>
            <w:tcW w:w="1620" w:type="dxa"/>
          </w:tcPr>
          <w:p w14:paraId="68388FFA" w14:textId="77777777" w:rsidR="00F348CB" w:rsidRDefault="00F348CB" w:rsidP="0030103F">
            <w:pPr>
              <w:rPr>
                <w:ins w:id="2758" w:author="Phạm Quang Thịnh" w:date="2019-07-05T19:42:00Z"/>
                <w:lang w:val="vi-VN"/>
              </w:rPr>
            </w:pPr>
            <w:ins w:id="2759" w:author="Phạm Quang Thịnh" w:date="2019-07-05T19:42:00Z">
              <w:r>
                <w:rPr>
                  <w:lang w:val="vi-VN"/>
                </w:rPr>
                <w:t xml:space="preserve">Tên </w:t>
              </w:r>
            </w:ins>
          </w:p>
        </w:tc>
        <w:tc>
          <w:tcPr>
            <w:tcW w:w="1170" w:type="dxa"/>
          </w:tcPr>
          <w:p w14:paraId="5CF861DB" w14:textId="77777777" w:rsidR="00F348CB" w:rsidRDefault="00F348CB" w:rsidP="0030103F">
            <w:pPr>
              <w:rPr>
                <w:ins w:id="2760" w:author="Phạm Quang Thịnh" w:date="2019-07-05T19:42:00Z"/>
                <w:lang w:val="vi-VN"/>
              </w:rPr>
            </w:pPr>
            <w:ins w:id="2761" w:author="Phạm Quang Thịnh" w:date="2019-07-05T19:42:00Z">
              <w:r>
                <w:rPr>
                  <w:lang w:val="vi-VN"/>
                </w:rPr>
                <w:t>Kiểu</w:t>
              </w:r>
            </w:ins>
          </w:p>
        </w:tc>
        <w:tc>
          <w:tcPr>
            <w:tcW w:w="1170" w:type="dxa"/>
          </w:tcPr>
          <w:p w14:paraId="3FCEE7F3" w14:textId="77777777" w:rsidR="00F348CB" w:rsidRDefault="00F348CB" w:rsidP="0030103F">
            <w:pPr>
              <w:rPr>
                <w:ins w:id="2762" w:author="Phạm Quang Thịnh" w:date="2019-07-05T19:42:00Z"/>
                <w:lang w:val="vi-VN"/>
              </w:rPr>
            </w:pPr>
            <w:ins w:id="2763" w:author="Phạm Quang Thịnh" w:date="2019-07-05T19:42:00Z">
              <w:r>
                <w:rPr>
                  <w:lang w:val="vi-VN"/>
                </w:rPr>
                <w:t>Ràng buộc</w:t>
              </w:r>
            </w:ins>
          </w:p>
        </w:tc>
        <w:tc>
          <w:tcPr>
            <w:tcW w:w="4855" w:type="dxa"/>
          </w:tcPr>
          <w:p w14:paraId="7FA52380" w14:textId="77777777" w:rsidR="00F348CB" w:rsidRDefault="00F348CB" w:rsidP="0030103F">
            <w:pPr>
              <w:rPr>
                <w:ins w:id="2764" w:author="Phạm Quang Thịnh" w:date="2019-07-05T19:42:00Z"/>
                <w:lang w:val="vi-VN"/>
              </w:rPr>
            </w:pPr>
            <w:ins w:id="2765" w:author="Phạm Quang Thịnh" w:date="2019-07-05T19:42:00Z">
              <w:r>
                <w:rPr>
                  <w:lang w:val="vi-VN"/>
                </w:rPr>
                <w:t>Chức năng</w:t>
              </w:r>
            </w:ins>
          </w:p>
        </w:tc>
      </w:tr>
      <w:tr w:rsidR="00F348CB" w:rsidRPr="00D6408C" w14:paraId="08E2C402" w14:textId="77777777" w:rsidTr="0030103F">
        <w:trPr>
          <w:ins w:id="2766" w:author="Phạm Quang Thịnh" w:date="2019-07-05T19:42:00Z"/>
        </w:trPr>
        <w:tc>
          <w:tcPr>
            <w:tcW w:w="535" w:type="dxa"/>
          </w:tcPr>
          <w:p w14:paraId="7B0F9473" w14:textId="77777777" w:rsidR="00F348CB" w:rsidRDefault="00F348CB" w:rsidP="0030103F">
            <w:pPr>
              <w:rPr>
                <w:ins w:id="2767" w:author="Phạm Quang Thịnh" w:date="2019-07-05T19:42:00Z"/>
                <w:lang w:val="vi-VN"/>
              </w:rPr>
            </w:pPr>
            <w:ins w:id="2768" w:author="Phạm Quang Thịnh" w:date="2019-07-05T19:42:00Z">
              <w:r>
                <w:rPr>
                  <w:lang w:val="vi-VN"/>
                </w:rPr>
                <w:t>1</w:t>
              </w:r>
            </w:ins>
          </w:p>
        </w:tc>
        <w:tc>
          <w:tcPr>
            <w:tcW w:w="1620" w:type="dxa"/>
          </w:tcPr>
          <w:p w14:paraId="1FBEE7B5" w14:textId="77777777" w:rsidR="00F348CB" w:rsidRDefault="00F348CB" w:rsidP="0030103F">
            <w:pPr>
              <w:rPr>
                <w:ins w:id="2769" w:author="Phạm Quang Thịnh" w:date="2019-07-05T19:42:00Z"/>
                <w:lang w:val="vi-VN"/>
              </w:rPr>
            </w:pPr>
            <w:ins w:id="2770" w:author="Phạm Quang Thịnh" w:date="2019-07-05T19:42:00Z">
              <w:r>
                <w:rPr>
                  <w:rFonts w:ascii="Consolas" w:hAnsi="Consolas" w:cs="Consolas"/>
                  <w:color w:val="0000FF"/>
                  <w:sz w:val="19"/>
                  <w:szCs w:val="19"/>
                </w:rPr>
                <w:t>Matxt</w:t>
              </w:r>
            </w:ins>
          </w:p>
        </w:tc>
        <w:tc>
          <w:tcPr>
            <w:tcW w:w="1170" w:type="dxa"/>
          </w:tcPr>
          <w:p w14:paraId="79CBBBD4" w14:textId="77777777" w:rsidR="00F348CB" w:rsidRDefault="00F348CB" w:rsidP="0030103F">
            <w:pPr>
              <w:rPr>
                <w:ins w:id="2771" w:author="Phạm Quang Thịnh" w:date="2019-07-05T19:42:00Z"/>
                <w:lang w:val="vi-VN"/>
              </w:rPr>
            </w:pPr>
            <w:ins w:id="2772" w:author="Phạm Quang Thịnh" w:date="2019-07-05T19:42:00Z">
              <w:r>
                <w:rPr>
                  <w:rFonts w:ascii="Consolas" w:hAnsi="Consolas" w:cs="Consolas"/>
                  <w:color w:val="A31515"/>
                  <w:sz w:val="19"/>
                  <w:szCs w:val="19"/>
                </w:rPr>
                <w:t>TextBlock</w:t>
              </w:r>
            </w:ins>
          </w:p>
        </w:tc>
        <w:tc>
          <w:tcPr>
            <w:tcW w:w="1170" w:type="dxa"/>
          </w:tcPr>
          <w:p w14:paraId="17F1B33F" w14:textId="77777777" w:rsidR="00F348CB" w:rsidRDefault="00F348CB" w:rsidP="0030103F">
            <w:pPr>
              <w:rPr>
                <w:ins w:id="2773" w:author="Phạm Quang Thịnh" w:date="2019-07-05T19:42:00Z"/>
                <w:lang w:val="vi-VN"/>
              </w:rPr>
            </w:pPr>
            <w:ins w:id="2774" w:author="Phạm Quang Thịnh" w:date="2019-07-05T19:42:00Z">
              <w:r>
                <w:rPr>
                  <w:lang w:val="vi-VN"/>
                </w:rPr>
                <w:t>Không</w:t>
              </w:r>
            </w:ins>
          </w:p>
        </w:tc>
        <w:tc>
          <w:tcPr>
            <w:tcW w:w="4855" w:type="dxa"/>
          </w:tcPr>
          <w:p w14:paraId="2E763BD9" w14:textId="77777777" w:rsidR="00F348CB" w:rsidRDefault="00F348CB" w:rsidP="0030103F">
            <w:pPr>
              <w:rPr>
                <w:ins w:id="2775" w:author="Phạm Quang Thịnh" w:date="2019-07-05T19:42:00Z"/>
                <w:lang w:val="vi-VN"/>
              </w:rPr>
            </w:pPr>
            <w:ins w:id="2776" w:author="Phạm Quang Thịnh" w:date="2019-07-05T19:42:00Z">
              <w:r>
                <w:rPr>
                  <w:lang w:val="vi-VN"/>
                </w:rPr>
                <w:t>Hiển thị mã phiếu báo cáo</w:t>
              </w:r>
            </w:ins>
          </w:p>
        </w:tc>
      </w:tr>
      <w:tr w:rsidR="00F348CB" w:rsidRPr="00D6408C" w14:paraId="24427429" w14:textId="77777777" w:rsidTr="0030103F">
        <w:trPr>
          <w:ins w:id="2777" w:author="Phạm Quang Thịnh" w:date="2019-07-05T19:42:00Z"/>
        </w:trPr>
        <w:tc>
          <w:tcPr>
            <w:tcW w:w="535" w:type="dxa"/>
          </w:tcPr>
          <w:p w14:paraId="7E8641D6" w14:textId="77777777" w:rsidR="00F348CB" w:rsidRDefault="00F348CB" w:rsidP="0030103F">
            <w:pPr>
              <w:rPr>
                <w:ins w:id="2778" w:author="Phạm Quang Thịnh" w:date="2019-07-05T19:42:00Z"/>
                <w:lang w:val="vi-VN"/>
              </w:rPr>
            </w:pPr>
            <w:ins w:id="2779" w:author="Phạm Quang Thịnh" w:date="2019-07-05T19:42:00Z">
              <w:r>
                <w:rPr>
                  <w:lang w:val="vi-VN"/>
                </w:rPr>
                <w:t>2</w:t>
              </w:r>
            </w:ins>
          </w:p>
        </w:tc>
        <w:tc>
          <w:tcPr>
            <w:tcW w:w="1620" w:type="dxa"/>
          </w:tcPr>
          <w:p w14:paraId="7F98A906" w14:textId="77777777" w:rsidR="00F348CB" w:rsidRDefault="00F348CB" w:rsidP="0030103F">
            <w:pPr>
              <w:rPr>
                <w:ins w:id="2780" w:author="Phạm Quang Thịnh" w:date="2019-07-05T19:42:00Z"/>
                <w:lang w:val="vi-VN"/>
              </w:rPr>
            </w:pPr>
            <w:ins w:id="2781" w:author="Phạm Quang Thịnh" w:date="2019-07-05T19:42:00Z">
              <w:r>
                <w:rPr>
                  <w:rFonts w:ascii="Consolas" w:hAnsi="Consolas" w:cs="Consolas"/>
                  <w:color w:val="0000FF"/>
                  <w:sz w:val="19"/>
                  <w:szCs w:val="19"/>
                </w:rPr>
                <w:t>thang</w:t>
              </w:r>
            </w:ins>
          </w:p>
        </w:tc>
        <w:tc>
          <w:tcPr>
            <w:tcW w:w="1170" w:type="dxa"/>
          </w:tcPr>
          <w:p w14:paraId="1E9935CE" w14:textId="77777777" w:rsidR="00F348CB" w:rsidRDefault="00F348CB" w:rsidP="0030103F">
            <w:pPr>
              <w:rPr>
                <w:ins w:id="2782" w:author="Phạm Quang Thịnh" w:date="2019-07-05T19:42:00Z"/>
                <w:lang w:val="vi-VN"/>
              </w:rPr>
            </w:pPr>
            <w:ins w:id="2783" w:author="Phạm Quang Thịnh" w:date="2019-07-05T19:42:00Z">
              <w:r>
                <w:rPr>
                  <w:rFonts w:ascii="Consolas" w:hAnsi="Consolas" w:cs="Consolas"/>
                  <w:color w:val="A31515"/>
                  <w:sz w:val="19"/>
                  <w:szCs w:val="19"/>
                </w:rPr>
                <w:t>TextBlock</w:t>
              </w:r>
            </w:ins>
          </w:p>
        </w:tc>
        <w:tc>
          <w:tcPr>
            <w:tcW w:w="1170" w:type="dxa"/>
          </w:tcPr>
          <w:p w14:paraId="76B1E597" w14:textId="77777777" w:rsidR="00F348CB" w:rsidRDefault="00F348CB" w:rsidP="0030103F">
            <w:pPr>
              <w:rPr>
                <w:ins w:id="2784" w:author="Phạm Quang Thịnh" w:date="2019-07-05T19:42:00Z"/>
                <w:lang w:val="vi-VN"/>
              </w:rPr>
            </w:pPr>
            <w:ins w:id="2785" w:author="Phạm Quang Thịnh" w:date="2019-07-05T19:42:00Z">
              <w:r>
                <w:rPr>
                  <w:lang w:val="vi-VN"/>
                </w:rPr>
                <w:t>Không</w:t>
              </w:r>
            </w:ins>
          </w:p>
        </w:tc>
        <w:tc>
          <w:tcPr>
            <w:tcW w:w="4855" w:type="dxa"/>
          </w:tcPr>
          <w:p w14:paraId="21C1D62E" w14:textId="77777777" w:rsidR="00F348CB" w:rsidRDefault="00F348CB" w:rsidP="0030103F">
            <w:pPr>
              <w:rPr>
                <w:ins w:id="2786" w:author="Phạm Quang Thịnh" w:date="2019-07-05T19:42:00Z"/>
                <w:lang w:val="vi-VN"/>
              </w:rPr>
            </w:pPr>
            <w:ins w:id="2787" w:author="Phạm Quang Thịnh" w:date="2019-07-05T19:42:00Z">
              <w:r>
                <w:rPr>
                  <w:lang w:val="vi-VN"/>
                </w:rPr>
                <w:t>Hiển thị tháng được lập</w:t>
              </w:r>
            </w:ins>
          </w:p>
        </w:tc>
      </w:tr>
      <w:tr w:rsidR="00F348CB" w14:paraId="73B0B0B7" w14:textId="77777777" w:rsidTr="0030103F">
        <w:trPr>
          <w:ins w:id="2788" w:author="Phạm Quang Thịnh" w:date="2019-07-05T19:42:00Z"/>
        </w:trPr>
        <w:tc>
          <w:tcPr>
            <w:tcW w:w="535" w:type="dxa"/>
          </w:tcPr>
          <w:p w14:paraId="246F0D62" w14:textId="77777777" w:rsidR="00F348CB" w:rsidRDefault="00F348CB" w:rsidP="0030103F">
            <w:pPr>
              <w:rPr>
                <w:ins w:id="2789" w:author="Phạm Quang Thịnh" w:date="2019-07-05T19:42:00Z"/>
                <w:lang w:val="vi-VN"/>
              </w:rPr>
            </w:pPr>
            <w:ins w:id="2790" w:author="Phạm Quang Thịnh" w:date="2019-07-05T19:42:00Z">
              <w:r>
                <w:rPr>
                  <w:lang w:val="vi-VN"/>
                </w:rPr>
                <w:t>3</w:t>
              </w:r>
            </w:ins>
          </w:p>
        </w:tc>
        <w:tc>
          <w:tcPr>
            <w:tcW w:w="1620" w:type="dxa"/>
          </w:tcPr>
          <w:p w14:paraId="53611CD3" w14:textId="77777777" w:rsidR="00F348CB" w:rsidRDefault="00F348CB" w:rsidP="0030103F">
            <w:pPr>
              <w:rPr>
                <w:ins w:id="2791" w:author="Phạm Quang Thịnh" w:date="2019-07-05T19:42:00Z"/>
                <w:lang w:val="vi-VN"/>
              </w:rPr>
            </w:pPr>
            <w:ins w:id="2792" w:author="Phạm Quang Thịnh" w:date="2019-07-05T19:42:00Z">
              <w:r>
                <w:rPr>
                  <w:rFonts w:ascii="Consolas" w:hAnsi="Consolas" w:cs="Consolas"/>
                  <w:color w:val="0000FF"/>
                  <w:sz w:val="19"/>
                  <w:szCs w:val="19"/>
                </w:rPr>
                <w:t>tongtientxt</w:t>
              </w:r>
            </w:ins>
          </w:p>
        </w:tc>
        <w:tc>
          <w:tcPr>
            <w:tcW w:w="1170" w:type="dxa"/>
          </w:tcPr>
          <w:p w14:paraId="4F9BBBA5" w14:textId="77777777" w:rsidR="00F348CB" w:rsidRDefault="00F348CB" w:rsidP="0030103F">
            <w:pPr>
              <w:rPr>
                <w:ins w:id="2793" w:author="Phạm Quang Thịnh" w:date="2019-07-05T19:42:00Z"/>
                <w:lang w:val="vi-VN"/>
              </w:rPr>
            </w:pPr>
            <w:ins w:id="2794" w:author="Phạm Quang Thịnh" w:date="2019-07-05T19:42:00Z">
              <w:r>
                <w:rPr>
                  <w:rFonts w:ascii="Consolas" w:hAnsi="Consolas" w:cs="Consolas"/>
                  <w:color w:val="A31515"/>
                  <w:sz w:val="19"/>
                  <w:szCs w:val="19"/>
                </w:rPr>
                <w:t>TextBlock</w:t>
              </w:r>
            </w:ins>
          </w:p>
        </w:tc>
        <w:tc>
          <w:tcPr>
            <w:tcW w:w="1170" w:type="dxa"/>
          </w:tcPr>
          <w:p w14:paraId="247A7F7C" w14:textId="77777777" w:rsidR="00F348CB" w:rsidRDefault="00F348CB" w:rsidP="0030103F">
            <w:pPr>
              <w:rPr>
                <w:ins w:id="2795" w:author="Phạm Quang Thịnh" w:date="2019-07-05T19:42:00Z"/>
                <w:lang w:val="vi-VN"/>
              </w:rPr>
            </w:pPr>
            <w:ins w:id="2796" w:author="Phạm Quang Thịnh" w:date="2019-07-05T19:42:00Z">
              <w:r>
                <w:rPr>
                  <w:lang w:val="vi-VN"/>
                </w:rPr>
                <w:t>Không</w:t>
              </w:r>
            </w:ins>
          </w:p>
        </w:tc>
        <w:tc>
          <w:tcPr>
            <w:tcW w:w="4855" w:type="dxa"/>
          </w:tcPr>
          <w:p w14:paraId="0A798A06" w14:textId="77777777" w:rsidR="00F348CB" w:rsidRDefault="00F348CB" w:rsidP="0030103F">
            <w:pPr>
              <w:rPr>
                <w:ins w:id="2797" w:author="Phạm Quang Thịnh" w:date="2019-07-05T19:42:00Z"/>
                <w:lang w:val="vi-VN"/>
              </w:rPr>
            </w:pPr>
            <w:ins w:id="2798" w:author="Phạm Quang Thịnh" w:date="2019-07-05T19:42:00Z">
              <w:r>
                <w:rPr>
                  <w:lang w:val="vi-VN"/>
                </w:rPr>
                <w:t>Hiển thị tổng tiền</w:t>
              </w:r>
            </w:ins>
          </w:p>
        </w:tc>
      </w:tr>
      <w:tr w:rsidR="00F348CB" w:rsidRPr="00D6408C" w14:paraId="3D00451A" w14:textId="77777777" w:rsidTr="0030103F">
        <w:trPr>
          <w:ins w:id="2799" w:author="Phạm Quang Thịnh" w:date="2019-07-05T19:42:00Z"/>
        </w:trPr>
        <w:tc>
          <w:tcPr>
            <w:tcW w:w="535" w:type="dxa"/>
          </w:tcPr>
          <w:p w14:paraId="5C784095" w14:textId="77777777" w:rsidR="00F348CB" w:rsidRDefault="00F348CB" w:rsidP="0030103F">
            <w:pPr>
              <w:rPr>
                <w:ins w:id="2800" w:author="Phạm Quang Thịnh" w:date="2019-07-05T19:42:00Z"/>
                <w:lang w:val="vi-VN"/>
              </w:rPr>
            </w:pPr>
            <w:ins w:id="2801" w:author="Phạm Quang Thịnh" w:date="2019-07-05T19:42:00Z">
              <w:r>
                <w:rPr>
                  <w:lang w:val="vi-VN"/>
                </w:rPr>
                <w:t>4</w:t>
              </w:r>
            </w:ins>
          </w:p>
        </w:tc>
        <w:tc>
          <w:tcPr>
            <w:tcW w:w="1620" w:type="dxa"/>
          </w:tcPr>
          <w:p w14:paraId="0C5287BF" w14:textId="77777777" w:rsidR="00F348CB" w:rsidRDefault="00F348CB" w:rsidP="0030103F">
            <w:pPr>
              <w:rPr>
                <w:ins w:id="2802" w:author="Phạm Quang Thịnh" w:date="2019-07-05T19:42:00Z"/>
                <w:lang w:val="vi-VN"/>
              </w:rPr>
            </w:pPr>
            <w:ins w:id="2803" w:author="Phạm Quang Thịnh" w:date="2019-07-05T19:42:00Z">
              <w:r>
                <w:rPr>
                  <w:rFonts w:ascii="Consolas" w:hAnsi="Consolas" w:cs="Consolas"/>
                  <w:color w:val="0000FF"/>
                  <w:sz w:val="19"/>
                  <w:szCs w:val="19"/>
                </w:rPr>
                <w:t>ButtonXacNhan</w:t>
              </w:r>
            </w:ins>
          </w:p>
        </w:tc>
        <w:tc>
          <w:tcPr>
            <w:tcW w:w="1170" w:type="dxa"/>
          </w:tcPr>
          <w:p w14:paraId="552E6847" w14:textId="77777777" w:rsidR="00F348CB" w:rsidRDefault="00F348CB" w:rsidP="0030103F">
            <w:pPr>
              <w:rPr>
                <w:ins w:id="2804" w:author="Phạm Quang Thịnh" w:date="2019-07-05T19:42:00Z"/>
                <w:lang w:val="vi-VN"/>
              </w:rPr>
            </w:pPr>
            <w:ins w:id="2805" w:author="Phạm Quang Thịnh" w:date="2019-07-05T19:42:00Z">
              <w:r>
                <w:rPr>
                  <w:rFonts w:ascii="Consolas" w:hAnsi="Consolas" w:cs="Consolas"/>
                  <w:color w:val="A31515"/>
                  <w:sz w:val="19"/>
                  <w:szCs w:val="19"/>
                </w:rPr>
                <w:t>Button</w:t>
              </w:r>
            </w:ins>
          </w:p>
        </w:tc>
        <w:tc>
          <w:tcPr>
            <w:tcW w:w="1170" w:type="dxa"/>
          </w:tcPr>
          <w:p w14:paraId="706346FA" w14:textId="77777777" w:rsidR="00F348CB" w:rsidRDefault="00F348CB" w:rsidP="0030103F">
            <w:pPr>
              <w:rPr>
                <w:ins w:id="2806" w:author="Phạm Quang Thịnh" w:date="2019-07-05T19:42:00Z"/>
                <w:lang w:val="vi-VN"/>
              </w:rPr>
            </w:pPr>
            <w:ins w:id="2807" w:author="Phạm Quang Thịnh" w:date="2019-07-05T19:42:00Z">
              <w:r>
                <w:rPr>
                  <w:lang w:val="vi-VN"/>
                </w:rPr>
                <w:t>Không</w:t>
              </w:r>
            </w:ins>
          </w:p>
        </w:tc>
        <w:tc>
          <w:tcPr>
            <w:tcW w:w="4855" w:type="dxa"/>
          </w:tcPr>
          <w:p w14:paraId="2BA6E732" w14:textId="77777777" w:rsidR="00F348CB" w:rsidRDefault="00F348CB" w:rsidP="0030103F">
            <w:pPr>
              <w:rPr>
                <w:ins w:id="2808" w:author="Phạm Quang Thịnh" w:date="2019-07-05T19:42:00Z"/>
                <w:lang w:val="vi-VN"/>
              </w:rPr>
            </w:pPr>
            <w:ins w:id="2809" w:author="Phạm Quang Thịnh" w:date="2019-07-05T19:42:00Z">
              <w:r>
                <w:rPr>
                  <w:lang w:val="vi-VN"/>
                </w:rPr>
                <w:t>Xác nhận thông tin &amp; lưu phiếu</w:t>
              </w:r>
            </w:ins>
          </w:p>
        </w:tc>
      </w:tr>
      <w:tr w:rsidR="00F348CB" w:rsidRPr="00D6408C" w14:paraId="691467AA" w14:textId="77777777" w:rsidTr="0030103F">
        <w:trPr>
          <w:ins w:id="2810" w:author="Phạm Quang Thịnh" w:date="2019-07-05T19:42:00Z"/>
        </w:trPr>
        <w:tc>
          <w:tcPr>
            <w:tcW w:w="535" w:type="dxa"/>
          </w:tcPr>
          <w:p w14:paraId="4E67CB6A" w14:textId="77777777" w:rsidR="00F348CB" w:rsidRDefault="00F348CB" w:rsidP="0030103F">
            <w:pPr>
              <w:rPr>
                <w:ins w:id="2811" w:author="Phạm Quang Thịnh" w:date="2019-07-05T19:42:00Z"/>
                <w:lang w:val="vi-VN"/>
              </w:rPr>
            </w:pPr>
            <w:ins w:id="2812" w:author="Phạm Quang Thịnh" w:date="2019-07-05T19:42:00Z">
              <w:r>
                <w:rPr>
                  <w:lang w:val="vi-VN"/>
                </w:rPr>
                <w:t>5</w:t>
              </w:r>
            </w:ins>
          </w:p>
        </w:tc>
        <w:tc>
          <w:tcPr>
            <w:tcW w:w="1620" w:type="dxa"/>
          </w:tcPr>
          <w:p w14:paraId="7EF37A98" w14:textId="77777777" w:rsidR="00F348CB" w:rsidRDefault="00F348CB" w:rsidP="0030103F">
            <w:pPr>
              <w:rPr>
                <w:ins w:id="2813" w:author="Phạm Quang Thịnh" w:date="2019-07-05T19:42:00Z"/>
                <w:lang w:val="vi-VN"/>
              </w:rPr>
            </w:pPr>
            <w:ins w:id="2814" w:author="Phạm Quang Thịnh" w:date="2019-07-05T19:42:00Z">
              <w:r>
                <w:rPr>
                  <w:rFonts w:ascii="Consolas" w:hAnsi="Consolas" w:cs="Consolas"/>
                  <w:color w:val="0000FF"/>
                  <w:sz w:val="19"/>
                  <w:szCs w:val="19"/>
                </w:rPr>
                <w:t>txtKeyword</w:t>
              </w:r>
            </w:ins>
          </w:p>
        </w:tc>
        <w:tc>
          <w:tcPr>
            <w:tcW w:w="1170" w:type="dxa"/>
          </w:tcPr>
          <w:p w14:paraId="5DB3184C" w14:textId="77777777" w:rsidR="00F348CB" w:rsidRDefault="00F348CB" w:rsidP="0030103F">
            <w:pPr>
              <w:rPr>
                <w:ins w:id="2815" w:author="Phạm Quang Thịnh" w:date="2019-07-05T19:42:00Z"/>
                <w:lang w:val="vi-VN"/>
              </w:rPr>
            </w:pPr>
            <w:ins w:id="2816" w:author="Phạm Quang Thịnh" w:date="2019-07-05T19:42:00Z">
              <w:r>
                <w:rPr>
                  <w:rFonts w:ascii="Consolas" w:hAnsi="Consolas" w:cs="Consolas"/>
                  <w:color w:val="A31515"/>
                  <w:sz w:val="19"/>
                  <w:szCs w:val="19"/>
                </w:rPr>
                <w:t>TextBox</w:t>
              </w:r>
            </w:ins>
          </w:p>
        </w:tc>
        <w:tc>
          <w:tcPr>
            <w:tcW w:w="1170" w:type="dxa"/>
          </w:tcPr>
          <w:p w14:paraId="3AB7F7D9" w14:textId="77777777" w:rsidR="00F348CB" w:rsidRDefault="00F348CB" w:rsidP="0030103F">
            <w:pPr>
              <w:rPr>
                <w:ins w:id="2817" w:author="Phạm Quang Thịnh" w:date="2019-07-05T19:42:00Z"/>
                <w:lang w:val="vi-VN"/>
              </w:rPr>
            </w:pPr>
            <w:ins w:id="2818" w:author="Phạm Quang Thịnh" w:date="2019-07-05T19:42:00Z">
              <w:r>
                <w:rPr>
                  <w:lang w:val="vi-VN"/>
                </w:rPr>
                <w:t>Không</w:t>
              </w:r>
            </w:ins>
          </w:p>
        </w:tc>
        <w:tc>
          <w:tcPr>
            <w:tcW w:w="4855" w:type="dxa"/>
          </w:tcPr>
          <w:p w14:paraId="3EAC0A50" w14:textId="77777777" w:rsidR="00F348CB" w:rsidRDefault="00F348CB" w:rsidP="0030103F">
            <w:pPr>
              <w:rPr>
                <w:ins w:id="2819" w:author="Phạm Quang Thịnh" w:date="2019-07-05T19:42:00Z"/>
                <w:lang w:val="vi-VN"/>
              </w:rPr>
            </w:pPr>
            <w:ins w:id="2820" w:author="Phạm Quang Thịnh" w:date="2019-07-05T19:42:00Z">
              <w:r>
                <w:rPr>
                  <w:lang w:val="vi-VN"/>
                </w:rPr>
                <w:t>Nhập từ khóa tìm kiếm</w:t>
              </w:r>
            </w:ins>
          </w:p>
        </w:tc>
      </w:tr>
      <w:tr w:rsidR="00F348CB" w:rsidRPr="00D6408C" w14:paraId="606CE347" w14:textId="77777777" w:rsidTr="0030103F">
        <w:trPr>
          <w:ins w:id="2821" w:author="Phạm Quang Thịnh" w:date="2019-07-05T19:42:00Z"/>
        </w:trPr>
        <w:tc>
          <w:tcPr>
            <w:tcW w:w="535" w:type="dxa"/>
          </w:tcPr>
          <w:p w14:paraId="4ED9E556" w14:textId="77777777" w:rsidR="00F348CB" w:rsidRDefault="00F348CB" w:rsidP="0030103F">
            <w:pPr>
              <w:rPr>
                <w:ins w:id="2822" w:author="Phạm Quang Thịnh" w:date="2019-07-05T19:42:00Z"/>
                <w:lang w:val="vi-VN"/>
              </w:rPr>
            </w:pPr>
            <w:ins w:id="2823" w:author="Phạm Quang Thịnh" w:date="2019-07-05T19:42:00Z">
              <w:r>
                <w:rPr>
                  <w:lang w:val="vi-VN"/>
                </w:rPr>
                <w:t>6</w:t>
              </w:r>
            </w:ins>
          </w:p>
        </w:tc>
        <w:tc>
          <w:tcPr>
            <w:tcW w:w="1620" w:type="dxa"/>
          </w:tcPr>
          <w:p w14:paraId="183FE265" w14:textId="77777777" w:rsidR="00F348CB" w:rsidRDefault="00F348CB" w:rsidP="0030103F">
            <w:pPr>
              <w:rPr>
                <w:ins w:id="2824" w:author="Phạm Quang Thịnh" w:date="2019-07-05T19:42:00Z"/>
                <w:lang w:val="vi-VN"/>
              </w:rPr>
            </w:pPr>
            <w:ins w:id="2825" w:author="Phạm Quang Thịnh" w:date="2019-07-05T19:42:00Z">
              <w:r>
                <w:rPr>
                  <w:rFonts w:ascii="Consolas" w:hAnsi="Consolas" w:cs="Consolas"/>
                  <w:color w:val="0000FF"/>
                  <w:sz w:val="19"/>
                  <w:szCs w:val="19"/>
                </w:rPr>
                <w:t>Search</w:t>
              </w:r>
            </w:ins>
          </w:p>
        </w:tc>
        <w:tc>
          <w:tcPr>
            <w:tcW w:w="1170" w:type="dxa"/>
          </w:tcPr>
          <w:p w14:paraId="65DD0179" w14:textId="77777777" w:rsidR="00F348CB" w:rsidRDefault="00F348CB" w:rsidP="0030103F">
            <w:pPr>
              <w:rPr>
                <w:ins w:id="2826" w:author="Phạm Quang Thịnh" w:date="2019-07-05T19:42:00Z"/>
                <w:lang w:val="vi-VN"/>
              </w:rPr>
            </w:pPr>
            <w:ins w:id="2827" w:author="Phạm Quang Thịnh" w:date="2019-07-05T19:42:00Z">
              <w:r>
                <w:rPr>
                  <w:rFonts w:ascii="Consolas" w:hAnsi="Consolas" w:cs="Consolas"/>
                  <w:color w:val="A31515"/>
                  <w:sz w:val="19"/>
                  <w:szCs w:val="19"/>
                </w:rPr>
                <w:t>Button</w:t>
              </w:r>
            </w:ins>
          </w:p>
        </w:tc>
        <w:tc>
          <w:tcPr>
            <w:tcW w:w="1170" w:type="dxa"/>
          </w:tcPr>
          <w:p w14:paraId="6A8E756B" w14:textId="77777777" w:rsidR="00F348CB" w:rsidRDefault="00F348CB" w:rsidP="0030103F">
            <w:pPr>
              <w:rPr>
                <w:ins w:id="2828" w:author="Phạm Quang Thịnh" w:date="2019-07-05T19:42:00Z"/>
                <w:lang w:val="vi-VN"/>
              </w:rPr>
            </w:pPr>
            <w:ins w:id="2829" w:author="Phạm Quang Thịnh" w:date="2019-07-05T19:42:00Z">
              <w:r>
                <w:rPr>
                  <w:lang w:val="vi-VN"/>
                </w:rPr>
                <w:t>Không</w:t>
              </w:r>
            </w:ins>
          </w:p>
        </w:tc>
        <w:tc>
          <w:tcPr>
            <w:tcW w:w="4855" w:type="dxa"/>
          </w:tcPr>
          <w:p w14:paraId="763B6A60" w14:textId="77777777" w:rsidR="00F348CB" w:rsidRDefault="00F348CB" w:rsidP="0030103F">
            <w:pPr>
              <w:rPr>
                <w:ins w:id="2830" w:author="Phạm Quang Thịnh" w:date="2019-07-05T19:42:00Z"/>
                <w:lang w:val="vi-VN"/>
              </w:rPr>
            </w:pPr>
            <w:ins w:id="2831" w:author="Phạm Quang Thịnh" w:date="2019-07-05T19:42:00Z">
              <w:r>
                <w:rPr>
                  <w:lang w:val="vi-VN"/>
                </w:rPr>
                <w:t>Tìm kiếm theo từ khóa đã chọn</w:t>
              </w:r>
            </w:ins>
          </w:p>
        </w:tc>
      </w:tr>
      <w:tr w:rsidR="00F348CB" w:rsidRPr="00D6408C" w14:paraId="426DE666" w14:textId="77777777" w:rsidTr="0030103F">
        <w:trPr>
          <w:ins w:id="2832" w:author="Phạm Quang Thịnh" w:date="2019-07-05T19:42:00Z"/>
        </w:trPr>
        <w:tc>
          <w:tcPr>
            <w:tcW w:w="535" w:type="dxa"/>
          </w:tcPr>
          <w:p w14:paraId="4C58051E" w14:textId="77777777" w:rsidR="00F348CB" w:rsidRDefault="00F348CB" w:rsidP="0030103F">
            <w:pPr>
              <w:rPr>
                <w:ins w:id="2833" w:author="Phạm Quang Thịnh" w:date="2019-07-05T19:42:00Z"/>
                <w:lang w:val="vi-VN"/>
              </w:rPr>
            </w:pPr>
            <w:ins w:id="2834" w:author="Phạm Quang Thịnh" w:date="2019-07-05T19:42:00Z">
              <w:r>
                <w:rPr>
                  <w:lang w:val="vi-VN"/>
                </w:rPr>
                <w:t>7</w:t>
              </w:r>
            </w:ins>
          </w:p>
        </w:tc>
        <w:tc>
          <w:tcPr>
            <w:tcW w:w="1620" w:type="dxa"/>
          </w:tcPr>
          <w:p w14:paraId="67C92012" w14:textId="77777777" w:rsidR="00F348CB" w:rsidRDefault="00F348CB" w:rsidP="0030103F">
            <w:pPr>
              <w:rPr>
                <w:ins w:id="2835" w:author="Phạm Quang Thịnh" w:date="2019-07-05T19:42:00Z"/>
                <w:rFonts w:ascii="Consolas" w:hAnsi="Consolas" w:cs="Consolas"/>
                <w:color w:val="0000FF"/>
                <w:sz w:val="19"/>
                <w:szCs w:val="19"/>
              </w:rPr>
            </w:pPr>
            <w:ins w:id="2836" w:author="Phạm Quang Thịnh" w:date="2019-07-05T19:42:00Z">
              <w:r>
                <w:rPr>
                  <w:rFonts w:ascii="Consolas" w:hAnsi="Consolas" w:cs="Consolas"/>
                  <w:color w:val="0000FF"/>
                  <w:sz w:val="19"/>
                  <w:szCs w:val="19"/>
                </w:rPr>
                <w:t>dsDL</w:t>
              </w:r>
            </w:ins>
          </w:p>
        </w:tc>
        <w:tc>
          <w:tcPr>
            <w:tcW w:w="1170" w:type="dxa"/>
          </w:tcPr>
          <w:p w14:paraId="29E03A04" w14:textId="77777777" w:rsidR="00F348CB" w:rsidRDefault="00F348CB" w:rsidP="0030103F">
            <w:pPr>
              <w:rPr>
                <w:ins w:id="2837" w:author="Phạm Quang Thịnh" w:date="2019-07-05T19:42:00Z"/>
                <w:rFonts w:ascii="Consolas" w:hAnsi="Consolas" w:cs="Consolas"/>
                <w:color w:val="A31515"/>
                <w:sz w:val="19"/>
                <w:szCs w:val="19"/>
              </w:rPr>
            </w:pPr>
            <w:ins w:id="2838" w:author="Phạm Quang Thịnh" w:date="2019-07-05T19:42:00Z">
              <w:r>
                <w:rPr>
                  <w:rFonts w:ascii="Consolas" w:hAnsi="Consolas" w:cs="Consolas"/>
                  <w:color w:val="A31515"/>
                  <w:sz w:val="19"/>
                  <w:szCs w:val="19"/>
                </w:rPr>
                <w:t>ListView</w:t>
              </w:r>
            </w:ins>
          </w:p>
        </w:tc>
        <w:tc>
          <w:tcPr>
            <w:tcW w:w="1170" w:type="dxa"/>
          </w:tcPr>
          <w:p w14:paraId="1A1E7F60" w14:textId="77777777" w:rsidR="00F348CB" w:rsidRDefault="00F348CB" w:rsidP="0030103F">
            <w:pPr>
              <w:rPr>
                <w:ins w:id="2839" w:author="Phạm Quang Thịnh" w:date="2019-07-05T19:42:00Z"/>
                <w:lang w:val="vi-VN"/>
              </w:rPr>
            </w:pPr>
            <w:ins w:id="2840" w:author="Phạm Quang Thịnh" w:date="2019-07-05T19:42:00Z">
              <w:r>
                <w:rPr>
                  <w:lang w:val="vi-VN"/>
                </w:rPr>
                <w:t>Không</w:t>
              </w:r>
            </w:ins>
          </w:p>
        </w:tc>
        <w:tc>
          <w:tcPr>
            <w:tcW w:w="4855" w:type="dxa"/>
          </w:tcPr>
          <w:p w14:paraId="1F094A23" w14:textId="77777777" w:rsidR="00F348CB" w:rsidRDefault="00F348CB" w:rsidP="0030103F">
            <w:pPr>
              <w:rPr>
                <w:ins w:id="2841" w:author="Phạm Quang Thịnh" w:date="2019-07-05T19:42:00Z"/>
                <w:lang w:val="vi-VN"/>
              </w:rPr>
            </w:pPr>
            <w:ins w:id="2842" w:author="Phạm Quang Thịnh" w:date="2019-07-05T19:42:00Z">
              <w:r>
                <w:rPr>
                  <w:lang w:val="vi-VN"/>
                </w:rPr>
                <w:t>Hiển thị danh sách đại lý</w:t>
              </w:r>
            </w:ins>
          </w:p>
        </w:tc>
      </w:tr>
      <w:tr w:rsidR="00F348CB" w14:paraId="031BF691" w14:textId="77777777" w:rsidTr="0030103F">
        <w:trPr>
          <w:ins w:id="2843" w:author="Phạm Quang Thịnh" w:date="2019-07-05T19:42:00Z"/>
        </w:trPr>
        <w:tc>
          <w:tcPr>
            <w:tcW w:w="535" w:type="dxa"/>
          </w:tcPr>
          <w:p w14:paraId="0D2CAE0D" w14:textId="77777777" w:rsidR="00F348CB" w:rsidRDefault="00F348CB" w:rsidP="0030103F">
            <w:pPr>
              <w:rPr>
                <w:ins w:id="2844" w:author="Phạm Quang Thịnh" w:date="2019-07-05T19:42:00Z"/>
                <w:lang w:val="vi-VN"/>
              </w:rPr>
            </w:pPr>
            <w:ins w:id="2845" w:author="Phạm Quang Thịnh" w:date="2019-07-05T19:42:00Z">
              <w:r>
                <w:rPr>
                  <w:lang w:val="vi-VN"/>
                </w:rPr>
                <w:t>8</w:t>
              </w:r>
            </w:ins>
          </w:p>
        </w:tc>
        <w:tc>
          <w:tcPr>
            <w:tcW w:w="1620" w:type="dxa"/>
          </w:tcPr>
          <w:p w14:paraId="061DD7C8" w14:textId="77777777" w:rsidR="00F348CB" w:rsidRPr="006E51FB" w:rsidRDefault="00F348CB" w:rsidP="0030103F">
            <w:pPr>
              <w:rPr>
                <w:ins w:id="2846" w:author="Phạm Quang Thịnh" w:date="2019-07-05T19:42:00Z"/>
                <w:rFonts w:ascii="Consolas" w:hAnsi="Consolas" w:cs="Consolas"/>
                <w:b/>
                <w:bCs/>
                <w:color w:val="0000FF"/>
                <w:sz w:val="19"/>
                <w:szCs w:val="19"/>
              </w:rPr>
            </w:pPr>
            <w:ins w:id="2847" w:author="Phạm Quang Thịnh" w:date="2019-07-05T19:42:00Z">
              <w:r>
                <w:rPr>
                  <w:rFonts w:ascii="Consolas" w:hAnsi="Consolas" w:cs="Consolas"/>
                  <w:color w:val="0000FF"/>
                  <w:sz w:val="19"/>
                  <w:szCs w:val="19"/>
                </w:rPr>
                <w:t>Exit</w:t>
              </w:r>
            </w:ins>
          </w:p>
        </w:tc>
        <w:tc>
          <w:tcPr>
            <w:tcW w:w="1170" w:type="dxa"/>
          </w:tcPr>
          <w:p w14:paraId="41EBC9D4" w14:textId="77777777" w:rsidR="00F348CB" w:rsidRPr="006E51FB" w:rsidRDefault="00F348CB" w:rsidP="0030103F">
            <w:pPr>
              <w:rPr>
                <w:ins w:id="2848" w:author="Phạm Quang Thịnh" w:date="2019-07-05T19:42:00Z"/>
                <w:rFonts w:ascii="Consolas" w:hAnsi="Consolas" w:cs="Consolas"/>
                <w:b/>
                <w:bCs/>
                <w:color w:val="A31515"/>
                <w:sz w:val="19"/>
                <w:szCs w:val="19"/>
              </w:rPr>
            </w:pPr>
            <w:ins w:id="2849" w:author="Phạm Quang Thịnh" w:date="2019-07-05T19:42:00Z">
              <w:r>
                <w:rPr>
                  <w:rFonts w:ascii="Consolas" w:hAnsi="Consolas" w:cs="Consolas"/>
                  <w:color w:val="A31515"/>
                  <w:sz w:val="19"/>
                  <w:szCs w:val="19"/>
                </w:rPr>
                <w:t>Button</w:t>
              </w:r>
            </w:ins>
          </w:p>
        </w:tc>
        <w:tc>
          <w:tcPr>
            <w:tcW w:w="1170" w:type="dxa"/>
          </w:tcPr>
          <w:p w14:paraId="0DAAB05F" w14:textId="77777777" w:rsidR="00F348CB" w:rsidRPr="006E51FB" w:rsidRDefault="00F348CB" w:rsidP="0030103F">
            <w:pPr>
              <w:rPr>
                <w:ins w:id="2850" w:author="Phạm Quang Thịnh" w:date="2019-07-05T19:42:00Z"/>
                <w:b/>
                <w:bCs/>
                <w:lang w:val="vi-VN"/>
              </w:rPr>
            </w:pPr>
            <w:ins w:id="2851" w:author="Phạm Quang Thịnh" w:date="2019-07-05T19:42:00Z">
              <w:r>
                <w:rPr>
                  <w:lang w:val="vi-VN"/>
                </w:rPr>
                <w:t>Không</w:t>
              </w:r>
            </w:ins>
          </w:p>
        </w:tc>
        <w:tc>
          <w:tcPr>
            <w:tcW w:w="4855" w:type="dxa"/>
          </w:tcPr>
          <w:p w14:paraId="683CE4A2" w14:textId="77777777" w:rsidR="00F348CB" w:rsidRPr="006E51FB" w:rsidRDefault="00F348CB" w:rsidP="0030103F">
            <w:pPr>
              <w:rPr>
                <w:ins w:id="2852" w:author="Phạm Quang Thịnh" w:date="2019-07-05T19:42:00Z"/>
                <w:b/>
                <w:bCs/>
                <w:lang w:val="vi-VN"/>
              </w:rPr>
            </w:pPr>
            <w:ins w:id="2853" w:author="Phạm Quang Thịnh" w:date="2019-07-05T19:42:00Z">
              <w:r>
                <w:rPr>
                  <w:lang w:val="vi-VN"/>
                </w:rPr>
                <w:t>Thoát giao diện</w:t>
              </w:r>
            </w:ins>
          </w:p>
        </w:tc>
      </w:tr>
    </w:tbl>
    <w:p w14:paraId="440D9A64" w14:textId="5DEC1E74" w:rsidR="00F348CB" w:rsidRDefault="00F348CB" w:rsidP="00F348CB">
      <w:pPr>
        <w:rPr>
          <w:ins w:id="2854" w:author="Phạm Quang Thịnh" w:date="2019-07-05T19:43:00Z"/>
          <w:lang w:val="vi-VN"/>
        </w:rPr>
      </w:pPr>
    </w:p>
    <w:p w14:paraId="465932D7" w14:textId="67002EC1" w:rsidR="00FB539C" w:rsidRDefault="00FB539C" w:rsidP="00F348CB">
      <w:pPr>
        <w:rPr>
          <w:ins w:id="2855" w:author="Phạm Quang Thịnh" w:date="2019-07-05T19:43:00Z"/>
          <w:lang w:val="vi-VN"/>
        </w:rPr>
      </w:pPr>
    </w:p>
    <w:p w14:paraId="0D0E9B5A" w14:textId="046A7B21" w:rsidR="00FB539C" w:rsidRDefault="00FB539C" w:rsidP="00F348CB">
      <w:pPr>
        <w:rPr>
          <w:ins w:id="2856" w:author="Phạm Quang Thịnh" w:date="2019-07-05T19:43:00Z"/>
          <w:lang w:val="vi-VN"/>
        </w:rPr>
      </w:pPr>
    </w:p>
    <w:p w14:paraId="040253A5" w14:textId="684F8C53" w:rsidR="00FB539C" w:rsidRDefault="00FB539C" w:rsidP="00F348CB">
      <w:pPr>
        <w:rPr>
          <w:ins w:id="2857" w:author="Phạm Quang Thịnh" w:date="2019-07-05T19:43:00Z"/>
          <w:lang w:val="vi-VN"/>
        </w:rPr>
      </w:pPr>
    </w:p>
    <w:p w14:paraId="4EC72C82" w14:textId="4A0367B2" w:rsidR="00FB539C" w:rsidRDefault="00FB539C" w:rsidP="00F348CB">
      <w:pPr>
        <w:rPr>
          <w:ins w:id="2858" w:author="Phạm Quang Thịnh" w:date="2019-07-05T19:43:00Z"/>
          <w:lang w:val="vi-VN"/>
        </w:rPr>
      </w:pPr>
    </w:p>
    <w:p w14:paraId="7FADE3CA" w14:textId="4D08AB34" w:rsidR="00FB539C" w:rsidRDefault="00FB539C" w:rsidP="00F348CB">
      <w:pPr>
        <w:rPr>
          <w:ins w:id="2859" w:author="Phạm Quang Thịnh" w:date="2019-07-05T19:43:00Z"/>
          <w:lang w:val="vi-VN"/>
        </w:rPr>
      </w:pPr>
    </w:p>
    <w:p w14:paraId="609CB63E" w14:textId="770845E2" w:rsidR="00FB539C" w:rsidRDefault="00FB539C" w:rsidP="00F348CB">
      <w:pPr>
        <w:rPr>
          <w:ins w:id="2860" w:author="Phạm Quang Thịnh" w:date="2019-07-05T19:43:00Z"/>
          <w:lang w:val="vi-VN"/>
        </w:rPr>
      </w:pPr>
    </w:p>
    <w:p w14:paraId="46DBC8D1" w14:textId="28DAA2EF" w:rsidR="00FB539C" w:rsidRDefault="00FB539C" w:rsidP="00FB539C">
      <w:pPr>
        <w:pStyle w:val="u5"/>
        <w:ind w:left="2160"/>
        <w:rPr>
          <w:ins w:id="2861" w:author="Phạm Quang Thịnh" w:date="2019-07-05T19:43:00Z"/>
        </w:rPr>
      </w:pPr>
      <w:ins w:id="2862" w:author="Phạm Quang Thịnh" w:date="2019-07-05T19:43:00Z">
        <w:r>
          <w:lastRenderedPageBreak/>
          <w:t>Báo cáo công nợ</w:t>
        </w:r>
      </w:ins>
    </w:p>
    <w:p w14:paraId="66A97B4C" w14:textId="77777777" w:rsidR="00663003" w:rsidRPr="00663003" w:rsidRDefault="00663003">
      <w:pPr>
        <w:rPr>
          <w:ins w:id="2863" w:author="Phạm Quang Thịnh" w:date="2019-07-05T19:41:00Z"/>
          <w:rPrChange w:id="2864" w:author="Phạm Quang Thịnh" w:date="2019-07-05T19:43:00Z">
            <w:rPr>
              <w:ins w:id="2865" w:author="Phạm Quang Thịnh" w:date="2019-07-05T19:41:00Z"/>
              <w:lang w:val="vi-VN"/>
            </w:rPr>
          </w:rPrChange>
        </w:rPr>
        <w:pPrChange w:id="2866" w:author="Phạm Quang Thịnh" w:date="2019-07-05T19:43:00Z">
          <w:pPr>
            <w:pStyle w:val="u5"/>
            <w:ind w:left="2160"/>
          </w:pPr>
        </w:pPrChange>
      </w:pPr>
    </w:p>
    <w:p w14:paraId="346F7594" w14:textId="426EF8BB" w:rsidR="00FB539C" w:rsidRDefault="00FB539C" w:rsidP="00FB539C">
      <w:pPr>
        <w:jc w:val="center"/>
        <w:rPr>
          <w:ins w:id="2867" w:author="Phạm Quang Thịnh" w:date="2019-07-05T19:43:00Z"/>
          <w:lang w:val="vi-VN"/>
        </w:rPr>
      </w:pPr>
      <w:ins w:id="2868" w:author="Phạm Quang Thịnh" w:date="2019-07-05T19:43:00Z">
        <w:r>
          <w:rPr>
            <w:noProof/>
            <w:lang w:val="vi-VN"/>
          </w:rPr>
          <w:drawing>
            <wp:inline distT="0" distB="0" distL="0" distR="0" wp14:anchorId="1E93CF8F" wp14:editId="61C357B9">
              <wp:extent cx="5831893" cy="349567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37105" cy="3498799"/>
                      </a:xfrm>
                      <a:prstGeom prst="rect">
                        <a:avLst/>
                      </a:prstGeom>
                      <a:noFill/>
                      <a:ln>
                        <a:noFill/>
                      </a:ln>
                    </pic:spPr>
                  </pic:pic>
                </a:graphicData>
              </a:graphic>
            </wp:inline>
          </w:drawing>
        </w:r>
      </w:ins>
    </w:p>
    <w:tbl>
      <w:tblPr>
        <w:tblStyle w:val="LiBang"/>
        <w:tblW w:w="9715" w:type="dxa"/>
        <w:tblLook w:val="04A0" w:firstRow="1" w:lastRow="0" w:firstColumn="1" w:lastColumn="0" w:noHBand="0" w:noVBand="1"/>
      </w:tblPr>
      <w:tblGrid>
        <w:gridCol w:w="532"/>
        <w:gridCol w:w="1710"/>
        <w:gridCol w:w="1366"/>
        <w:gridCol w:w="1697"/>
        <w:gridCol w:w="4410"/>
      </w:tblGrid>
      <w:tr w:rsidR="00FB539C" w14:paraId="6B9039B3" w14:textId="77777777" w:rsidTr="0030103F">
        <w:trPr>
          <w:ins w:id="2869" w:author="Phạm Quang Thịnh" w:date="2019-07-05T19:43:00Z"/>
        </w:trPr>
        <w:tc>
          <w:tcPr>
            <w:tcW w:w="532" w:type="dxa"/>
          </w:tcPr>
          <w:p w14:paraId="21A64685" w14:textId="77777777" w:rsidR="00FB539C" w:rsidRDefault="00FB539C" w:rsidP="0030103F">
            <w:pPr>
              <w:tabs>
                <w:tab w:val="left" w:pos="5304"/>
              </w:tabs>
              <w:rPr>
                <w:ins w:id="2870" w:author="Phạm Quang Thịnh" w:date="2019-07-05T19:43:00Z"/>
                <w:lang w:val="vi-VN"/>
              </w:rPr>
            </w:pPr>
            <w:ins w:id="2871" w:author="Phạm Quang Thịnh" w:date="2019-07-05T19:43:00Z">
              <w:r>
                <w:rPr>
                  <w:lang w:val="vi-VN"/>
                </w:rPr>
                <w:t>STT</w:t>
              </w:r>
            </w:ins>
          </w:p>
        </w:tc>
        <w:tc>
          <w:tcPr>
            <w:tcW w:w="1710" w:type="dxa"/>
          </w:tcPr>
          <w:p w14:paraId="02EC0E86" w14:textId="77777777" w:rsidR="00FB539C" w:rsidRDefault="00FB539C" w:rsidP="0030103F">
            <w:pPr>
              <w:tabs>
                <w:tab w:val="left" w:pos="5304"/>
              </w:tabs>
              <w:rPr>
                <w:ins w:id="2872" w:author="Phạm Quang Thịnh" w:date="2019-07-05T19:43:00Z"/>
                <w:lang w:val="vi-VN"/>
              </w:rPr>
            </w:pPr>
            <w:ins w:id="2873" w:author="Phạm Quang Thịnh" w:date="2019-07-05T19:43:00Z">
              <w:r>
                <w:rPr>
                  <w:lang w:val="vi-VN"/>
                </w:rPr>
                <w:t xml:space="preserve">Tên </w:t>
              </w:r>
            </w:ins>
          </w:p>
        </w:tc>
        <w:tc>
          <w:tcPr>
            <w:tcW w:w="1366" w:type="dxa"/>
          </w:tcPr>
          <w:p w14:paraId="34F5E99F" w14:textId="77777777" w:rsidR="00FB539C" w:rsidRDefault="00FB539C" w:rsidP="0030103F">
            <w:pPr>
              <w:tabs>
                <w:tab w:val="left" w:pos="5304"/>
              </w:tabs>
              <w:rPr>
                <w:ins w:id="2874" w:author="Phạm Quang Thịnh" w:date="2019-07-05T19:43:00Z"/>
                <w:lang w:val="vi-VN"/>
              </w:rPr>
            </w:pPr>
            <w:ins w:id="2875" w:author="Phạm Quang Thịnh" w:date="2019-07-05T19:43:00Z">
              <w:r>
                <w:rPr>
                  <w:lang w:val="vi-VN"/>
                </w:rPr>
                <w:t>Kiểu</w:t>
              </w:r>
            </w:ins>
          </w:p>
        </w:tc>
        <w:tc>
          <w:tcPr>
            <w:tcW w:w="1697" w:type="dxa"/>
          </w:tcPr>
          <w:p w14:paraId="5910426B" w14:textId="77777777" w:rsidR="00FB539C" w:rsidRDefault="00FB539C" w:rsidP="0030103F">
            <w:pPr>
              <w:tabs>
                <w:tab w:val="left" w:pos="5304"/>
              </w:tabs>
              <w:rPr>
                <w:ins w:id="2876" w:author="Phạm Quang Thịnh" w:date="2019-07-05T19:43:00Z"/>
                <w:lang w:val="vi-VN"/>
              </w:rPr>
            </w:pPr>
            <w:ins w:id="2877" w:author="Phạm Quang Thịnh" w:date="2019-07-05T19:43:00Z">
              <w:r>
                <w:rPr>
                  <w:lang w:val="vi-VN"/>
                </w:rPr>
                <w:t>Ràng buộc</w:t>
              </w:r>
            </w:ins>
          </w:p>
        </w:tc>
        <w:tc>
          <w:tcPr>
            <w:tcW w:w="4410" w:type="dxa"/>
          </w:tcPr>
          <w:p w14:paraId="5FD0E28E" w14:textId="77777777" w:rsidR="00FB539C" w:rsidRDefault="00FB539C" w:rsidP="0030103F">
            <w:pPr>
              <w:tabs>
                <w:tab w:val="left" w:pos="5304"/>
              </w:tabs>
              <w:rPr>
                <w:ins w:id="2878" w:author="Phạm Quang Thịnh" w:date="2019-07-05T19:43:00Z"/>
                <w:lang w:val="vi-VN"/>
              </w:rPr>
            </w:pPr>
            <w:ins w:id="2879" w:author="Phạm Quang Thịnh" w:date="2019-07-05T19:43:00Z">
              <w:r>
                <w:rPr>
                  <w:lang w:val="vi-VN"/>
                </w:rPr>
                <w:t>Chức năng</w:t>
              </w:r>
            </w:ins>
          </w:p>
        </w:tc>
      </w:tr>
      <w:tr w:rsidR="00FB539C" w:rsidRPr="00D6408C" w14:paraId="1095F9B6" w14:textId="77777777" w:rsidTr="0030103F">
        <w:trPr>
          <w:ins w:id="2880" w:author="Phạm Quang Thịnh" w:date="2019-07-05T19:43:00Z"/>
        </w:trPr>
        <w:tc>
          <w:tcPr>
            <w:tcW w:w="532" w:type="dxa"/>
          </w:tcPr>
          <w:p w14:paraId="1702793F" w14:textId="77777777" w:rsidR="00FB539C" w:rsidRDefault="00FB539C" w:rsidP="0030103F">
            <w:pPr>
              <w:tabs>
                <w:tab w:val="left" w:pos="5304"/>
              </w:tabs>
              <w:rPr>
                <w:ins w:id="2881" w:author="Phạm Quang Thịnh" w:date="2019-07-05T19:43:00Z"/>
                <w:lang w:val="vi-VN"/>
              </w:rPr>
            </w:pPr>
            <w:ins w:id="2882" w:author="Phạm Quang Thịnh" w:date="2019-07-05T19:43:00Z">
              <w:r>
                <w:rPr>
                  <w:lang w:val="vi-VN"/>
                </w:rPr>
                <w:t>1</w:t>
              </w:r>
            </w:ins>
          </w:p>
        </w:tc>
        <w:tc>
          <w:tcPr>
            <w:tcW w:w="1710" w:type="dxa"/>
          </w:tcPr>
          <w:p w14:paraId="54F22B0B" w14:textId="77777777" w:rsidR="00FB539C" w:rsidRDefault="00FB539C" w:rsidP="0030103F">
            <w:pPr>
              <w:tabs>
                <w:tab w:val="left" w:pos="5304"/>
              </w:tabs>
              <w:rPr>
                <w:ins w:id="2883" w:author="Phạm Quang Thịnh" w:date="2019-07-05T19:43:00Z"/>
                <w:lang w:val="vi-VN"/>
              </w:rPr>
            </w:pPr>
            <w:ins w:id="2884" w:author="Phạm Quang Thịnh" w:date="2019-07-05T19:43:00Z">
              <w:r>
                <w:rPr>
                  <w:rFonts w:ascii="Consolas" w:hAnsi="Consolas" w:cs="Consolas"/>
                  <w:color w:val="0000FF"/>
                  <w:sz w:val="19"/>
                  <w:szCs w:val="19"/>
                </w:rPr>
                <w:t>Matxt</w:t>
              </w:r>
            </w:ins>
          </w:p>
        </w:tc>
        <w:tc>
          <w:tcPr>
            <w:tcW w:w="1366" w:type="dxa"/>
          </w:tcPr>
          <w:p w14:paraId="696A37EF" w14:textId="77777777" w:rsidR="00FB539C" w:rsidRDefault="00FB539C" w:rsidP="0030103F">
            <w:pPr>
              <w:tabs>
                <w:tab w:val="left" w:pos="5304"/>
              </w:tabs>
              <w:rPr>
                <w:ins w:id="2885" w:author="Phạm Quang Thịnh" w:date="2019-07-05T19:43:00Z"/>
                <w:lang w:val="vi-VN"/>
              </w:rPr>
            </w:pPr>
            <w:ins w:id="2886" w:author="Phạm Quang Thịnh" w:date="2019-07-05T19:43:00Z">
              <w:r>
                <w:rPr>
                  <w:rFonts w:ascii="Consolas" w:hAnsi="Consolas" w:cs="Consolas"/>
                  <w:color w:val="A31515"/>
                  <w:sz w:val="19"/>
                  <w:szCs w:val="19"/>
                </w:rPr>
                <w:t>TextBox</w:t>
              </w:r>
            </w:ins>
          </w:p>
        </w:tc>
        <w:tc>
          <w:tcPr>
            <w:tcW w:w="1697" w:type="dxa"/>
          </w:tcPr>
          <w:p w14:paraId="2AF0BE17" w14:textId="77777777" w:rsidR="00FB539C" w:rsidRDefault="00FB539C" w:rsidP="0030103F">
            <w:pPr>
              <w:tabs>
                <w:tab w:val="left" w:pos="5304"/>
              </w:tabs>
              <w:rPr>
                <w:ins w:id="2887" w:author="Phạm Quang Thịnh" w:date="2019-07-05T19:43:00Z"/>
                <w:lang w:val="vi-VN"/>
              </w:rPr>
            </w:pPr>
            <w:ins w:id="2888" w:author="Phạm Quang Thịnh" w:date="2019-07-05T19:43:00Z">
              <w:r>
                <w:rPr>
                  <w:lang w:val="vi-VN"/>
                </w:rPr>
                <w:t>Không để trống</w:t>
              </w:r>
            </w:ins>
          </w:p>
        </w:tc>
        <w:tc>
          <w:tcPr>
            <w:tcW w:w="4410" w:type="dxa"/>
          </w:tcPr>
          <w:p w14:paraId="70B95244" w14:textId="77777777" w:rsidR="00FB539C" w:rsidRDefault="00FB539C" w:rsidP="0030103F">
            <w:pPr>
              <w:tabs>
                <w:tab w:val="left" w:pos="5304"/>
              </w:tabs>
              <w:rPr>
                <w:ins w:id="2889" w:author="Phạm Quang Thịnh" w:date="2019-07-05T19:43:00Z"/>
                <w:lang w:val="vi-VN"/>
              </w:rPr>
            </w:pPr>
            <w:ins w:id="2890" w:author="Phạm Quang Thịnh" w:date="2019-07-05T19:43:00Z">
              <w:r>
                <w:rPr>
                  <w:lang w:val="vi-VN"/>
                </w:rPr>
                <w:t>Nhập mã phiếu báo cáo công nợ</w:t>
              </w:r>
            </w:ins>
          </w:p>
        </w:tc>
      </w:tr>
      <w:tr w:rsidR="00FB539C" w:rsidRPr="00D6408C" w14:paraId="663DB33A" w14:textId="77777777" w:rsidTr="0030103F">
        <w:trPr>
          <w:ins w:id="2891" w:author="Phạm Quang Thịnh" w:date="2019-07-05T19:43:00Z"/>
        </w:trPr>
        <w:tc>
          <w:tcPr>
            <w:tcW w:w="532" w:type="dxa"/>
          </w:tcPr>
          <w:p w14:paraId="64996A18" w14:textId="77777777" w:rsidR="00FB539C" w:rsidRDefault="00FB539C" w:rsidP="0030103F">
            <w:pPr>
              <w:tabs>
                <w:tab w:val="left" w:pos="5304"/>
              </w:tabs>
              <w:rPr>
                <w:ins w:id="2892" w:author="Phạm Quang Thịnh" w:date="2019-07-05T19:43:00Z"/>
                <w:lang w:val="vi-VN"/>
              </w:rPr>
            </w:pPr>
            <w:ins w:id="2893" w:author="Phạm Quang Thịnh" w:date="2019-07-05T19:43:00Z">
              <w:r>
                <w:rPr>
                  <w:lang w:val="vi-VN"/>
                </w:rPr>
                <w:t>2</w:t>
              </w:r>
            </w:ins>
          </w:p>
        </w:tc>
        <w:tc>
          <w:tcPr>
            <w:tcW w:w="1710" w:type="dxa"/>
          </w:tcPr>
          <w:p w14:paraId="6C8816A6" w14:textId="77777777" w:rsidR="00FB539C" w:rsidRDefault="00FB539C" w:rsidP="0030103F">
            <w:pPr>
              <w:tabs>
                <w:tab w:val="left" w:pos="5304"/>
              </w:tabs>
              <w:rPr>
                <w:ins w:id="2894" w:author="Phạm Quang Thịnh" w:date="2019-07-05T19:43:00Z"/>
                <w:lang w:val="vi-VN"/>
              </w:rPr>
            </w:pPr>
            <w:ins w:id="2895" w:author="Phạm Quang Thịnh" w:date="2019-07-05T19:43:00Z">
              <w:r>
                <w:rPr>
                  <w:rFonts w:ascii="Consolas" w:hAnsi="Consolas" w:cs="Consolas"/>
                  <w:color w:val="0000FF"/>
                  <w:sz w:val="19"/>
                  <w:szCs w:val="19"/>
                </w:rPr>
                <w:t>LapPhieuButton</w:t>
              </w:r>
            </w:ins>
          </w:p>
        </w:tc>
        <w:tc>
          <w:tcPr>
            <w:tcW w:w="1366" w:type="dxa"/>
          </w:tcPr>
          <w:p w14:paraId="3BD9C8C7" w14:textId="77777777" w:rsidR="00FB539C" w:rsidRDefault="00FB539C" w:rsidP="0030103F">
            <w:pPr>
              <w:tabs>
                <w:tab w:val="left" w:pos="5304"/>
              </w:tabs>
              <w:rPr>
                <w:ins w:id="2896" w:author="Phạm Quang Thịnh" w:date="2019-07-05T19:43:00Z"/>
                <w:lang w:val="vi-VN"/>
              </w:rPr>
            </w:pPr>
            <w:ins w:id="2897" w:author="Phạm Quang Thịnh" w:date="2019-07-05T19:43:00Z">
              <w:r>
                <w:rPr>
                  <w:rFonts w:ascii="Consolas" w:hAnsi="Consolas" w:cs="Consolas"/>
                  <w:color w:val="A31515"/>
                  <w:sz w:val="19"/>
                  <w:szCs w:val="19"/>
                </w:rPr>
                <w:t>Button</w:t>
              </w:r>
            </w:ins>
          </w:p>
        </w:tc>
        <w:tc>
          <w:tcPr>
            <w:tcW w:w="1697" w:type="dxa"/>
          </w:tcPr>
          <w:p w14:paraId="2CF8587B" w14:textId="77777777" w:rsidR="00FB539C" w:rsidRDefault="00FB539C" w:rsidP="0030103F">
            <w:pPr>
              <w:tabs>
                <w:tab w:val="left" w:pos="5304"/>
              </w:tabs>
              <w:rPr>
                <w:ins w:id="2898" w:author="Phạm Quang Thịnh" w:date="2019-07-05T19:43:00Z"/>
                <w:lang w:val="vi-VN"/>
              </w:rPr>
            </w:pPr>
            <w:ins w:id="2899" w:author="Phạm Quang Thịnh" w:date="2019-07-05T19:43:00Z">
              <w:r>
                <w:rPr>
                  <w:lang w:val="vi-VN"/>
                </w:rPr>
                <w:t>Không</w:t>
              </w:r>
            </w:ins>
          </w:p>
        </w:tc>
        <w:tc>
          <w:tcPr>
            <w:tcW w:w="4410" w:type="dxa"/>
          </w:tcPr>
          <w:p w14:paraId="4E672686" w14:textId="77777777" w:rsidR="00FB539C" w:rsidRDefault="00FB539C" w:rsidP="0030103F">
            <w:pPr>
              <w:tabs>
                <w:tab w:val="left" w:pos="5304"/>
              </w:tabs>
              <w:rPr>
                <w:ins w:id="2900" w:author="Phạm Quang Thịnh" w:date="2019-07-05T19:43:00Z"/>
                <w:lang w:val="vi-VN"/>
              </w:rPr>
            </w:pPr>
            <w:ins w:id="2901" w:author="Phạm Quang Thịnh" w:date="2019-07-05T19:43:00Z">
              <w:r>
                <w:rPr>
                  <w:lang w:val="vi-VN"/>
                </w:rPr>
                <w:t>Xác nhận &amp; mở giao diện xem chi tiết phiếu</w:t>
              </w:r>
            </w:ins>
          </w:p>
        </w:tc>
      </w:tr>
      <w:tr w:rsidR="00FB539C" w:rsidRPr="00D6408C" w14:paraId="20126E15" w14:textId="77777777" w:rsidTr="0030103F">
        <w:trPr>
          <w:ins w:id="2902" w:author="Phạm Quang Thịnh" w:date="2019-07-05T19:43:00Z"/>
        </w:trPr>
        <w:tc>
          <w:tcPr>
            <w:tcW w:w="532" w:type="dxa"/>
          </w:tcPr>
          <w:p w14:paraId="68119C06" w14:textId="77777777" w:rsidR="00FB539C" w:rsidRDefault="00FB539C" w:rsidP="0030103F">
            <w:pPr>
              <w:tabs>
                <w:tab w:val="left" w:pos="5304"/>
              </w:tabs>
              <w:rPr>
                <w:ins w:id="2903" w:author="Phạm Quang Thịnh" w:date="2019-07-05T19:43:00Z"/>
                <w:lang w:val="vi-VN"/>
              </w:rPr>
            </w:pPr>
            <w:ins w:id="2904" w:author="Phạm Quang Thịnh" w:date="2019-07-05T19:43:00Z">
              <w:r>
                <w:rPr>
                  <w:lang w:val="vi-VN"/>
                </w:rPr>
                <w:t>3</w:t>
              </w:r>
            </w:ins>
          </w:p>
        </w:tc>
        <w:tc>
          <w:tcPr>
            <w:tcW w:w="1710" w:type="dxa"/>
          </w:tcPr>
          <w:p w14:paraId="069B77DC" w14:textId="77777777" w:rsidR="00FB539C" w:rsidRDefault="00FB539C" w:rsidP="0030103F">
            <w:pPr>
              <w:tabs>
                <w:tab w:val="left" w:pos="5304"/>
              </w:tabs>
              <w:rPr>
                <w:ins w:id="2905" w:author="Phạm Quang Thịnh" w:date="2019-07-05T19:43:00Z"/>
                <w:lang w:val="vi-VN"/>
              </w:rPr>
            </w:pPr>
            <w:ins w:id="2906" w:author="Phạm Quang Thịnh" w:date="2019-07-05T19:43:00Z">
              <w:r>
                <w:rPr>
                  <w:rFonts w:ascii="Consolas" w:hAnsi="Consolas" w:cs="Consolas"/>
                  <w:color w:val="0000FF"/>
                  <w:sz w:val="19"/>
                  <w:szCs w:val="19"/>
                </w:rPr>
                <w:t>txtKeyword</w:t>
              </w:r>
            </w:ins>
          </w:p>
        </w:tc>
        <w:tc>
          <w:tcPr>
            <w:tcW w:w="1366" w:type="dxa"/>
          </w:tcPr>
          <w:p w14:paraId="1551F90F" w14:textId="77777777" w:rsidR="00FB539C" w:rsidRDefault="00FB539C" w:rsidP="0030103F">
            <w:pPr>
              <w:tabs>
                <w:tab w:val="left" w:pos="5304"/>
              </w:tabs>
              <w:rPr>
                <w:ins w:id="2907" w:author="Phạm Quang Thịnh" w:date="2019-07-05T19:43:00Z"/>
                <w:lang w:val="vi-VN"/>
              </w:rPr>
            </w:pPr>
            <w:ins w:id="2908" w:author="Phạm Quang Thịnh" w:date="2019-07-05T19:43:00Z">
              <w:r>
                <w:rPr>
                  <w:rFonts w:ascii="Consolas" w:hAnsi="Consolas" w:cs="Consolas"/>
                  <w:color w:val="A31515"/>
                  <w:sz w:val="19"/>
                  <w:szCs w:val="19"/>
                </w:rPr>
                <w:t>TextBox</w:t>
              </w:r>
            </w:ins>
          </w:p>
        </w:tc>
        <w:tc>
          <w:tcPr>
            <w:tcW w:w="1697" w:type="dxa"/>
          </w:tcPr>
          <w:p w14:paraId="04CC6887" w14:textId="77777777" w:rsidR="00FB539C" w:rsidRDefault="00FB539C" w:rsidP="0030103F">
            <w:pPr>
              <w:tabs>
                <w:tab w:val="left" w:pos="5304"/>
              </w:tabs>
              <w:rPr>
                <w:ins w:id="2909" w:author="Phạm Quang Thịnh" w:date="2019-07-05T19:43:00Z"/>
                <w:lang w:val="vi-VN"/>
              </w:rPr>
            </w:pPr>
            <w:ins w:id="2910" w:author="Phạm Quang Thịnh" w:date="2019-07-05T19:43:00Z">
              <w:r>
                <w:rPr>
                  <w:lang w:val="vi-VN"/>
                </w:rPr>
                <w:t>Không</w:t>
              </w:r>
            </w:ins>
          </w:p>
        </w:tc>
        <w:tc>
          <w:tcPr>
            <w:tcW w:w="4410" w:type="dxa"/>
          </w:tcPr>
          <w:p w14:paraId="30D2BFBC" w14:textId="77777777" w:rsidR="00FB539C" w:rsidRDefault="00FB539C" w:rsidP="0030103F">
            <w:pPr>
              <w:tabs>
                <w:tab w:val="left" w:pos="5304"/>
              </w:tabs>
              <w:rPr>
                <w:ins w:id="2911" w:author="Phạm Quang Thịnh" w:date="2019-07-05T19:43:00Z"/>
                <w:lang w:val="vi-VN"/>
              </w:rPr>
            </w:pPr>
            <w:ins w:id="2912" w:author="Phạm Quang Thịnh" w:date="2019-07-05T19:43:00Z">
              <w:r>
                <w:rPr>
                  <w:lang w:val="vi-VN"/>
                </w:rPr>
                <w:t>Nhập từ khóa tìm kiếm</w:t>
              </w:r>
            </w:ins>
          </w:p>
        </w:tc>
      </w:tr>
      <w:tr w:rsidR="00FB539C" w:rsidRPr="00D6408C" w14:paraId="04E656E1" w14:textId="77777777" w:rsidTr="0030103F">
        <w:trPr>
          <w:ins w:id="2913" w:author="Phạm Quang Thịnh" w:date="2019-07-05T19:43:00Z"/>
        </w:trPr>
        <w:tc>
          <w:tcPr>
            <w:tcW w:w="532" w:type="dxa"/>
          </w:tcPr>
          <w:p w14:paraId="7E15ECD9" w14:textId="77777777" w:rsidR="00FB539C" w:rsidRDefault="00FB539C" w:rsidP="0030103F">
            <w:pPr>
              <w:tabs>
                <w:tab w:val="left" w:pos="5304"/>
              </w:tabs>
              <w:rPr>
                <w:ins w:id="2914" w:author="Phạm Quang Thịnh" w:date="2019-07-05T19:43:00Z"/>
                <w:lang w:val="vi-VN"/>
              </w:rPr>
            </w:pPr>
            <w:ins w:id="2915" w:author="Phạm Quang Thịnh" w:date="2019-07-05T19:43:00Z">
              <w:r>
                <w:rPr>
                  <w:lang w:val="vi-VN"/>
                </w:rPr>
                <w:t>4</w:t>
              </w:r>
            </w:ins>
          </w:p>
        </w:tc>
        <w:tc>
          <w:tcPr>
            <w:tcW w:w="1710" w:type="dxa"/>
          </w:tcPr>
          <w:p w14:paraId="2A2C3D24" w14:textId="77777777" w:rsidR="00FB539C" w:rsidRDefault="00FB539C" w:rsidP="0030103F">
            <w:pPr>
              <w:tabs>
                <w:tab w:val="left" w:pos="5304"/>
              </w:tabs>
              <w:rPr>
                <w:ins w:id="2916" w:author="Phạm Quang Thịnh" w:date="2019-07-05T19:43:00Z"/>
                <w:lang w:val="vi-VN"/>
              </w:rPr>
            </w:pPr>
            <w:ins w:id="2917" w:author="Phạm Quang Thịnh" w:date="2019-07-05T19:43:00Z">
              <w:r>
                <w:rPr>
                  <w:rFonts w:ascii="Consolas" w:hAnsi="Consolas" w:cs="Consolas"/>
                  <w:color w:val="0000FF"/>
                  <w:sz w:val="19"/>
                  <w:szCs w:val="19"/>
                </w:rPr>
                <w:t>Search</w:t>
              </w:r>
            </w:ins>
          </w:p>
        </w:tc>
        <w:tc>
          <w:tcPr>
            <w:tcW w:w="1366" w:type="dxa"/>
          </w:tcPr>
          <w:p w14:paraId="7E324EBD" w14:textId="77777777" w:rsidR="00FB539C" w:rsidRDefault="00FB539C" w:rsidP="0030103F">
            <w:pPr>
              <w:tabs>
                <w:tab w:val="left" w:pos="5304"/>
              </w:tabs>
              <w:rPr>
                <w:ins w:id="2918" w:author="Phạm Quang Thịnh" w:date="2019-07-05T19:43:00Z"/>
                <w:lang w:val="vi-VN"/>
              </w:rPr>
            </w:pPr>
            <w:ins w:id="2919" w:author="Phạm Quang Thịnh" w:date="2019-07-05T19:43:00Z">
              <w:r>
                <w:rPr>
                  <w:rFonts w:ascii="Consolas" w:hAnsi="Consolas" w:cs="Consolas"/>
                  <w:color w:val="A31515"/>
                  <w:sz w:val="19"/>
                  <w:szCs w:val="19"/>
                </w:rPr>
                <w:t>Button</w:t>
              </w:r>
            </w:ins>
          </w:p>
        </w:tc>
        <w:tc>
          <w:tcPr>
            <w:tcW w:w="1697" w:type="dxa"/>
          </w:tcPr>
          <w:p w14:paraId="6B039F7E" w14:textId="77777777" w:rsidR="00FB539C" w:rsidRDefault="00FB539C" w:rsidP="0030103F">
            <w:pPr>
              <w:tabs>
                <w:tab w:val="left" w:pos="5304"/>
              </w:tabs>
              <w:rPr>
                <w:ins w:id="2920" w:author="Phạm Quang Thịnh" w:date="2019-07-05T19:43:00Z"/>
                <w:lang w:val="vi-VN"/>
              </w:rPr>
            </w:pPr>
            <w:ins w:id="2921" w:author="Phạm Quang Thịnh" w:date="2019-07-05T19:43:00Z">
              <w:r>
                <w:rPr>
                  <w:lang w:val="vi-VN"/>
                </w:rPr>
                <w:t>Không</w:t>
              </w:r>
            </w:ins>
          </w:p>
        </w:tc>
        <w:tc>
          <w:tcPr>
            <w:tcW w:w="4410" w:type="dxa"/>
          </w:tcPr>
          <w:p w14:paraId="050AA847" w14:textId="77777777" w:rsidR="00FB539C" w:rsidRDefault="00FB539C" w:rsidP="0030103F">
            <w:pPr>
              <w:tabs>
                <w:tab w:val="left" w:pos="5304"/>
              </w:tabs>
              <w:rPr>
                <w:ins w:id="2922" w:author="Phạm Quang Thịnh" w:date="2019-07-05T19:43:00Z"/>
                <w:lang w:val="vi-VN"/>
              </w:rPr>
            </w:pPr>
            <w:ins w:id="2923" w:author="Phạm Quang Thịnh" w:date="2019-07-05T19:43:00Z">
              <w:r>
                <w:rPr>
                  <w:lang w:val="vi-VN"/>
                </w:rPr>
                <w:t>Tìm kiếm theo từ khóa đã chọn</w:t>
              </w:r>
            </w:ins>
          </w:p>
        </w:tc>
      </w:tr>
      <w:tr w:rsidR="00FB539C" w:rsidRPr="00D6408C" w14:paraId="757F54D5" w14:textId="77777777" w:rsidTr="0030103F">
        <w:trPr>
          <w:ins w:id="2924" w:author="Phạm Quang Thịnh" w:date="2019-07-05T19:43:00Z"/>
        </w:trPr>
        <w:tc>
          <w:tcPr>
            <w:tcW w:w="532" w:type="dxa"/>
          </w:tcPr>
          <w:p w14:paraId="139FBA3A" w14:textId="77777777" w:rsidR="00FB539C" w:rsidRDefault="00FB539C" w:rsidP="0030103F">
            <w:pPr>
              <w:tabs>
                <w:tab w:val="left" w:pos="5304"/>
              </w:tabs>
              <w:rPr>
                <w:ins w:id="2925" w:author="Phạm Quang Thịnh" w:date="2019-07-05T19:43:00Z"/>
                <w:lang w:val="vi-VN"/>
              </w:rPr>
            </w:pPr>
            <w:ins w:id="2926" w:author="Phạm Quang Thịnh" w:date="2019-07-05T19:43:00Z">
              <w:r>
                <w:rPr>
                  <w:lang w:val="vi-VN"/>
                </w:rPr>
                <w:t>5</w:t>
              </w:r>
            </w:ins>
          </w:p>
        </w:tc>
        <w:tc>
          <w:tcPr>
            <w:tcW w:w="1710" w:type="dxa"/>
          </w:tcPr>
          <w:p w14:paraId="71B7F74B" w14:textId="77777777" w:rsidR="00FB539C" w:rsidRDefault="00FB539C" w:rsidP="0030103F">
            <w:pPr>
              <w:tabs>
                <w:tab w:val="left" w:pos="5304"/>
              </w:tabs>
              <w:rPr>
                <w:ins w:id="2927" w:author="Phạm Quang Thịnh" w:date="2019-07-05T19:43:00Z"/>
                <w:rFonts w:ascii="Consolas" w:hAnsi="Consolas" w:cs="Consolas"/>
                <w:color w:val="0000FF"/>
                <w:sz w:val="19"/>
                <w:szCs w:val="19"/>
              </w:rPr>
            </w:pPr>
            <w:ins w:id="2928" w:author="Phạm Quang Thịnh" w:date="2019-07-05T19:43:00Z">
              <w:r>
                <w:rPr>
                  <w:rFonts w:ascii="Consolas" w:hAnsi="Consolas" w:cs="Consolas"/>
                  <w:color w:val="0000FF"/>
                  <w:sz w:val="19"/>
                  <w:szCs w:val="19"/>
                </w:rPr>
                <w:t>dsphieu</w:t>
              </w:r>
            </w:ins>
          </w:p>
        </w:tc>
        <w:tc>
          <w:tcPr>
            <w:tcW w:w="1366" w:type="dxa"/>
          </w:tcPr>
          <w:p w14:paraId="3996E93D" w14:textId="77777777" w:rsidR="00FB539C" w:rsidRDefault="00FB539C" w:rsidP="0030103F">
            <w:pPr>
              <w:tabs>
                <w:tab w:val="left" w:pos="5304"/>
              </w:tabs>
              <w:rPr>
                <w:ins w:id="2929" w:author="Phạm Quang Thịnh" w:date="2019-07-05T19:43:00Z"/>
                <w:rFonts w:ascii="Consolas" w:hAnsi="Consolas" w:cs="Consolas"/>
                <w:color w:val="A31515"/>
                <w:sz w:val="19"/>
                <w:szCs w:val="19"/>
              </w:rPr>
            </w:pPr>
            <w:ins w:id="2930" w:author="Phạm Quang Thịnh" w:date="2019-07-05T19:43:00Z">
              <w:r>
                <w:rPr>
                  <w:rFonts w:ascii="Consolas" w:hAnsi="Consolas" w:cs="Consolas"/>
                  <w:color w:val="A31515"/>
                  <w:sz w:val="19"/>
                  <w:szCs w:val="19"/>
                </w:rPr>
                <w:t>ListView</w:t>
              </w:r>
            </w:ins>
          </w:p>
        </w:tc>
        <w:tc>
          <w:tcPr>
            <w:tcW w:w="1697" w:type="dxa"/>
          </w:tcPr>
          <w:p w14:paraId="6D7E9FB3" w14:textId="77777777" w:rsidR="00FB539C" w:rsidRDefault="00FB539C" w:rsidP="0030103F">
            <w:pPr>
              <w:tabs>
                <w:tab w:val="left" w:pos="5304"/>
              </w:tabs>
              <w:rPr>
                <w:ins w:id="2931" w:author="Phạm Quang Thịnh" w:date="2019-07-05T19:43:00Z"/>
                <w:lang w:val="vi-VN"/>
              </w:rPr>
            </w:pPr>
            <w:ins w:id="2932" w:author="Phạm Quang Thịnh" w:date="2019-07-05T19:43:00Z">
              <w:r>
                <w:rPr>
                  <w:lang w:val="vi-VN"/>
                </w:rPr>
                <w:t>Không</w:t>
              </w:r>
            </w:ins>
          </w:p>
        </w:tc>
        <w:tc>
          <w:tcPr>
            <w:tcW w:w="4410" w:type="dxa"/>
          </w:tcPr>
          <w:p w14:paraId="2DC18E5D" w14:textId="77777777" w:rsidR="00FB539C" w:rsidRDefault="00FB539C" w:rsidP="0030103F">
            <w:pPr>
              <w:tabs>
                <w:tab w:val="left" w:pos="5304"/>
              </w:tabs>
              <w:rPr>
                <w:ins w:id="2933" w:author="Phạm Quang Thịnh" w:date="2019-07-05T19:43:00Z"/>
                <w:lang w:val="vi-VN"/>
              </w:rPr>
            </w:pPr>
            <w:ins w:id="2934" w:author="Phạm Quang Thịnh" w:date="2019-07-05T19:43:00Z">
              <w:r>
                <w:rPr>
                  <w:lang w:val="vi-VN"/>
                </w:rPr>
                <w:t>Hiển thị danh sách phiếu đã lập</w:t>
              </w:r>
            </w:ins>
          </w:p>
        </w:tc>
      </w:tr>
      <w:tr w:rsidR="00FB539C" w:rsidRPr="00D6408C" w14:paraId="22AAF75E" w14:textId="77777777" w:rsidTr="0030103F">
        <w:trPr>
          <w:ins w:id="2935" w:author="Phạm Quang Thịnh" w:date="2019-07-05T19:43:00Z"/>
        </w:trPr>
        <w:tc>
          <w:tcPr>
            <w:tcW w:w="532" w:type="dxa"/>
          </w:tcPr>
          <w:p w14:paraId="30E6616C" w14:textId="77777777" w:rsidR="00FB539C" w:rsidRDefault="00FB539C" w:rsidP="0030103F">
            <w:pPr>
              <w:tabs>
                <w:tab w:val="left" w:pos="5304"/>
              </w:tabs>
              <w:rPr>
                <w:ins w:id="2936" w:author="Phạm Quang Thịnh" w:date="2019-07-05T19:43:00Z"/>
                <w:lang w:val="vi-VN"/>
              </w:rPr>
            </w:pPr>
            <w:ins w:id="2937" w:author="Phạm Quang Thịnh" w:date="2019-07-05T19:43:00Z">
              <w:r>
                <w:rPr>
                  <w:lang w:val="vi-VN"/>
                </w:rPr>
                <w:t>6</w:t>
              </w:r>
            </w:ins>
          </w:p>
        </w:tc>
        <w:tc>
          <w:tcPr>
            <w:tcW w:w="1710" w:type="dxa"/>
          </w:tcPr>
          <w:p w14:paraId="11343165" w14:textId="77777777" w:rsidR="00FB539C" w:rsidRDefault="00FB539C" w:rsidP="0030103F">
            <w:pPr>
              <w:tabs>
                <w:tab w:val="left" w:pos="5304"/>
              </w:tabs>
              <w:rPr>
                <w:ins w:id="2938" w:author="Phạm Quang Thịnh" w:date="2019-07-05T19:43:00Z"/>
                <w:rFonts w:ascii="Consolas" w:hAnsi="Consolas" w:cs="Consolas"/>
                <w:color w:val="0000FF"/>
                <w:sz w:val="19"/>
                <w:szCs w:val="19"/>
              </w:rPr>
            </w:pPr>
            <w:ins w:id="2939" w:author="Phạm Quang Thịnh" w:date="2019-07-05T19:43:00Z">
              <w:r>
                <w:rPr>
                  <w:rFonts w:ascii="Consolas" w:hAnsi="Consolas" w:cs="Consolas"/>
                  <w:color w:val="0000FF"/>
                  <w:sz w:val="19"/>
                  <w:szCs w:val="19"/>
                </w:rPr>
                <w:t>Dieukhien</w:t>
              </w:r>
            </w:ins>
          </w:p>
        </w:tc>
        <w:tc>
          <w:tcPr>
            <w:tcW w:w="1366" w:type="dxa"/>
          </w:tcPr>
          <w:p w14:paraId="1A57BC45" w14:textId="77777777" w:rsidR="00FB539C" w:rsidRDefault="00FB539C" w:rsidP="0030103F">
            <w:pPr>
              <w:tabs>
                <w:tab w:val="left" w:pos="5304"/>
              </w:tabs>
              <w:rPr>
                <w:ins w:id="2940" w:author="Phạm Quang Thịnh" w:date="2019-07-05T19:43:00Z"/>
                <w:rFonts w:ascii="Consolas" w:hAnsi="Consolas" w:cs="Consolas"/>
                <w:color w:val="A31515"/>
                <w:sz w:val="19"/>
                <w:szCs w:val="19"/>
              </w:rPr>
            </w:pPr>
            <w:ins w:id="2941" w:author="Phạm Quang Thịnh" w:date="2019-07-05T19:43:00Z">
              <w:r>
                <w:rPr>
                  <w:rFonts w:ascii="Consolas" w:hAnsi="Consolas" w:cs="Consolas"/>
                  <w:color w:val="A31515"/>
                  <w:sz w:val="19"/>
                  <w:szCs w:val="19"/>
                </w:rPr>
                <w:t>ContextMenu</w:t>
              </w:r>
            </w:ins>
          </w:p>
        </w:tc>
        <w:tc>
          <w:tcPr>
            <w:tcW w:w="1697" w:type="dxa"/>
          </w:tcPr>
          <w:p w14:paraId="32DE6EF8" w14:textId="77777777" w:rsidR="00FB539C" w:rsidRDefault="00FB539C" w:rsidP="0030103F">
            <w:pPr>
              <w:tabs>
                <w:tab w:val="left" w:pos="5304"/>
              </w:tabs>
              <w:rPr>
                <w:ins w:id="2942" w:author="Phạm Quang Thịnh" w:date="2019-07-05T19:43:00Z"/>
                <w:lang w:val="vi-VN"/>
              </w:rPr>
            </w:pPr>
            <w:ins w:id="2943" w:author="Phạm Quang Thịnh" w:date="2019-07-05T19:43:00Z">
              <w:r>
                <w:rPr>
                  <w:lang w:val="vi-VN"/>
                </w:rPr>
                <w:t>Không</w:t>
              </w:r>
            </w:ins>
          </w:p>
        </w:tc>
        <w:tc>
          <w:tcPr>
            <w:tcW w:w="4410" w:type="dxa"/>
          </w:tcPr>
          <w:p w14:paraId="1A53FA03" w14:textId="77777777" w:rsidR="00FB539C" w:rsidRDefault="00FB539C" w:rsidP="0030103F">
            <w:pPr>
              <w:tabs>
                <w:tab w:val="left" w:pos="5304"/>
              </w:tabs>
              <w:rPr>
                <w:ins w:id="2944" w:author="Phạm Quang Thịnh" w:date="2019-07-05T19:43:00Z"/>
                <w:lang w:val="vi-VN"/>
              </w:rPr>
            </w:pPr>
            <w:ins w:id="2945" w:author="Phạm Quang Thịnh" w:date="2019-07-05T19:43:00Z">
              <w:r>
                <w:rPr>
                  <w:lang w:val="vi-VN"/>
                </w:rPr>
                <w:t>Thêm tùy chọn Xóa &amp; xem lại phiếu</w:t>
              </w:r>
            </w:ins>
          </w:p>
        </w:tc>
      </w:tr>
    </w:tbl>
    <w:p w14:paraId="364900C4" w14:textId="1E094893" w:rsidR="00FB539C" w:rsidRDefault="00FB539C" w:rsidP="00FB539C">
      <w:pPr>
        <w:jc w:val="center"/>
        <w:rPr>
          <w:ins w:id="2946" w:author="Phạm Quang Thịnh" w:date="2019-07-05T19:44:00Z"/>
          <w:lang w:val="vi-VN"/>
        </w:rPr>
      </w:pPr>
    </w:p>
    <w:p w14:paraId="6531E63F" w14:textId="465AFD97" w:rsidR="00663003" w:rsidRDefault="00663003" w:rsidP="00FB539C">
      <w:pPr>
        <w:jc w:val="center"/>
        <w:rPr>
          <w:ins w:id="2947" w:author="Phạm Quang Thịnh" w:date="2019-07-05T19:44:00Z"/>
          <w:lang w:val="vi-VN"/>
        </w:rPr>
      </w:pPr>
    </w:p>
    <w:p w14:paraId="2BBF699E" w14:textId="69438B1E" w:rsidR="00663003" w:rsidRDefault="00663003" w:rsidP="00FB539C">
      <w:pPr>
        <w:jc w:val="center"/>
        <w:rPr>
          <w:ins w:id="2948" w:author="Phạm Quang Thịnh" w:date="2019-07-05T19:44:00Z"/>
          <w:lang w:val="vi-VN"/>
        </w:rPr>
      </w:pPr>
    </w:p>
    <w:p w14:paraId="5F3CEAFE" w14:textId="3F0FFE18" w:rsidR="00663003" w:rsidRDefault="00663003" w:rsidP="00FB539C">
      <w:pPr>
        <w:jc w:val="center"/>
        <w:rPr>
          <w:ins w:id="2949" w:author="Phạm Quang Thịnh" w:date="2019-07-05T19:44:00Z"/>
          <w:lang w:val="vi-VN"/>
        </w:rPr>
      </w:pPr>
    </w:p>
    <w:p w14:paraId="6393C72B" w14:textId="374C9E67" w:rsidR="00663003" w:rsidRDefault="00663003" w:rsidP="00FB539C">
      <w:pPr>
        <w:jc w:val="center"/>
        <w:rPr>
          <w:ins w:id="2950" w:author="Phạm Quang Thịnh" w:date="2019-07-05T19:44:00Z"/>
          <w:lang w:val="vi-VN"/>
        </w:rPr>
      </w:pPr>
    </w:p>
    <w:p w14:paraId="1165B0D5" w14:textId="053DA5F0" w:rsidR="00663003" w:rsidRDefault="00663003" w:rsidP="00FB539C">
      <w:pPr>
        <w:jc w:val="center"/>
        <w:rPr>
          <w:ins w:id="2951" w:author="Phạm Quang Thịnh" w:date="2019-07-05T19:44:00Z"/>
          <w:lang w:val="vi-VN"/>
        </w:rPr>
      </w:pPr>
    </w:p>
    <w:p w14:paraId="29139166" w14:textId="6EBDCC25" w:rsidR="00663003" w:rsidRDefault="00663003" w:rsidP="00FB539C">
      <w:pPr>
        <w:jc w:val="center"/>
        <w:rPr>
          <w:ins w:id="2952" w:author="Phạm Quang Thịnh" w:date="2019-07-05T19:44:00Z"/>
          <w:lang w:val="vi-VN"/>
        </w:rPr>
      </w:pPr>
    </w:p>
    <w:p w14:paraId="024D9C55" w14:textId="76732A23" w:rsidR="00663003" w:rsidRDefault="00663003" w:rsidP="00FB539C">
      <w:pPr>
        <w:jc w:val="center"/>
        <w:rPr>
          <w:ins w:id="2953" w:author="Phạm Quang Thịnh" w:date="2019-07-05T19:44:00Z"/>
          <w:lang w:val="vi-VN"/>
        </w:rPr>
      </w:pPr>
    </w:p>
    <w:p w14:paraId="3B2488F0" w14:textId="03A63249" w:rsidR="00663003" w:rsidRDefault="00663003" w:rsidP="00FB539C">
      <w:pPr>
        <w:jc w:val="center"/>
        <w:rPr>
          <w:ins w:id="2954" w:author="Phạm Quang Thịnh" w:date="2019-07-05T19:44:00Z"/>
          <w:lang w:val="vi-VN"/>
        </w:rPr>
      </w:pPr>
    </w:p>
    <w:p w14:paraId="19E3DEDB" w14:textId="55E94436" w:rsidR="00663003" w:rsidRDefault="00663003" w:rsidP="00FB539C">
      <w:pPr>
        <w:jc w:val="center"/>
        <w:rPr>
          <w:ins w:id="2955" w:author="Phạm Quang Thịnh" w:date="2019-07-05T19:44:00Z"/>
          <w:lang w:val="vi-VN"/>
        </w:rPr>
      </w:pPr>
    </w:p>
    <w:p w14:paraId="70EA9E7C" w14:textId="320DE063" w:rsidR="00663003" w:rsidRDefault="00663003" w:rsidP="00663003">
      <w:pPr>
        <w:pStyle w:val="u5"/>
        <w:ind w:left="2160"/>
        <w:rPr>
          <w:ins w:id="2956" w:author="Phạm Quang Thịnh" w:date="2019-07-05T19:44:00Z"/>
          <w:lang w:val="vi-VN"/>
        </w:rPr>
      </w:pPr>
      <w:ins w:id="2957" w:author="Phạm Quang Thịnh" w:date="2019-07-05T19:44:00Z">
        <w:r w:rsidRPr="00663003">
          <w:rPr>
            <w:lang w:val="vi-VN"/>
            <w:rPrChange w:id="2958" w:author="Phạm Quang Thịnh" w:date="2019-07-05T19:44:00Z">
              <w:rPr/>
            </w:rPrChange>
          </w:rPr>
          <w:lastRenderedPageBreak/>
          <w:t>Chi tiết báo cáo công nợ</w:t>
        </w:r>
      </w:ins>
    </w:p>
    <w:p w14:paraId="59660D7B" w14:textId="7D129985" w:rsidR="00663003" w:rsidRDefault="00663003" w:rsidP="00663003">
      <w:pPr>
        <w:jc w:val="center"/>
        <w:rPr>
          <w:ins w:id="2959" w:author="Phạm Quang Thịnh" w:date="2019-07-05T19:44:00Z"/>
          <w:lang w:val="vi-VN"/>
        </w:rPr>
      </w:pPr>
      <w:ins w:id="2960" w:author="Phạm Quang Thịnh" w:date="2019-07-05T19:44:00Z">
        <w:r>
          <w:rPr>
            <w:noProof/>
            <w:lang w:val="vi-VN"/>
          </w:rPr>
          <w:drawing>
            <wp:inline distT="0" distB="0" distL="0" distR="0" wp14:anchorId="5C15C49D" wp14:editId="4A24AE93">
              <wp:extent cx="4142528" cy="411480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1621" cy="4123832"/>
                      </a:xfrm>
                      <a:prstGeom prst="rect">
                        <a:avLst/>
                      </a:prstGeom>
                      <a:noFill/>
                      <a:ln>
                        <a:noFill/>
                      </a:ln>
                    </pic:spPr>
                  </pic:pic>
                </a:graphicData>
              </a:graphic>
            </wp:inline>
          </w:drawing>
        </w:r>
      </w:ins>
    </w:p>
    <w:tbl>
      <w:tblPr>
        <w:tblStyle w:val="LiBang"/>
        <w:tblW w:w="10662" w:type="dxa"/>
        <w:tblInd w:w="-497" w:type="dxa"/>
        <w:tblLook w:val="04A0" w:firstRow="1" w:lastRow="0" w:firstColumn="1" w:lastColumn="0" w:noHBand="0" w:noVBand="1"/>
      </w:tblPr>
      <w:tblGrid>
        <w:gridCol w:w="532"/>
        <w:gridCol w:w="1580"/>
        <w:gridCol w:w="2264"/>
        <w:gridCol w:w="1334"/>
        <w:gridCol w:w="4952"/>
      </w:tblGrid>
      <w:tr w:rsidR="00663003" w14:paraId="58660B68" w14:textId="77777777" w:rsidTr="0030103F">
        <w:trPr>
          <w:ins w:id="2961" w:author="Phạm Quang Thịnh" w:date="2019-07-05T19:44:00Z"/>
        </w:trPr>
        <w:tc>
          <w:tcPr>
            <w:tcW w:w="532" w:type="dxa"/>
          </w:tcPr>
          <w:p w14:paraId="553DA845" w14:textId="77777777" w:rsidR="00663003" w:rsidRDefault="00663003" w:rsidP="0030103F">
            <w:pPr>
              <w:pStyle w:val="oancuaDanhsach"/>
              <w:ind w:left="0"/>
              <w:rPr>
                <w:ins w:id="2962" w:author="Phạm Quang Thịnh" w:date="2019-07-05T19:44:00Z"/>
                <w:lang w:val="vi-VN"/>
              </w:rPr>
            </w:pPr>
            <w:ins w:id="2963" w:author="Phạm Quang Thịnh" w:date="2019-07-05T19:44:00Z">
              <w:r>
                <w:rPr>
                  <w:lang w:val="vi-VN"/>
                </w:rPr>
                <w:t>STT</w:t>
              </w:r>
            </w:ins>
          </w:p>
        </w:tc>
        <w:tc>
          <w:tcPr>
            <w:tcW w:w="1580" w:type="dxa"/>
          </w:tcPr>
          <w:p w14:paraId="396D3070" w14:textId="77777777" w:rsidR="00663003" w:rsidRDefault="00663003" w:rsidP="0030103F">
            <w:pPr>
              <w:pStyle w:val="oancuaDanhsach"/>
              <w:ind w:left="0"/>
              <w:rPr>
                <w:ins w:id="2964" w:author="Phạm Quang Thịnh" w:date="2019-07-05T19:44:00Z"/>
                <w:lang w:val="vi-VN"/>
              </w:rPr>
            </w:pPr>
            <w:ins w:id="2965" w:author="Phạm Quang Thịnh" w:date="2019-07-05T19:44:00Z">
              <w:r>
                <w:rPr>
                  <w:lang w:val="vi-VN"/>
                </w:rPr>
                <w:t xml:space="preserve">Tên </w:t>
              </w:r>
            </w:ins>
          </w:p>
        </w:tc>
        <w:tc>
          <w:tcPr>
            <w:tcW w:w="2264" w:type="dxa"/>
          </w:tcPr>
          <w:p w14:paraId="2CE81C92" w14:textId="77777777" w:rsidR="00663003" w:rsidRDefault="00663003" w:rsidP="0030103F">
            <w:pPr>
              <w:pStyle w:val="oancuaDanhsach"/>
              <w:ind w:left="0"/>
              <w:rPr>
                <w:ins w:id="2966" w:author="Phạm Quang Thịnh" w:date="2019-07-05T19:44:00Z"/>
                <w:lang w:val="vi-VN"/>
              </w:rPr>
            </w:pPr>
            <w:ins w:id="2967" w:author="Phạm Quang Thịnh" w:date="2019-07-05T19:44:00Z">
              <w:r>
                <w:rPr>
                  <w:lang w:val="vi-VN"/>
                </w:rPr>
                <w:t>Kiểu</w:t>
              </w:r>
            </w:ins>
          </w:p>
        </w:tc>
        <w:tc>
          <w:tcPr>
            <w:tcW w:w="1334" w:type="dxa"/>
          </w:tcPr>
          <w:p w14:paraId="5F9CC562" w14:textId="77777777" w:rsidR="00663003" w:rsidRDefault="00663003" w:rsidP="0030103F">
            <w:pPr>
              <w:pStyle w:val="oancuaDanhsach"/>
              <w:ind w:left="0"/>
              <w:rPr>
                <w:ins w:id="2968" w:author="Phạm Quang Thịnh" w:date="2019-07-05T19:44:00Z"/>
                <w:lang w:val="vi-VN"/>
              </w:rPr>
            </w:pPr>
            <w:ins w:id="2969" w:author="Phạm Quang Thịnh" w:date="2019-07-05T19:44:00Z">
              <w:r>
                <w:rPr>
                  <w:lang w:val="vi-VN"/>
                </w:rPr>
                <w:t>Ràng buộc</w:t>
              </w:r>
            </w:ins>
          </w:p>
        </w:tc>
        <w:tc>
          <w:tcPr>
            <w:tcW w:w="4952" w:type="dxa"/>
          </w:tcPr>
          <w:p w14:paraId="1C4D3139" w14:textId="77777777" w:rsidR="00663003" w:rsidRDefault="00663003" w:rsidP="0030103F">
            <w:pPr>
              <w:pStyle w:val="oancuaDanhsach"/>
              <w:ind w:left="0"/>
              <w:rPr>
                <w:ins w:id="2970" w:author="Phạm Quang Thịnh" w:date="2019-07-05T19:44:00Z"/>
                <w:lang w:val="vi-VN"/>
              </w:rPr>
            </w:pPr>
            <w:ins w:id="2971" w:author="Phạm Quang Thịnh" w:date="2019-07-05T19:44:00Z">
              <w:r>
                <w:rPr>
                  <w:lang w:val="vi-VN"/>
                </w:rPr>
                <w:t>Chức năng</w:t>
              </w:r>
            </w:ins>
          </w:p>
        </w:tc>
      </w:tr>
      <w:tr w:rsidR="00663003" w:rsidRPr="00D6408C" w14:paraId="6B89904C" w14:textId="77777777" w:rsidTr="0030103F">
        <w:trPr>
          <w:ins w:id="2972" w:author="Phạm Quang Thịnh" w:date="2019-07-05T19:44:00Z"/>
        </w:trPr>
        <w:tc>
          <w:tcPr>
            <w:tcW w:w="532" w:type="dxa"/>
          </w:tcPr>
          <w:p w14:paraId="5DD07B5B" w14:textId="77777777" w:rsidR="00663003" w:rsidRDefault="00663003" w:rsidP="0030103F">
            <w:pPr>
              <w:pStyle w:val="oancuaDanhsach"/>
              <w:ind w:left="0"/>
              <w:rPr>
                <w:ins w:id="2973" w:author="Phạm Quang Thịnh" w:date="2019-07-05T19:44:00Z"/>
                <w:lang w:val="vi-VN"/>
              </w:rPr>
            </w:pPr>
            <w:ins w:id="2974" w:author="Phạm Quang Thịnh" w:date="2019-07-05T19:44:00Z">
              <w:r>
                <w:rPr>
                  <w:lang w:val="vi-VN"/>
                </w:rPr>
                <w:t>1</w:t>
              </w:r>
            </w:ins>
          </w:p>
        </w:tc>
        <w:tc>
          <w:tcPr>
            <w:tcW w:w="1580" w:type="dxa"/>
          </w:tcPr>
          <w:p w14:paraId="22194573" w14:textId="77777777" w:rsidR="00663003" w:rsidRDefault="00663003" w:rsidP="0030103F">
            <w:pPr>
              <w:pStyle w:val="oancuaDanhsach"/>
              <w:ind w:left="0"/>
              <w:rPr>
                <w:ins w:id="2975" w:author="Phạm Quang Thịnh" w:date="2019-07-05T19:44:00Z"/>
                <w:lang w:val="vi-VN"/>
              </w:rPr>
            </w:pPr>
            <w:ins w:id="2976" w:author="Phạm Quang Thịnh" w:date="2019-07-05T19:44:00Z">
              <w:r>
                <w:rPr>
                  <w:rFonts w:ascii="Consolas" w:hAnsi="Consolas" w:cs="Consolas"/>
                  <w:color w:val="0000FF"/>
                  <w:sz w:val="19"/>
                  <w:szCs w:val="19"/>
                </w:rPr>
                <w:t>Matxt</w:t>
              </w:r>
            </w:ins>
          </w:p>
        </w:tc>
        <w:tc>
          <w:tcPr>
            <w:tcW w:w="2264" w:type="dxa"/>
          </w:tcPr>
          <w:p w14:paraId="3E8A1C20" w14:textId="77777777" w:rsidR="00663003" w:rsidRDefault="00663003" w:rsidP="0030103F">
            <w:pPr>
              <w:pStyle w:val="oancuaDanhsach"/>
              <w:ind w:left="0"/>
              <w:rPr>
                <w:ins w:id="2977" w:author="Phạm Quang Thịnh" w:date="2019-07-05T19:44:00Z"/>
                <w:lang w:val="vi-VN"/>
              </w:rPr>
            </w:pPr>
            <w:ins w:id="2978" w:author="Phạm Quang Thịnh" w:date="2019-07-05T19:44:00Z">
              <w:r>
                <w:rPr>
                  <w:rFonts w:ascii="Consolas" w:hAnsi="Consolas" w:cs="Consolas"/>
                  <w:color w:val="A31515"/>
                  <w:sz w:val="19"/>
                  <w:szCs w:val="19"/>
                </w:rPr>
                <w:t>TextBlock</w:t>
              </w:r>
            </w:ins>
          </w:p>
        </w:tc>
        <w:tc>
          <w:tcPr>
            <w:tcW w:w="1334" w:type="dxa"/>
          </w:tcPr>
          <w:p w14:paraId="5365DF2D" w14:textId="77777777" w:rsidR="00663003" w:rsidRDefault="00663003" w:rsidP="0030103F">
            <w:pPr>
              <w:pStyle w:val="oancuaDanhsach"/>
              <w:ind w:left="0"/>
              <w:rPr>
                <w:ins w:id="2979" w:author="Phạm Quang Thịnh" w:date="2019-07-05T19:44:00Z"/>
                <w:lang w:val="vi-VN"/>
              </w:rPr>
            </w:pPr>
            <w:ins w:id="2980" w:author="Phạm Quang Thịnh" w:date="2019-07-05T19:44:00Z">
              <w:r>
                <w:rPr>
                  <w:lang w:val="vi-VN"/>
                </w:rPr>
                <w:t>Không</w:t>
              </w:r>
            </w:ins>
          </w:p>
        </w:tc>
        <w:tc>
          <w:tcPr>
            <w:tcW w:w="4952" w:type="dxa"/>
          </w:tcPr>
          <w:p w14:paraId="062F9C3D" w14:textId="77777777" w:rsidR="00663003" w:rsidRDefault="00663003" w:rsidP="0030103F">
            <w:pPr>
              <w:pStyle w:val="oancuaDanhsach"/>
              <w:ind w:left="0"/>
              <w:rPr>
                <w:ins w:id="2981" w:author="Phạm Quang Thịnh" w:date="2019-07-05T19:44:00Z"/>
                <w:lang w:val="vi-VN"/>
              </w:rPr>
            </w:pPr>
            <w:ins w:id="2982" w:author="Phạm Quang Thịnh" w:date="2019-07-05T19:44:00Z">
              <w:r>
                <w:rPr>
                  <w:lang w:val="vi-VN"/>
                </w:rPr>
                <w:t>Hiển thị mã phiếu báo cáo</w:t>
              </w:r>
            </w:ins>
          </w:p>
        </w:tc>
      </w:tr>
      <w:tr w:rsidR="00663003" w:rsidRPr="00D6408C" w14:paraId="52C4D86B" w14:textId="77777777" w:rsidTr="0030103F">
        <w:trPr>
          <w:ins w:id="2983" w:author="Phạm Quang Thịnh" w:date="2019-07-05T19:44:00Z"/>
        </w:trPr>
        <w:tc>
          <w:tcPr>
            <w:tcW w:w="532" w:type="dxa"/>
          </w:tcPr>
          <w:p w14:paraId="1771A009" w14:textId="77777777" w:rsidR="00663003" w:rsidRDefault="00663003" w:rsidP="0030103F">
            <w:pPr>
              <w:pStyle w:val="oancuaDanhsach"/>
              <w:ind w:left="0"/>
              <w:rPr>
                <w:ins w:id="2984" w:author="Phạm Quang Thịnh" w:date="2019-07-05T19:44:00Z"/>
                <w:lang w:val="vi-VN"/>
              </w:rPr>
            </w:pPr>
            <w:ins w:id="2985" w:author="Phạm Quang Thịnh" w:date="2019-07-05T19:44:00Z">
              <w:r>
                <w:rPr>
                  <w:lang w:val="vi-VN"/>
                </w:rPr>
                <w:t>2</w:t>
              </w:r>
            </w:ins>
          </w:p>
        </w:tc>
        <w:tc>
          <w:tcPr>
            <w:tcW w:w="1580" w:type="dxa"/>
          </w:tcPr>
          <w:p w14:paraId="7D152673" w14:textId="77777777" w:rsidR="00663003" w:rsidRDefault="00663003" w:rsidP="0030103F">
            <w:pPr>
              <w:pStyle w:val="oancuaDanhsach"/>
              <w:ind w:left="0"/>
              <w:rPr>
                <w:ins w:id="2986" w:author="Phạm Quang Thịnh" w:date="2019-07-05T19:44:00Z"/>
                <w:lang w:val="vi-VN"/>
              </w:rPr>
            </w:pPr>
            <w:ins w:id="2987" w:author="Phạm Quang Thịnh" w:date="2019-07-05T19:44:00Z">
              <w:r>
                <w:rPr>
                  <w:rFonts w:ascii="Consolas" w:hAnsi="Consolas" w:cs="Consolas"/>
                  <w:color w:val="0000FF"/>
                  <w:sz w:val="19"/>
                  <w:szCs w:val="19"/>
                </w:rPr>
                <w:t>thang</w:t>
              </w:r>
            </w:ins>
          </w:p>
        </w:tc>
        <w:tc>
          <w:tcPr>
            <w:tcW w:w="2264" w:type="dxa"/>
          </w:tcPr>
          <w:p w14:paraId="2F70F7EC" w14:textId="77777777" w:rsidR="00663003" w:rsidRDefault="00663003" w:rsidP="0030103F">
            <w:pPr>
              <w:pStyle w:val="oancuaDanhsach"/>
              <w:ind w:left="0"/>
              <w:rPr>
                <w:ins w:id="2988" w:author="Phạm Quang Thịnh" w:date="2019-07-05T19:44:00Z"/>
                <w:lang w:val="vi-VN"/>
              </w:rPr>
            </w:pPr>
            <w:ins w:id="2989" w:author="Phạm Quang Thịnh" w:date="2019-07-05T19:44:00Z">
              <w:r>
                <w:rPr>
                  <w:rFonts w:ascii="Consolas" w:hAnsi="Consolas" w:cs="Consolas"/>
                  <w:color w:val="A31515"/>
                  <w:sz w:val="19"/>
                  <w:szCs w:val="19"/>
                </w:rPr>
                <w:t>TextBlock</w:t>
              </w:r>
            </w:ins>
          </w:p>
        </w:tc>
        <w:tc>
          <w:tcPr>
            <w:tcW w:w="1334" w:type="dxa"/>
          </w:tcPr>
          <w:p w14:paraId="1BE3F32D" w14:textId="77777777" w:rsidR="00663003" w:rsidRDefault="00663003" w:rsidP="0030103F">
            <w:pPr>
              <w:pStyle w:val="oancuaDanhsach"/>
              <w:ind w:left="0"/>
              <w:rPr>
                <w:ins w:id="2990" w:author="Phạm Quang Thịnh" w:date="2019-07-05T19:44:00Z"/>
                <w:lang w:val="vi-VN"/>
              </w:rPr>
            </w:pPr>
            <w:ins w:id="2991" w:author="Phạm Quang Thịnh" w:date="2019-07-05T19:44:00Z">
              <w:r>
                <w:rPr>
                  <w:lang w:val="vi-VN"/>
                </w:rPr>
                <w:t>Không</w:t>
              </w:r>
            </w:ins>
          </w:p>
        </w:tc>
        <w:tc>
          <w:tcPr>
            <w:tcW w:w="4952" w:type="dxa"/>
          </w:tcPr>
          <w:p w14:paraId="12F4C20B" w14:textId="77777777" w:rsidR="00663003" w:rsidRDefault="00663003" w:rsidP="0030103F">
            <w:pPr>
              <w:pStyle w:val="oancuaDanhsach"/>
              <w:ind w:left="0"/>
              <w:rPr>
                <w:ins w:id="2992" w:author="Phạm Quang Thịnh" w:date="2019-07-05T19:44:00Z"/>
                <w:lang w:val="vi-VN"/>
              </w:rPr>
            </w:pPr>
            <w:ins w:id="2993" w:author="Phạm Quang Thịnh" w:date="2019-07-05T19:44:00Z">
              <w:r>
                <w:rPr>
                  <w:lang w:val="vi-VN"/>
                </w:rPr>
                <w:t>Hiển thị tháng được lập</w:t>
              </w:r>
            </w:ins>
          </w:p>
        </w:tc>
      </w:tr>
      <w:tr w:rsidR="00663003" w:rsidRPr="00D6408C" w14:paraId="32148942" w14:textId="77777777" w:rsidTr="0030103F">
        <w:trPr>
          <w:ins w:id="2994" w:author="Phạm Quang Thịnh" w:date="2019-07-05T19:44:00Z"/>
        </w:trPr>
        <w:tc>
          <w:tcPr>
            <w:tcW w:w="532" w:type="dxa"/>
          </w:tcPr>
          <w:p w14:paraId="64AF5217" w14:textId="77777777" w:rsidR="00663003" w:rsidRDefault="00663003" w:rsidP="0030103F">
            <w:pPr>
              <w:pStyle w:val="oancuaDanhsach"/>
              <w:ind w:left="0"/>
              <w:rPr>
                <w:ins w:id="2995" w:author="Phạm Quang Thịnh" w:date="2019-07-05T19:44:00Z"/>
                <w:lang w:val="vi-VN"/>
              </w:rPr>
            </w:pPr>
            <w:ins w:id="2996" w:author="Phạm Quang Thịnh" w:date="2019-07-05T19:44:00Z">
              <w:r>
                <w:rPr>
                  <w:lang w:val="vi-VN"/>
                </w:rPr>
                <w:t>3</w:t>
              </w:r>
            </w:ins>
          </w:p>
        </w:tc>
        <w:tc>
          <w:tcPr>
            <w:tcW w:w="1580" w:type="dxa"/>
          </w:tcPr>
          <w:p w14:paraId="34ED38AA" w14:textId="77777777" w:rsidR="00663003" w:rsidRDefault="00663003" w:rsidP="0030103F">
            <w:pPr>
              <w:pStyle w:val="oancuaDanhsach"/>
              <w:ind w:left="0"/>
              <w:rPr>
                <w:ins w:id="2997" w:author="Phạm Quang Thịnh" w:date="2019-07-05T19:44:00Z"/>
                <w:lang w:val="vi-VN"/>
              </w:rPr>
            </w:pPr>
            <w:ins w:id="2998" w:author="Phạm Quang Thịnh" w:date="2019-07-05T19:44:00Z">
              <w:r>
                <w:rPr>
                  <w:rFonts w:ascii="Consolas" w:hAnsi="Consolas" w:cs="Consolas"/>
                  <w:color w:val="0000FF"/>
                  <w:sz w:val="19"/>
                  <w:szCs w:val="19"/>
                </w:rPr>
                <w:t>ButtonXacNhan</w:t>
              </w:r>
            </w:ins>
          </w:p>
        </w:tc>
        <w:tc>
          <w:tcPr>
            <w:tcW w:w="2264" w:type="dxa"/>
          </w:tcPr>
          <w:p w14:paraId="0BA39259" w14:textId="77777777" w:rsidR="00663003" w:rsidRDefault="00663003" w:rsidP="0030103F">
            <w:pPr>
              <w:pStyle w:val="oancuaDanhsach"/>
              <w:ind w:left="0"/>
              <w:rPr>
                <w:ins w:id="2999" w:author="Phạm Quang Thịnh" w:date="2019-07-05T19:44:00Z"/>
                <w:lang w:val="vi-VN"/>
              </w:rPr>
            </w:pPr>
            <w:ins w:id="3000" w:author="Phạm Quang Thịnh" w:date="2019-07-05T19:44:00Z">
              <w:r>
                <w:rPr>
                  <w:rFonts w:ascii="Consolas" w:hAnsi="Consolas" w:cs="Consolas"/>
                  <w:color w:val="A31515"/>
                  <w:sz w:val="19"/>
                  <w:szCs w:val="19"/>
                </w:rPr>
                <w:t>Button</w:t>
              </w:r>
            </w:ins>
          </w:p>
        </w:tc>
        <w:tc>
          <w:tcPr>
            <w:tcW w:w="1334" w:type="dxa"/>
          </w:tcPr>
          <w:p w14:paraId="1D3229D7" w14:textId="77777777" w:rsidR="00663003" w:rsidRDefault="00663003" w:rsidP="0030103F">
            <w:pPr>
              <w:pStyle w:val="oancuaDanhsach"/>
              <w:ind w:left="0"/>
              <w:rPr>
                <w:ins w:id="3001" w:author="Phạm Quang Thịnh" w:date="2019-07-05T19:44:00Z"/>
                <w:lang w:val="vi-VN"/>
              </w:rPr>
            </w:pPr>
            <w:ins w:id="3002" w:author="Phạm Quang Thịnh" w:date="2019-07-05T19:44:00Z">
              <w:r>
                <w:rPr>
                  <w:lang w:val="vi-VN"/>
                </w:rPr>
                <w:t>Không</w:t>
              </w:r>
            </w:ins>
          </w:p>
        </w:tc>
        <w:tc>
          <w:tcPr>
            <w:tcW w:w="4952" w:type="dxa"/>
          </w:tcPr>
          <w:p w14:paraId="287BD7DA" w14:textId="77777777" w:rsidR="00663003" w:rsidRDefault="00663003" w:rsidP="0030103F">
            <w:pPr>
              <w:pStyle w:val="oancuaDanhsach"/>
              <w:ind w:left="0"/>
              <w:rPr>
                <w:ins w:id="3003" w:author="Phạm Quang Thịnh" w:date="2019-07-05T19:44:00Z"/>
                <w:lang w:val="vi-VN"/>
              </w:rPr>
            </w:pPr>
            <w:ins w:id="3004" w:author="Phạm Quang Thịnh" w:date="2019-07-05T19:44:00Z">
              <w:r>
                <w:rPr>
                  <w:lang w:val="vi-VN"/>
                </w:rPr>
                <w:t>Xác nhận thông tin &amp; lưu phiếu</w:t>
              </w:r>
            </w:ins>
          </w:p>
        </w:tc>
      </w:tr>
      <w:tr w:rsidR="00663003" w:rsidRPr="00D6408C" w14:paraId="7D594277" w14:textId="77777777" w:rsidTr="0030103F">
        <w:trPr>
          <w:ins w:id="3005" w:author="Phạm Quang Thịnh" w:date="2019-07-05T19:44:00Z"/>
        </w:trPr>
        <w:tc>
          <w:tcPr>
            <w:tcW w:w="532" w:type="dxa"/>
          </w:tcPr>
          <w:p w14:paraId="58E27241" w14:textId="77777777" w:rsidR="00663003" w:rsidRDefault="00663003" w:rsidP="0030103F">
            <w:pPr>
              <w:pStyle w:val="oancuaDanhsach"/>
              <w:ind w:left="0"/>
              <w:rPr>
                <w:ins w:id="3006" w:author="Phạm Quang Thịnh" w:date="2019-07-05T19:44:00Z"/>
                <w:lang w:val="vi-VN"/>
              </w:rPr>
            </w:pPr>
            <w:ins w:id="3007" w:author="Phạm Quang Thịnh" w:date="2019-07-05T19:44:00Z">
              <w:r>
                <w:rPr>
                  <w:lang w:val="vi-VN"/>
                </w:rPr>
                <w:t>4</w:t>
              </w:r>
            </w:ins>
          </w:p>
        </w:tc>
        <w:tc>
          <w:tcPr>
            <w:tcW w:w="1580" w:type="dxa"/>
          </w:tcPr>
          <w:p w14:paraId="02461A2F" w14:textId="77777777" w:rsidR="00663003" w:rsidRDefault="00663003" w:rsidP="0030103F">
            <w:pPr>
              <w:pStyle w:val="oancuaDanhsach"/>
              <w:ind w:left="0"/>
              <w:rPr>
                <w:ins w:id="3008" w:author="Phạm Quang Thịnh" w:date="2019-07-05T19:44:00Z"/>
                <w:lang w:val="vi-VN"/>
              </w:rPr>
            </w:pPr>
            <w:ins w:id="3009" w:author="Phạm Quang Thịnh" w:date="2019-07-05T19:44:00Z">
              <w:r>
                <w:rPr>
                  <w:rFonts w:ascii="Consolas" w:hAnsi="Consolas" w:cs="Consolas"/>
                  <w:color w:val="0000FF"/>
                  <w:sz w:val="19"/>
                  <w:szCs w:val="19"/>
                </w:rPr>
                <w:t>txtKeyword</w:t>
              </w:r>
            </w:ins>
          </w:p>
        </w:tc>
        <w:tc>
          <w:tcPr>
            <w:tcW w:w="2264" w:type="dxa"/>
          </w:tcPr>
          <w:p w14:paraId="56672622" w14:textId="77777777" w:rsidR="00663003" w:rsidRDefault="00663003" w:rsidP="0030103F">
            <w:pPr>
              <w:pStyle w:val="oancuaDanhsach"/>
              <w:ind w:left="0"/>
              <w:rPr>
                <w:ins w:id="3010" w:author="Phạm Quang Thịnh" w:date="2019-07-05T19:44:00Z"/>
                <w:lang w:val="vi-VN"/>
              </w:rPr>
            </w:pPr>
            <w:ins w:id="3011" w:author="Phạm Quang Thịnh" w:date="2019-07-05T19:44:00Z">
              <w:r>
                <w:rPr>
                  <w:rFonts w:ascii="Consolas" w:hAnsi="Consolas" w:cs="Consolas"/>
                  <w:color w:val="A31515"/>
                  <w:sz w:val="19"/>
                  <w:szCs w:val="19"/>
                </w:rPr>
                <w:t>TextBox</w:t>
              </w:r>
            </w:ins>
          </w:p>
        </w:tc>
        <w:tc>
          <w:tcPr>
            <w:tcW w:w="1334" w:type="dxa"/>
          </w:tcPr>
          <w:p w14:paraId="4E2ED4DF" w14:textId="77777777" w:rsidR="00663003" w:rsidRDefault="00663003" w:rsidP="0030103F">
            <w:pPr>
              <w:pStyle w:val="oancuaDanhsach"/>
              <w:ind w:left="0"/>
              <w:rPr>
                <w:ins w:id="3012" w:author="Phạm Quang Thịnh" w:date="2019-07-05T19:44:00Z"/>
                <w:lang w:val="vi-VN"/>
              </w:rPr>
            </w:pPr>
            <w:ins w:id="3013" w:author="Phạm Quang Thịnh" w:date="2019-07-05T19:44:00Z">
              <w:r>
                <w:rPr>
                  <w:lang w:val="vi-VN"/>
                </w:rPr>
                <w:t>Không</w:t>
              </w:r>
            </w:ins>
          </w:p>
        </w:tc>
        <w:tc>
          <w:tcPr>
            <w:tcW w:w="4952" w:type="dxa"/>
          </w:tcPr>
          <w:p w14:paraId="75A95CC7" w14:textId="77777777" w:rsidR="00663003" w:rsidRDefault="00663003" w:rsidP="0030103F">
            <w:pPr>
              <w:pStyle w:val="oancuaDanhsach"/>
              <w:ind w:left="0"/>
              <w:rPr>
                <w:ins w:id="3014" w:author="Phạm Quang Thịnh" w:date="2019-07-05T19:44:00Z"/>
                <w:lang w:val="vi-VN"/>
              </w:rPr>
            </w:pPr>
            <w:ins w:id="3015" w:author="Phạm Quang Thịnh" w:date="2019-07-05T19:44:00Z">
              <w:r>
                <w:rPr>
                  <w:lang w:val="vi-VN"/>
                </w:rPr>
                <w:t>Nhập từ khóa tìm kiếm</w:t>
              </w:r>
            </w:ins>
          </w:p>
        </w:tc>
      </w:tr>
      <w:tr w:rsidR="00663003" w:rsidRPr="00D6408C" w14:paraId="1A38F235" w14:textId="77777777" w:rsidTr="0030103F">
        <w:trPr>
          <w:ins w:id="3016" w:author="Phạm Quang Thịnh" w:date="2019-07-05T19:44:00Z"/>
        </w:trPr>
        <w:tc>
          <w:tcPr>
            <w:tcW w:w="532" w:type="dxa"/>
          </w:tcPr>
          <w:p w14:paraId="6457B8F4" w14:textId="77777777" w:rsidR="00663003" w:rsidRDefault="00663003" w:rsidP="0030103F">
            <w:pPr>
              <w:pStyle w:val="oancuaDanhsach"/>
              <w:ind w:left="0"/>
              <w:rPr>
                <w:ins w:id="3017" w:author="Phạm Quang Thịnh" w:date="2019-07-05T19:44:00Z"/>
                <w:lang w:val="vi-VN"/>
              </w:rPr>
            </w:pPr>
            <w:ins w:id="3018" w:author="Phạm Quang Thịnh" w:date="2019-07-05T19:44:00Z">
              <w:r>
                <w:rPr>
                  <w:lang w:val="vi-VN"/>
                </w:rPr>
                <w:t>5</w:t>
              </w:r>
            </w:ins>
          </w:p>
        </w:tc>
        <w:tc>
          <w:tcPr>
            <w:tcW w:w="1580" w:type="dxa"/>
          </w:tcPr>
          <w:p w14:paraId="145F4DDF" w14:textId="77777777" w:rsidR="00663003" w:rsidRDefault="00663003" w:rsidP="0030103F">
            <w:pPr>
              <w:pStyle w:val="oancuaDanhsach"/>
              <w:ind w:left="0"/>
              <w:rPr>
                <w:ins w:id="3019" w:author="Phạm Quang Thịnh" w:date="2019-07-05T19:44:00Z"/>
                <w:lang w:val="vi-VN"/>
              </w:rPr>
            </w:pPr>
            <w:ins w:id="3020" w:author="Phạm Quang Thịnh" w:date="2019-07-05T19:44:00Z">
              <w:r>
                <w:rPr>
                  <w:rFonts w:ascii="Consolas" w:hAnsi="Consolas" w:cs="Consolas"/>
                  <w:color w:val="0000FF"/>
                  <w:sz w:val="19"/>
                  <w:szCs w:val="19"/>
                </w:rPr>
                <w:t>Search</w:t>
              </w:r>
            </w:ins>
          </w:p>
        </w:tc>
        <w:tc>
          <w:tcPr>
            <w:tcW w:w="2264" w:type="dxa"/>
          </w:tcPr>
          <w:p w14:paraId="273B26B3" w14:textId="77777777" w:rsidR="00663003" w:rsidRDefault="00663003" w:rsidP="0030103F">
            <w:pPr>
              <w:pStyle w:val="oancuaDanhsach"/>
              <w:ind w:left="0"/>
              <w:rPr>
                <w:ins w:id="3021" w:author="Phạm Quang Thịnh" w:date="2019-07-05T19:44:00Z"/>
                <w:lang w:val="vi-VN"/>
              </w:rPr>
            </w:pPr>
            <w:ins w:id="3022" w:author="Phạm Quang Thịnh" w:date="2019-07-05T19:44:00Z">
              <w:r>
                <w:rPr>
                  <w:rFonts w:ascii="Consolas" w:hAnsi="Consolas" w:cs="Consolas"/>
                  <w:color w:val="A31515"/>
                  <w:sz w:val="19"/>
                  <w:szCs w:val="19"/>
                </w:rPr>
                <w:t>Button</w:t>
              </w:r>
            </w:ins>
          </w:p>
        </w:tc>
        <w:tc>
          <w:tcPr>
            <w:tcW w:w="1334" w:type="dxa"/>
          </w:tcPr>
          <w:p w14:paraId="23486DD5" w14:textId="77777777" w:rsidR="00663003" w:rsidRDefault="00663003" w:rsidP="0030103F">
            <w:pPr>
              <w:pStyle w:val="oancuaDanhsach"/>
              <w:ind w:left="0"/>
              <w:rPr>
                <w:ins w:id="3023" w:author="Phạm Quang Thịnh" w:date="2019-07-05T19:44:00Z"/>
                <w:lang w:val="vi-VN"/>
              </w:rPr>
            </w:pPr>
            <w:ins w:id="3024" w:author="Phạm Quang Thịnh" w:date="2019-07-05T19:44:00Z">
              <w:r>
                <w:rPr>
                  <w:lang w:val="vi-VN"/>
                </w:rPr>
                <w:t>Không</w:t>
              </w:r>
            </w:ins>
          </w:p>
        </w:tc>
        <w:tc>
          <w:tcPr>
            <w:tcW w:w="4952" w:type="dxa"/>
          </w:tcPr>
          <w:p w14:paraId="2CAA3ED3" w14:textId="77777777" w:rsidR="00663003" w:rsidRDefault="00663003" w:rsidP="0030103F">
            <w:pPr>
              <w:pStyle w:val="oancuaDanhsach"/>
              <w:ind w:left="0"/>
              <w:rPr>
                <w:ins w:id="3025" w:author="Phạm Quang Thịnh" w:date="2019-07-05T19:44:00Z"/>
                <w:lang w:val="vi-VN"/>
              </w:rPr>
            </w:pPr>
            <w:ins w:id="3026" w:author="Phạm Quang Thịnh" w:date="2019-07-05T19:44:00Z">
              <w:r>
                <w:rPr>
                  <w:lang w:val="vi-VN"/>
                </w:rPr>
                <w:t>Tìm kiếm theo từ khóa đã chọn</w:t>
              </w:r>
            </w:ins>
          </w:p>
        </w:tc>
      </w:tr>
      <w:tr w:rsidR="00663003" w:rsidRPr="00D6408C" w14:paraId="50580917" w14:textId="77777777" w:rsidTr="0030103F">
        <w:trPr>
          <w:ins w:id="3027" w:author="Phạm Quang Thịnh" w:date="2019-07-05T19:44:00Z"/>
        </w:trPr>
        <w:tc>
          <w:tcPr>
            <w:tcW w:w="532" w:type="dxa"/>
          </w:tcPr>
          <w:p w14:paraId="15B08EA8" w14:textId="77777777" w:rsidR="00663003" w:rsidRDefault="00663003" w:rsidP="0030103F">
            <w:pPr>
              <w:pStyle w:val="oancuaDanhsach"/>
              <w:ind w:left="0"/>
              <w:rPr>
                <w:ins w:id="3028" w:author="Phạm Quang Thịnh" w:date="2019-07-05T19:44:00Z"/>
                <w:lang w:val="vi-VN"/>
              </w:rPr>
            </w:pPr>
            <w:ins w:id="3029" w:author="Phạm Quang Thịnh" w:date="2019-07-05T19:44:00Z">
              <w:r>
                <w:rPr>
                  <w:lang w:val="vi-VN"/>
                </w:rPr>
                <w:t>6</w:t>
              </w:r>
            </w:ins>
          </w:p>
        </w:tc>
        <w:tc>
          <w:tcPr>
            <w:tcW w:w="1580" w:type="dxa"/>
          </w:tcPr>
          <w:p w14:paraId="315D8DBC" w14:textId="77777777" w:rsidR="00663003" w:rsidRDefault="00663003" w:rsidP="0030103F">
            <w:pPr>
              <w:pStyle w:val="oancuaDanhsach"/>
              <w:ind w:left="0"/>
              <w:rPr>
                <w:ins w:id="3030" w:author="Phạm Quang Thịnh" w:date="2019-07-05T19:44:00Z"/>
                <w:rFonts w:ascii="Consolas" w:hAnsi="Consolas" w:cs="Consolas"/>
                <w:color w:val="0000FF"/>
                <w:sz w:val="19"/>
                <w:szCs w:val="19"/>
              </w:rPr>
            </w:pPr>
            <w:ins w:id="3031" w:author="Phạm Quang Thịnh" w:date="2019-07-05T19:44:00Z">
              <w:r>
                <w:rPr>
                  <w:rFonts w:ascii="Consolas" w:hAnsi="Consolas" w:cs="Consolas"/>
                  <w:color w:val="0000FF"/>
                  <w:sz w:val="19"/>
                  <w:szCs w:val="19"/>
                </w:rPr>
                <w:t>dsDL</w:t>
              </w:r>
            </w:ins>
          </w:p>
        </w:tc>
        <w:tc>
          <w:tcPr>
            <w:tcW w:w="2264" w:type="dxa"/>
          </w:tcPr>
          <w:p w14:paraId="6D1342CE" w14:textId="77777777" w:rsidR="00663003" w:rsidRDefault="00663003" w:rsidP="0030103F">
            <w:pPr>
              <w:pStyle w:val="oancuaDanhsach"/>
              <w:ind w:left="0"/>
              <w:rPr>
                <w:ins w:id="3032" w:author="Phạm Quang Thịnh" w:date="2019-07-05T19:44:00Z"/>
                <w:rFonts w:ascii="Consolas" w:hAnsi="Consolas" w:cs="Consolas"/>
                <w:color w:val="A31515"/>
                <w:sz w:val="19"/>
                <w:szCs w:val="19"/>
              </w:rPr>
            </w:pPr>
            <w:ins w:id="3033" w:author="Phạm Quang Thịnh" w:date="2019-07-05T19:44:00Z">
              <w:r>
                <w:rPr>
                  <w:rFonts w:ascii="Consolas" w:hAnsi="Consolas" w:cs="Consolas"/>
                  <w:color w:val="A31515"/>
                  <w:sz w:val="19"/>
                  <w:szCs w:val="19"/>
                </w:rPr>
                <w:t>ListView</w:t>
              </w:r>
            </w:ins>
          </w:p>
        </w:tc>
        <w:tc>
          <w:tcPr>
            <w:tcW w:w="1334" w:type="dxa"/>
          </w:tcPr>
          <w:p w14:paraId="16F6CD0D" w14:textId="77777777" w:rsidR="00663003" w:rsidRDefault="00663003" w:rsidP="0030103F">
            <w:pPr>
              <w:pStyle w:val="oancuaDanhsach"/>
              <w:ind w:left="0"/>
              <w:rPr>
                <w:ins w:id="3034" w:author="Phạm Quang Thịnh" w:date="2019-07-05T19:44:00Z"/>
                <w:lang w:val="vi-VN"/>
              </w:rPr>
            </w:pPr>
            <w:ins w:id="3035" w:author="Phạm Quang Thịnh" w:date="2019-07-05T19:44:00Z">
              <w:r>
                <w:rPr>
                  <w:lang w:val="vi-VN"/>
                </w:rPr>
                <w:t>Không</w:t>
              </w:r>
            </w:ins>
          </w:p>
        </w:tc>
        <w:tc>
          <w:tcPr>
            <w:tcW w:w="4952" w:type="dxa"/>
          </w:tcPr>
          <w:p w14:paraId="15253B13" w14:textId="77777777" w:rsidR="00663003" w:rsidRDefault="00663003" w:rsidP="0030103F">
            <w:pPr>
              <w:pStyle w:val="oancuaDanhsach"/>
              <w:ind w:left="0"/>
              <w:rPr>
                <w:ins w:id="3036" w:author="Phạm Quang Thịnh" w:date="2019-07-05T19:44:00Z"/>
                <w:lang w:val="vi-VN"/>
              </w:rPr>
            </w:pPr>
            <w:ins w:id="3037" w:author="Phạm Quang Thịnh" w:date="2019-07-05T19:44:00Z">
              <w:r>
                <w:rPr>
                  <w:lang w:val="vi-VN"/>
                </w:rPr>
                <w:t>Hiển thị danh sách đại lý</w:t>
              </w:r>
            </w:ins>
          </w:p>
        </w:tc>
      </w:tr>
      <w:tr w:rsidR="00663003" w14:paraId="61E3C0FB" w14:textId="77777777" w:rsidTr="0030103F">
        <w:trPr>
          <w:ins w:id="3038" w:author="Phạm Quang Thịnh" w:date="2019-07-05T19:44:00Z"/>
        </w:trPr>
        <w:tc>
          <w:tcPr>
            <w:tcW w:w="532" w:type="dxa"/>
          </w:tcPr>
          <w:p w14:paraId="5C61923E" w14:textId="77777777" w:rsidR="00663003" w:rsidRDefault="00663003" w:rsidP="0030103F">
            <w:pPr>
              <w:pStyle w:val="oancuaDanhsach"/>
              <w:ind w:left="0"/>
              <w:rPr>
                <w:ins w:id="3039" w:author="Phạm Quang Thịnh" w:date="2019-07-05T19:44:00Z"/>
                <w:lang w:val="vi-VN"/>
              </w:rPr>
            </w:pPr>
            <w:ins w:id="3040" w:author="Phạm Quang Thịnh" w:date="2019-07-05T19:44:00Z">
              <w:r>
                <w:rPr>
                  <w:lang w:val="vi-VN"/>
                </w:rPr>
                <w:t>7</w:t>
              </w:r>
            </w:ins>
          </w:p>
        </w:tc>
        <w:tc>
          <w:tcPr>
            <w:tcW w:w="1580" w:type="dxa"/>
          </w:tcPr>
          <w:p w14:paraId="26343B07" w14:textId="77777777" w:rsidR="00663003" w:rsidRDefault="00663003" w:rsidP="0030103F">
            <w:pPr>
              <w:pStyle w:val="oancuaDanhsach"/>
              <w:ind w:left="0"/>
              <w:rPr>
                <w:ins w:id="3041" w:author="Phạm Quang Thịnh" w:date="2019-07-05T19:44:00Z"/>
                <w:rFonts w:ascii="Consolas" w:hAnsi="Consolas" w:cs="Consolas"/>
                <w:color w:val="0000FF"/>
                <w:sz w:val="19"/>
                <w:szCs w:val="19"/>
              </w:rPr>
            </w:pPr>
            <w:ins w:id="3042" w:author="Phạm Quang Thịnh" w:date="2019-07-05T19:44:00Z">
              <w:r>
                <w:rPr>
                  <w:rFonts w:ascii="Consolas" w:hAnsi="Consolas" w:cs="Consolas"/>
                  <w:color w:val="0000FF"/>
                  <w:sz w:val="19"/>
                  <w:szCs w:val="19"/>
                </w:rPr>
                <w:t>Exit</w:t>
              </w:r>
            </w:ins>
          </w:p>
        </w:tc>
        <w:tc>
          <w:tcPr>
            <w:tcW w:w="2264" w:type="dxa"/>
          </w:tcPr>
          <w:p w14:paraId="3CC9419A" w14:textId="77777777" w:rsidR="00663003" w:rsidRDefault="00663003" w:rsidP="0030103F">
            <w:pPr>
              <w:pStyle w:val="oancuaDanhsach"/>
              <w:ind w:left="0"/>
              <w:rPr>
                <w:ins w:id="3043" w:author="Phạm Quang Thịnh" w:date="2019-07-05T19:44:00Z"/>
                <w:rFonts w:ascii="Consolas" w:hAnsi="Consolas" w:cs="Consolas"/>
                <w:color w:val="A31515"/>
                <w:sz w:val="19"/>
                <w:szCs w:val="19"/>
              </w:rPr>
            </w:pPr>
            <w:ins w:id="3044" w:author="Phạm Quang Thịnh" w:date="2019-07-05T19:44:00Z">
              <w:r>
                <w:rPr>
                  <w:rFonts w:ascii="Consolas" w:hAnsi="Consolas" w:cs="Consolas"/>
                  <w:color w:val="A31515"/>
                  <w:sz w:val="19"/>
                  <w:szCs w:val="19"/>
                </w:rPr>
                <w:t>Button</w:t>
              </w:r>
            </w:ins>
          </w:p>
        </w:tc>
        <w:tc>
          <w:tcPr>
            <w:tcW w:w="1334" w:type="dxa"/>
          </w:tcPr>
          <w:p w14:paraId="0FE6846B" w14:textId="77777777" w:rsidR="00663003" w:rsidRDefault="00663003" w:rsidP="0030103F">
            <w:pPr>
              <w:pStyle w:val="oancuaDanhsach"/>
              <w:ind w:left="0"/>
              <w:rPr>
                <w:ins w:id="3045" w:author="Phạm Quang Thịnh" w:date="2019-07-05T19:44:00Z"/>
                <w:lang w:val="vi-VN"/>
              </w:rPr>
            </w:pPr>
            <w:ins w:id="3046" w:author="Phạm Quang Thịnh" w:date="2019-07-05T19:44:00Z">
              <w:r>
                <w:rPr>
                  <w:lang w:val="vi-VN"/>
                </w:rPr>
                <w:t>Không</w:t>
              </w:r>
            </w:ins>
          </w:p>
        </w:tc>
        <w:tc>
          <w:tcPr>
            <w:tcW w:w="4952" w:type="dxa"/>
          </w:tcPr>
          <w:p w14:paraId="1972BDB0" w14:textId="77777777" w:rsidR="00663003" w:rsidRDefault="00663003" w:rsidP="0030103F">
            <w:pPr>
              <w:pStyle w:val="oancuaDanhsach"/>
              <w:ind w:left="0"/>
              <w:rPr>
                <w:ins w:id="3047" w:author="Phạm Quang Thịnh" w:date="2019-07-05T19:44:00Z"/>
                <w:lang w:val="vi-VN"/>
              </w:rPr>
            </w:pPr>
            <w:ins w:id="3048" w:author="Phạm Quang Thịnh" w:date="2019-07-05T19:44:00Z">
              <w:r>
                <w:rPr>
                  <w:lang w:val="vi-VN"/>
                </w:rPr>
                <w:t>Thoát giao diện</w:t>
              </w:r>
            </w:ins>
          </w:p>
        </w:tc>
      </w:tr>
    </w:tbl>
    <w:p w14:paraId="4D988923" w14:textId="192E48D2" w:rsidR="00663003" w:rsidRDefault="00663003" w:rsidP="00663003">
      <w:pPr>
        <w:jc w:val="center"/>
        <w:rPr>
          <w:ins w:id="3049" w:author="Phạm Quang Thịnh" w:date="2019-07-05T19:45:00Z"/>
          <w:lang w:val="vi-VN"/>
        </w:rPr>
      </w:pPr>
    </w:p>
    <w:p w14:paraId="1FAC64C7" w14:textId="33A2DA85" w:rsidR="00A309FE" w:rsidRDefault="00A309FE" w:rsidP="00663003">
      <w:pPr>
        <w:jc w:val="center"/>
        <w:rPr>
          <w:ins w:id="3050" w:author="Phạm Quang Thịnh" w:date="2019-07-05T19:45:00Z"/>
          <w:lang w:val="vi-VN"/>
        </w:rPr>
      </w:pPr>
    </w:p>
    <w:p w14:paraId="09A5EAF3" w14:textId="3D331C75" w:rsidR="00A309FE" w:rsidRDefault="00A309FE" w:rsidP="00663003">
      <w:pPr>
        <w:jc w:val="center"/>
        <w:rPr>
          <w:ins w:id="3051" w:author="Phạm Quang Thịnh" w:date="2019-07-05T19:45:00Z"/>
          <w:lang w:val="vi-VN"/>
        </w:rPr>
      </w:pPr>
    </w:p>
    <w:p w14:paraId="6CD78679" w14:textId="234EC539" w:rsidR="00A309FE" w:rsidRDefault="00A309FE" w:rsidP="00663003">
      <w:pPr>
        <w:jc w:val="center"/>
        <w:rPr>
          <w:ins w:id="3052" w:author="Phạm Quang Thịnh" w:date="2019-07-05T19:45:00Z"/>
          <w:lang w:val="vi-VN"/>
        </w:rPr>
      </w:pPr>
    </w:p>
    <w:p w14:paraId="1FF0D986" w14:textId="75D5BDE5" w:rsidR="00A309FE" w:rsidRDefault="00A309FE" w:rsidP="00663003">
      <w:pPr>
        <w:jc w:val="center"/>
        <w:rPr>
          <w:ins w:id="3053" w:author="Phạm Quang Thịnh" w:date="2019-07-05T19:45:00Z"/>
          <w:lang w:val="vi-VN"/>
        </w:rPr>
      </w:pPr>
    </w:p>
    <w:p w14:paraId="23E300B1" w14:textId="569E3B93" w:rsidR="00A309FE" w:rsidRDefault="00A309FE" w:rsidP="00663003">
      <w:pPr>
        <w:jc w:val="center"/>
        <w:rPr>
          <w:ins w:id="3054" w:author="Phạm Quang Thịnh" w:date="2019-07-05T19:45:00Z"/>
          <w:lang w:val="vi-VN"/>
        </w:rPr>
      </w:pPr>
    </w:p>
    <w:p w14:paraId="0F6055DD" w14:textId="7DCAC27E" w:rsidR="00A309FE" w:rsidRDefault="00A309FE" w:rsidP="00663003">
      <w:pPr>
        <w:jc w:val="center"/>
        <w:rPr>
          <w:ins w:id="3055" w:author="Phạm Quang Thịnh" w:date="2019-07-05T19:45:00Z"/>
          <w:lang w:val="vi-VN"/>
        </w:rPr>
      </w:pPr>
    </w:p>
    <w:p w14:paraId="6694595A" w14:textId="77777777" w:rsidR="00A309FE" w:rsidRDefault="00A309FE" w:rsidP="00663003">
      <w:pPr>
        <w:jc w:val="center"/>
        <w:rPr>
          <w:ins w:id="3056" w:author="Phạm Quang Thịnh" w:date="2019-07-05T19:44:00Z"/>
          <w:lang w:val="vi-VN"/>
        </w:rPr>
      </w:pPr>
    </w:p>
    <w:p w14:paraId="519340EB" w14:textId="18462C33" w:rsidR="00A309FE" w:rsidRPr="00A309FE" w:rsidRDefault="0030103F">
      <w:pPr>
        <w:pStyle w:val="u4"/>
        <w:ind w:left="1440"/>
        <w:rPr>
          <w:ins w:id="3057" w:author="Phạm Quang Thịnh" w:date="2019-07-05T19:45:00Z"/>
        </w:rPr>
      </w:pPr>
      <w:ins w:id="3058" w:author="Phạm Quang Thịnh" w:date="2019-07-05T19:44:00Z">
        <w:r w:rsidRPr="0030103F">
          <w:rPr>
            <w:lang w:val="vi-VN"/>
            <w:rPrChange w:id="3059" w:author="Phạm Quang Thịnh" w:date="2019-07-05T19:44:00Z">
              <w:rPr/>
            </w:rPrChange>
          </w:rPr>
          <w:lastRenderedPageBreak/>
          <w:t xml:space="preserve">Giao diện </w:t>
        </w:r>
        <w:r>
          <w:t>thay đổi qui định</w:t>
        </w:r>
      </w:ins>
    </w:p>
    <w:p w14:paraId="77DDC49C" w14:textId="73B3AA0D" w:rsidR="00A309FE" w:rsidRDefault="00A309FE" w:rsidP="00A309FE">
      <w:pPr>
        <w:jc w:val="center"/>
        <w:rPr>
          <w:ins w:id="3060" w:author="Phạm Quang Thịnh" w:date="2019-07-05T19:45:00Z"/>
        </w:rPr>
      </w:pPr>
      <w:ins w:id="3061" w:author="Phạm Quang Thịnh" w:date="2019-07-05T19:45:00Z">
        <w:r>
          <w:rPr>
            <w:noProof/>
            <w:lang w:val="vi-VN"/>
          </w:rPr>
          <w:drawing>
            <wp:inline distT="0" distB="0" distL="0" distR="0" wp14:anchorId="6CA6D317" wp14:editId="7E55B6C7">
              <wp:extent cx="3838575" cy="2228850"/>
              <wp:effectExtent l="0" t="0" r="952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0714" cy="2241705"/>
                      </a:xfrm>
                      <a:prstGeom prst="rect">
                        <a:avLst/>
                      </a:prstGeom>
                      <a:noFill/>
                      <a:ln>
                        <a:noFill/>
                      </a:ln>
                    </pic:spPr>
                  </pic:pic>
                </a:graphicData>
              </a:graphic>
            </wp:inline>
          </w:drawing>
        </w:r>
      </w:ins>
    </w:p>
    <w:tbl>
      <w:tblPr>
        <w:tblStyle w:val="LiBang"/>
        <w:tblW w:w="9895" w:type="dxa"/>
        <w:tblLook w:val="04A0" w:firstRow="1" w:lastRow="0" w:firstColumn="1" w:lastColumn="0" w:noHBand="0" w:noVBand="1"/>
      </w:tblPr>
      <w:tblGrid>
        <w:gridCol w:w="535"/>
        <w:gridCol w:w="2306"/>
        <w:gridCol w:w="844"/>
        <w:gridCol w:w="1170"/>
        <w:gridCol w:w="5040"/>
      </w:tblGrid>
      <w:tr w:rsidR="00A309FE" w14:paraId="5EB506A6" w14:textId="77777777" w:rsidTr="0015558D">
        <w:trPr>
          <w:ins w:id="3062" w:author="Phạm Quang Thịnh" w:date="2019-07-05T19:45:00Z"/>
        </w:trPr>
        <w:tc>
          <w:tcPr>
            <w:tcW w:w="535" w:type="dxa"/>
          </w:tcPr>
          <w:p w14:paraId="4EB44ECB" w14:textId="77777777" w:rsidR="00A309FE" w:rsidRDefault="00A309FE" w:rsidP="0015558D">
            <w:pPr>
              <w:rPr>
                <w:ins w:id="3063" w:author="Phạm Quang Thịnh" w:date="2019-07-05T19:45:00Z"/>
                <w:lang w:val="vi-VN"/>
              </w:rPr>
            </w:pPr>
            <w:ins w:id="3064" w:author="Phạm Quang Thịnh" w:date="2019-07-05T19:45:00Z">
              <w:r>
                <w:rPr>
                  <w:lang w:val="vi-VN"/>
                </w:rPr>
                <w:t>STT</w:t>
              </w:r>
            </w:ins>
          </w:p>
        </w:tc>
        <w:tc>
          <w:tcPr>
            <w:tcW w:w="2306" w:type="dxa"/>
          </w:tcPr>
          <w:p w14:paraId="763F9823" w14:textId="77777777" w:rsidR="00A309FE" w:rsidRDefault="00A309FE" w:rsidP="0015558D">
            <w:pPr>
              <w:rPr>
                <w:ins w:id="3065" w:author="Phạm Quang Thịnh" w:date="2019-07-05T19:45:00Z"/>
                <w:lang w:val="vi-VN"/>
              </w:rPr>
            </w:pPr>
            <w:ins w:id="3066" w:author="Phạm Quang Thịnh" w:date="2019-07-05T19:45:00Z">
              <w:r>
                <w:rPr>
                  <w:lang w:val="vi-VN"/>
                </w:rPr>
                <w:t xml:space="preserve">Tên </w:t>
              </w:r>
            </w:ins>
          </w:p>
        </w:tc>
        <w:tc>
          <w:tcPr>
            <w:tcW w:w="844" w:type="dxa"/>
          </w:tcPr>
          <w:p w14:paraId="00BC611E" w14:textId="77777777" w:rsidR="00A309FE" w:rsidRDefault="00A309FE" w:rsidP="0015558D">
            <w:pPr>
              <w:rPr>
                <w:ins w:id="3067" w:author="Phạm Quang Thịnh" w:date="2019-07-05T19:45:00Z"/>
                <w:lang w:val="vi-VN"/>
              </w:rPr>
            </w:pPr>
            <w:ins w:id="3068" w:author="Phạm Quang Thịnh" w:date="2019-07-05T19:45:00Z">
              <w:r>
                <w:rPr>
                  <w:lang w:val="vi-VN"/>
                </w:rPr>
                <w:t>Kiểu</w:t>
              </w:r>
            </w:ins>
          </w:p>
        </w:tc>
        <w:tc>
          <w:tcPr>
            <w:tcW w:w="1170" w:type="dxa"/>
          </w:tcPr>
          <w:p w14:paraId="55E66CAD" w14:textId="77777777" w:rsidR="00A309FE" w:rsidRDefault="00A309FE" w:rsidP="0015558D">
            <w:pPr>
              <w:rPr>
                <w:ins w:id="3069" w:author="Phạm Quang Thịnh" w:date="2019-07-05T19:45:00Z"/>
                <w:lang w:val="vi-VN"/>
              </w:rPr>
            </w:pPr>
            <w:ins w:id="3070" w:author="Phạm Quang Thịnh" w:date="2019-07-05T19:45:00Z">
              <w:r>
                <w:rPr>
                  <w:lang w:val="vi-VN"/>
                </w:rPr>
                <w:t>Ràng buộc</w:t>
              </w:r>
            </w:ins>
          </w:p>
        </w:tc>
        <w:tc>
          <w:tcPr>
            <w:tcW w:w="5040" w:type="dxa"/>
          </w:tcPr>
          <w:p w14:paraId="03E40C35" w14:textId="77777777" w:rsidR="00A309FE" w:rsidRDefault="00A309FE" w:rsidP="0015558D">
            <w:pPr>
              <w:rPr>
                <w:ins w:id="3071" w:author="Phạm Quang Thịnh" w:date="2019-07-05T19:45:00Z"/>
                <w:lang w:val="vi-VN"/>
              </w:rPr>
            </w:pPr>
            <w:ins w:id="3072" w:author="Phạm Quang Thịnh" w:date="2019-07-05T19:45:00Z">
              <w:r>
                <w:rPr>
                  <w:lang w:val="vi-VN"/>
                </w:rPr>
                <w:t>Chức năng</w:t>
              </w:r>
            </w:ins>
          </w:p>
        </w:tc>
      </w:tr>
      <w:tr w:rsidR="00A309FE" w:rsidRPr="00D6408C" w14:paraId="5CAC1673" w14:textId="77777777" w:rsidTr="0015558D">
        <w:trPr>
          <w:ins w:id="3073" w:author="Phạm Quang Thịnh" w:date="2019-07-05T19:45:00Z"/>
        </w:trPr>
        <w:tc>
          <w:tcPr>
            <w:tcW w:w="535" w:type="dxa"/>
          </w:tcPr>
          <w:p w14:paraId="61CCED63" w14:textId="77777777" w:rsidR="00A309FE" w:rsidRDefault="00A309FE" w:rsidP="0015558D">
            <w:pPr>
              <w:rPr>
                <w:ins w:id="3074" w:author="Phạm Quang Thịnh" w:date="2019-07-05T19:45:00Z"/>
                <w:lang w:val="vi-VN"/>
              </w:rPr>
            </w:pPr>
            <w:ins w:id="3075" w:author="Phạm Quang Thịnh" w:date="2019-07-05T19:45:00Z">
              <w:r>
                <w:rPr>
                  <w:lang w:val="vi-VN"/>
                </w:rPr>
                <w:t>1</w:t>
              </w:r>
            </w:ins>
          </w:p>
        </w:tc>
        <w:tc>
          <w:tcPr>
            <w:tcW w:w="2306" w:type="dxa"/>
          </w:tcPr>
          <w:p w14:paraId="0DBBDC10" w14:textId="77777777" w:rsidR="00A309FE" w:rsidRDefault="00A309FE" w:rsidP="0015558D">
            <w:pPr>
              <w:rPr>
                <w:ins w:id="3076" w:author="Phạm Quang Thịnh" w:date="2019-07-05T19:45:00Z"/>
                <w:lang w:val="vi-VN"/>
              </w:rPr>
            </w:pPr>
            <w:ins w:id="3077" w:author="Phạm Quang Thịnh" w:date="2019-07-05T19:45:00Z">
              <w:r>
                <w:rPr>
                  <w:rFonts w:ascii="Consolas" w:hAnsi="Consolas" w:cs="Consolas"/>
                  <w:color w:val="0000FF"/>
                  <w:sz w:val="19"/>
                  <w:szCs w:val="19"/>
                </w:rPr>
                <w:t>ThayDoiQuyDinhButton</w:t>
              </w:r>
            </w:ins>
          </w:p>
        </w:tc>
        <w:tc>
          <w:tcPr>
            <w:tcW w:w="844" w:type="dxa"/>
          </w:tcPr>
          <w:p w14:paraId="7AF61745" w14:textId="77777777" w:rsidR="00A309FE" w:rsidRDefault="00A309FE" w:rsidP="0015558D">
            <w:pPr>
              <w:rPr>
                <w:ins w:id="3078" w:author="Phạm Quang Thịnh" w:date="2019-07-05T19:45:00Z"/>
                <w:lang w:val="vi-VN"/>
              </w:rPr>
            </w:pPr>
            <w:ins w:id="3079" w:author="Phạm Quang Thịnh" w:date="2019-07-05T19:45:00Z">
              <w:r>
                <w:rPr>
                  <w:rFonts w:ascii="Consolas" w:hAnsi="Consolas" w:cs="Consolas"/>
                  <w:color w:val="A31515"/>
                  <w:sz w:val="19"/>
                  <w:szCs w:val="19"/>
                </w:rPr>
                <w:t>Button</w:t>
              </w:r>
            </w:ins>
          </w:p>
        </w:tc>
        <w:tc>
          <w:tcPr>
            <w:tcW w:w="1170" w:type="dxa"/>
          </w:tcPr>
          <w:p w14:paraId="4DE79A84" w14:textId="77777777" w:rsidR="00A309FE" w:rsidRDefault="00A309FE" w:rsidP="0015558D">
            <w:pPr>
              <w:rPr>
                <w:ins w:id="3080" w:author="Phạm Quang Thịnh" w:date="2019-07-05T19:45:00Z"/>
                <w:lang w:val="vi-VN"/>
              </w:rPr>
            </w:pPr>
            <w:ins w:id="3081" w:author="Phạm Quang Thịnh" w:date="2019-07-05T19:45:00Z">
              <w:r>
                <w:rPr>
                  <w:lang w:val="vi-VN"/>
                </w:rPr>
                <w:t xml:space="preserve">Không </w:t>
              </w:r>
            </w:ins>
          </w:p>
        </w:tc>
        <w:tc>
          <w:tcPr>
            <w:tcW w:w="5040" w:type="dxa"/>
          </w:tcPr>
          <w:p w14:paraId="491F9BE2" w14:textId="77777777" w:rsidR="00A309FE" w:rsidRDefault="00A309FE" w:rsidP="0015558D">
            <w:pPr>
              <w:rPr>
                <w:ins w:id="3082" w:author="Phạm Quang Thịnh" w:date="2019-07-05T19:45:00Z"/>
                <w:lang w:val="vi-VN"/>
              </w:rPr>
            </w:pPr>
            <w:ins w:id="3083" w:author="Phạm Quang Thịnh" w:date="2019-07-05T19:45:00Z">
              <w:r>
                <w:rPr>
                  <w:lang w:val="vi-VN"/>
                </w:rPr>
                <w:t>Mở giao diện lập thay đổi quy định</w:t>
              </w:r>
            </w:ins>
          </w:p>
        </w:tc>
      </w:tr>
      <w:tr w:rsidR="00A309FE" w:rsidRPr="00D6408C" w14:paraId="2B3FE5C1" w14:textId="77777777" w:rsidTr="0015558D">
        <w:trPr>
          <w:ins w:id="3084" w:author="Phạm Quang Thịnh" w:date="2019-07-05T19:45:00Z"/>
        </w:trPr>
        <w:tc>
          <w:tcPr>
            <w:tcW w:w="535" w:type="dxa"/>
          </w:tcPr>
          <w:p w14:paraId="50E62274" w14:textId="77777777" w:rsidR="00A309FE" w:rsidRDefault="00A309FE" w:rsidP="0015558D">
            <w:pPr>
              <w:rPr>
                <w:ins w:id="3085" w:author="Phạm Quang Thịnh" w:date="2019-07-05T19:45:00Z"/>
                <w:lang w:val="vi-VN"/>
              </w:rPr>
            </w:pPr>
            <w:ins w:id="3086" w:author="Phạm Quang Thịnh" w:date="2019-07-05T19:45:00Z">
              <w:r>
                <w:rPr>
                  <w:lang w:val="vi-VN"/>
                </w:rPr>
                <w:t>2</w:t>
              </w:r>
            </w:ins>
          </w:p>
        </w:tc>
        <w:tc>
          <w:tcPr>
            <w:tcW w:w="2306" w:type="dxa"/>
          </w:tcPr>
          <w:p w14:paraId="27C48C77" w14:textId="77777777" w:rsidR="00A309FE" w:rsidRDefault="00A309FE" w:rsidP="0015558D">
            <w:pPr>
              <w:rPr>
                <w:ins w:id="3087" w:author="Phạm Quang Thịnh" w:date="2019-07-05T19:45:00Z"/>
                <w:lang w:val="vi-VN"/>
              </w:rPr>
            </w:pPr>
            <w:ins w:id="3088" w:author="Phạm Quang Thịnh" w:date="2019-07-05T19:45:00Z">
              <w:r>
                <w:rPr>
                  <w:rFonts w:ascii="Consolas" w:hAnsi="Consolas" w:cs="Consolas"/>
                  <w:color w:val="0000FF"/>
                  <w:sz w:val="19"/>
                  <w:szCs w:val="19"/>
                </w:rPr>
                <w:t>QLDLVDVButton</w:t>
              </w:r>
            </w:ins>
          </w:p>
        </w:tc>
        <w:tc>
          <w:tcPr>
            <w:tcW w:w="844" w:type="dxa"/>
          </w:tcPr>
          <w:p w14:paraId="3A4D8048" w14:textId="77777777" w:rsidR="00A309FE" w:rsidRDefault="00A309FE" w:rsidP="0015558D">
            <w:pPr>
              <w:rPr>
                <w:ins w:id="3089" w:author="Phạm Quang Thịnh" w:date="2019-07-05T19:45:00Z"/>
                <w:lang w:val="vi-VN"/>
              </w:rPr>
            </w:pPr>
            <w:ins w:id="3090" w:author="Phạm Quang Thịnh" w:date="2019-07-05T19:45:00Z">
              <w:r>
                <w:rPr>
                  <w:rFonts w:ascii="Consolas" w:hAnsi="Consolas" w:cs="Consolas"/>
                  <w:color w:val="A31515"/>
                  <w:sz w:val="19"/>
                  <w:szCs w:val="19"/>
                </w:rPr>
                <w:t>Button</w:t>
              </w:r>
            </w:ins>
          </w:p>
        </w:tc>
        <w:tc>
          <w:tcPr>
            <w:tcW w:w="1170" w:type="dxa"/>
          </w:tcPr>
          <w:p w14:paraId="4A3F15D5" w14:textId="77777777" w:rsidR="00A309FE" w:rsidRDefault="00A309FE" w:rsidP="0015558D">
            <w:pPr>
              <w:rPr>
                <w:ins w:id="3091" w:author="Phạm Quang Thịnh" w:date="2019-07-05T19:45:00Z"/>
                <w:lang w:val="vi-VN"/>
              </w:rPr>
            </w:pPr>
            <w:ins w:id="3092" w:author="Phạm Quang Thịnh" w:date="2019-07-05T19:45:00Z">
              <w:r>
                <w:rPr>
                  <w:lang w:val="vi-VN"/>
                </w:rPr>
                <w:t>Không</w:t>
              </w:r>
            </w:ins>
          </w:p>
        </w:tc>
        <w:tc>
          <w:tcPr>
            <w:tcW w:w="5040" w:type="dxa"/>
          </w:tcPr>
          <w:p w14:paraId="713577C0" w14:textId="77777777" w:rsidR="00A309FE" w:rsidRDefault="00A309FE" w:rsidP="0015558D">
            <w:pPr>
              <w:rPr>
                <w:ins w:id="3093" w:author="Phạm Quang Thịnh" w:date="2019-07-05T19:45:00Z"/>
                <w:lang w:val="vi-VN"/>
              </w:rPr>
            </w:pPr>
            <w:ins w:id="3094" w:author="Phạm Quang Thịnh" w:date="2019-07-05T19:45:00Z">
              <w:r>
                <w:rPr>
                  <w:lang w:val="vi-VN"/>
                </w:rPr>
                <w:t>Mở giao diện quản lý loại địa lý &amp; đơn vị</w:t>
              </w:r>
            </w:ins>
          </w:p>
        </w:tc>
      </w:tr>
    </w:tbl>
    <w:p w14:paraId="569C6BD7" w14:textId="2AD0DC13" w:rsidR="00A309FE" w:rsidRDefault="00A309FE" w:rsidP="00211772">
      <w:pPr>
        <w:pStyle w:val="u5"/>
        <w:ind w:left="2160"/>
        <w:rPr>
          <w:ins w:id="3095" w:author="Phạm Quang Thịnh" w:date="2019-07-05T19:47:00Z"/>
        </w:rPr>
      </w:pPr>
      <w:ins w:id="3096" w:author="Phạm Quang Thịnh" w:date="2019-07-05T19:45:00Z">
        <w:r>
          <w:t>Quản lí qui định</w:t>
        </w:r>
      </w:ins>
    </w:p>
    <w:p w14:paraId="2997844B" w14:textId="77777777" w:rsidR="00211772" w:rsidRPr="00211772" w:rsidRDefault="00211772">
      <w:pPr>
        <w:rPr>
          <w:ins w:id="3097" w:author="Phạm Quang Thịnh" w:date="2019-07-05T19:45:00Z"/>
        </w:rPr>
        <w:pPrChange w:id="3098" w:author="Phạm Quang Thịnh" w:date="2019-07-05T19:47:00Z">
          <w:pPr>
            <w:jc w:val="center"/>
          </w:pPr>
        </w:pPrChange>
      </w:pPr>
    </w:p>
    <w:tbl>
      <w:tblPr>
        <w:tblStyle w:val="LiBang"/>
        <w:tblpPr w:leftFromText="180" w:rightFromText="180" w:vertAnchor="text" w:horzAnchor="margin" w:tblpY="4685"/>
        <w:tblW w:w="9445" w:type="dxa"/>
        <w:tblLook w:val="04A0" w:firstRow="1" w:lastRow="0" w:firstColumn="1" w:lastColumn="0" w:noHBand="0" w:noVBand="1"/>
      </w:tblPr>
      <w:tblGrid>
        <w:gridCol w:w="535"/>
        <w:gridCol w:w="1261"/>
        <w:gridCol w:w="989"/>
        <w:gridCol w:w="2968"/>
        <w:gridCol w:w="3692"/>
      </w:tblGrid>
      <w:tr w:rsidR="00C01A42" w14:paraId="39BFB8F6" w14:textId="77777777" w:rsidTr="00C01A42">
        <w:trPr>
          <w:ins w:id="3099" w:author="Phạm Quang Thịnh" w:date="2019-07-05T19:46:00Z"/>
        </w:trPr>
        <w:tc>
          <w:tcPr>
            <w:tcW w:w="535" w:type="dxa"/>
          </w:tcPr>
          <w:p w14:paraId="256FF7F4" w14:textId="77777777" w:rsidR="00A309FE" w:rsidRDefault="00A309FE">
            <w:pPr>
              <w:tabs>
                <w:tab w:val="left" w:pos="4716"/>
              </w:tabs>
              <w:rPr>
                <w:ins w:id="3100" w:author="Phạm Quang Thịnh" w:date="2019-07-05T19:46:00Z"/>
                <w:lang w:val="vi-VN"/>
              </w:rPr>
              <w:pPrChange w:id="3101" w:author="Phạm Quang Thịnh" w:date="2019-07-05T19:47:00Z">
                <w:pPr>
                  <w:framePr w:hSpace="180" w:wrap="around" w:vAnchor="text" w:hAnchor="margin" w:y="3425"/>
                  <w:tabs>
                    <w:tab w:val="left" w:pos="4716"/>
                  </w:tabs>
                </w:pPr>
              </w:pPrChange>
            </w:pPr>
            <w:ins w:id="3102" w:author="Phạm Quang Thịnh" w:date="2019-07-05T19:46:00Z">
              <w:r>
                <w:rPr>
                  <w:lang w:val="vi-VN"/>
                </w:rPr>
                <w:t>STT</w:t>
              </w:r>
            </w:ins>
          </w:p>
        </w:tc>
        <w:tc>
          <w:tcPr>
            <w:tcW w:w="1261" w:type="dxa"/>
          </w:tcPr>
          <w:p w14:paraId="53880795" w14:textId="77777777" w:rsidR="00A309FE" w:rsidRDefault="00A309FE" w:rsidP="00C01A42">
            <w:pPr>
              <w:tabs>
                <w:tab w:val="left" w:pos="4716"/>
              </w:tabs>
              <w:rPr>
                <w:ins w:id="3103" w:author="Phạm Quang Thịnh" w:date="2019-07-05T19:46:00Z"/>
                <w:lang w:val="vi-VN"/>
              </w:rPr>
            </w:pPr>
            <w:ins w:id="3104" w:author="Phạm Quang Thịnh" w:date="2019-07-05T19:46:00Z">
              <w:r>
                <w:rPr>
                  <w:lang w:val="vi-VN"/>
                </w:rPr>
                <w:t xml:space="preserve">Tên </w:t>
              </w:r>
            </w:ins>
          </w:p>
        </w:tc>
        <w:tc>
          <w:tcPr>
            <w:tcW w:w="989" w:type="dxa"/>
          </w:tcPr>
          <w:p w14:paraId="2497C4F5" w14:textId="77777777" w:rsidR="00A309FE" w:rsidRDefault="00A309FE" w:rsidP="00C01A42">
            <w:pPr>
              <w:tabs>
                <w:tab w:val="left" w:pos="4716"/>
              </w:tabs>
              <w:rPr>
                <w:ins w:id="3105" w:author="Phạm Quang Thịnh" w:date="2019-07-05T19:46:00Z"/>
                <w:lang w:val="vi-VN"/>
              </w:rPr>
            </w:pPr>
            <w:ins w:id="3106" w:author="Phạm Quang Thịnh" w:date="2019-07-05T19:46:00Z">
              <w:r>
                <w:rPr>
                  <w:lang w:val="vi-VN"/>
                </w:rPr>
                <w:t>Kiểu</w:t>
              </w:r>
            </w:ins>
          </w:p>
        </w:tc>
        <w:tc>
          <w:tcPr>
            <w:tcW w:w="2968" w:type="dxa"/>
          </w:tcPr>
          <w:p w14:paraId="6D6BBF12" w14:textId="77777777" w:rsidR="00A309FE" w:rsidRDefault="00A309FE" w:rsidP="00C01A42">
            <w:pPr>
              <w:tabs>
                <w:tab w:val="left" w:pos="4716"/>
              </w:tabs>
              <w:rPr>
                <w:ins w:id="3107" w:author="Phạm Quang Thịnh" w:date="2019-07-05T19:46:00Z"/>
                <w:lang w:val="vi-VN"/>
              </w:rPr>
            </w:pPr>
            <w:ins w:id="3108" w:author="Phạm Quang Thịnh" w:date="2019-07-05T19:46:00Z">
              <w:r>
                <w:rPr>
                  <w:lang w:val="vi-VN"/>
                </w:rPr>
                <w:t>Ràng buộc</w:t>
              </w:r>
            </w:ins>
          </w:p>
        </w:tc>
        <w:tc>
          <w:tcPr>
            <w:tcW w:w="3692" w:type="dxa"/>
          </w:tcPr>
          <w:p w14:paraId="598E0E19" w14:textId="77777777" w:rsidR="00A309FE" w:rsidRDefault="00A309FE" w:rsidP="00C01A42">
            <w:pPr>
              <w:tabs>
                <w:tab w:val="left" w:pos="4716"/>
              </w:tabs>
              <w:rPr>
                <w:ins w:id="3109" w:author="Phạm Quang Thịnh" w:date="2019-07-05T19:46:00Z"/>
                <w:lang w:val="vi-VN"/>
              </w:rPr>
            </w:pPr>
            <w:ins w:id="3110" w:author="Phạm Quang Thịnh" w:date="2019-07-05T19:46:00Z">
              <w:r>
                <w:rPr>
                  <w:lang w:val="vi-VN"/>
                </w:rPr>
                <w:t>Chức năng</w:t>
              </w:r>
            </w:ins>
          </w:p>
        </w:tc>
      </w:tr>
      <w:tr w:rsidR="00C01A42" w14:paraId="6B2371FD" w14:textId="77777777" w:rsidTr="00C01A42">
        <w:trPr>
          <w:ins w:id="3111" w:author="Phạm Quang Thịnh" w:date="2019-07-05T19:46:00Z"/>
        </w:trPr>
        <w:tc>
          <w:tcPr>
            <w:tcW w:w="535" w:type="dxa"/>
          </w:tcPr>
          <w:p w14:paraId="0B279415" w14:textId="77777777" w:rsidR="00A309FE" w:rsidRDefault="00A309FE" w:rsidP="00C01A42">
            <w:pPr>
              <w:tabs>
                <w:tab w:val="left" w:pos="4716"/>
              </w:tabs>
              <w:rPr>
                <w:ins w:id="3112" w:author="Phạm Quang Thịnh" w:date="2019-07-05T19:46:00Z"/>
                <w:lang w:val="vi-VN"/>
              </w:rPr>
            </w:pPr>
            <w:ins w:id="3113" w:author="Phạm Quang Thịnh" w:date="2019-07-05T19:46:00Z">
              <w:r>
                <w:rPr>
                  <w:lang w:val="vi-VN"/>
                </w:rPr>
                <w:t>1</w:t>
              </w:r>
            </w:ins>
          </w:p>
        </w:tc>
        <w:tc>
          <w:tcPr>
            <w:tcW w:w="1261" w:type="dxa"/>
          </w:tcPr>
          <w:p w14:paraId="08688D86" w14:textId="77777777" w:rsidR="00A309FE" w:rsidRPr="00DE4337" w:rsidRDefault="00A309FE" w:rsidP="00C01A42">
            <w:pPr>
              <w:tabs>
                <w:tab w:val="left" w:pos="4716"/>
              </w:tabs>
              <w:rPr>
                <w:ins w:id="3114" w:author="Phạm Quang Thịnh" w:date="2019-07-05T19:46:00Z"/>
                <w:lang w:val="vi-VN"/>
              </w:rPr>
            </w:pPr>
            <w:ins w:id="3115" w:author="Phạm Quang Thịnh" w:date="2019-07-05T19:46:00Z">
              <w:r>
                <w:rPr>
                  <w:rFonts w:ascii="Consolas" w:hAnsi="Consolas" w:cs="Consolas"/>
                  <w:color w:val="0000FF"/>
                  <w:sz w:val="19"/>
                  <w:szCs w:val="19"/>
                </w:rPr>
                <w:t>Tang</w:t>
              </w:r>
              <w:r>
                <w:rPr>
                  <w:rFonts w:ascii="Consolas" w:hAnsi="Consolas" w:cs="Consolas"/>
                  <w:color w:val="0000FF"/>
                  <w:sz w:val="19"/>
                  <w:szCs w:val="19"/>
                  <w:lang w:val="vi-VN"/>
                </w:rPr>
                <w:t>…</w:t>
              </w:r>
            </w:ins>
          </w:p>
        </w:tc>
        <w:tc>
          <w:tcPr>
            <w:tcW w:w="989" w:type="dxa"/>
          </w:tcPr>
          <w:p w14:paraId="2E0A0162" w14:textId="77777777" w:rsidR="00A309FE" w:rsidRDefault="00A309FE" w:rsidP="00C01A42">
            <w:pPr>
              <w:tabs>
                <w:tab w:val="left" w:pos="4716"/>
              </w:tabs>
              <w:rPr>
                <w:ins w:id="3116" w:author="Phạm Quang Thịnh" w:date="2019-07-05T19:46:00Z"/>
                <w:lang w:val="vi-VN"/>
              </w:rPr>
            </w:pPr>
            <w:ins w:id="3117" w:author="Phạm Quang Thịnh" w:date="2019-07-05T19:46:00Z">
              <w:r>
                <w:rPr>
                  <w:rFonts w:ascii="Consolas" w:hAnsi="Consolas" w:cs="Consolas"/>
                  <w:color w:val="A31515"/>
                  <w:sz w:val="19"/>
                  <w:szCs w:val="19"/>
                </w:rPr>
                <w:t>Button</w:t>
              </w:r>
            </w:ins>
          </w:p>
        </w:tc>
        <w:tc>
          <w:tcPr>
            <w:tcW w:w="2968" w:type="dxa"/>
          </w:tcPr>
          <w:p w14:paraId="50E3CCD0" w14:textId="77777777" w:rsidR="00A309FE" w:rsidRDefault="00A309FE" w:rsidP="00C01A42">
            <w:pPr>
              <w:tabs>
                <w:tab w:val="left" w:pos="4716"/>
              </w:tabs>
              <w:rPr>
                <w:ins w:id="3118" w:author="Phạm Quang Thịnh" w:date="2019-07-05T19:46:00Z"/>
                <w:lang w:val="vi-VN"/>
              </w:rPr>
            </w:pPr>
            <w:ins w:id="3119" w:author="Phạm Quang Thịnh" w:date="2019-07-05T19:46:00Z">
              <w:r>
                <w:rPr>
                  <w:lang w:val="vi-VN"/>
                </w:rPr>
                <w:t>Không</w:t>
              </w:r>
            </w:ins>
          </w:p>
        </w:tc>
        <w:tc>
          <w:tcPr>
            <w:tcW w:w="3692" w:type="dxa"/>
          </w:tcPr>
          <w:p w14:paraId="4E353AF4" w14:textId="77777777" w:rsidR="00A309FE" w:rsidRDefault="00A309FE" w:rsidP="00C01A42">
            <w:pPr>
              <w:tabs>
                <w:tab w:val="left" w:pos="4716"/>
              </w:tabs>
              <w:rPr>
                <w:ins w:id="3120" w:author="Phạm Quang Thịnh" w:date="2019-07-05T19:46:00Z"/>
                <w:lang w:val="vi-VN"/>
              </w:rPr>
            </w:pPr>
            <w:ins w:id="3121" w:author="Phạm Quang Thịnh" w:date="2019-07-05T19:46:00Z">
              <w:r>
                <w:rPr>
                  <w:lang w:val="vi-VN"/>
                </w:rPr>
                <w:t>Tăng chỉ số lên 1</w:t>
              </w:r>
            </w:ins>
          </w:p>
        </w:tc>
      </w:tr>
      <w:tr w:rsidR="00C01A42" w14:paraId="653DB95F" w14:textId="77777777" w:rsidTr="00C01A42">
        <w:trPr>
          <w:ins w:id="3122" w:author="Phạm Quang Thịnh" w:date="2019-07-05T19:46:00Z"/>
        </w:trPr>
        <w:tc>
          <w:tcPr>
            <w:tcW w:w="535" w:type="dxa"/>
          </w:tcPr>
          <w:p w14:paraId="49D8DE76" w14:textId="77777777" w:rsidR="00A309FE" w:rsidRDefault="00A309FE" w:rsidP="00C01A42">
            <w:pPr>
              <w:tabs>
                <w:tab w:val="left" w:pos="4716"/>
              </w:tabs>
              <w:rPr>
                <w:ins w:id="3123" w:author="Phạm Quang Thịnh" w:date="2019-07-05T19:46:00Z"/>
                <w:lang w:val="vi-VN"/>
              </w:rPr>
            </w:pPr>
            <w:ins w:id="3124" w:author="Phạm Quang Thịnh" w:date="2019-07-05T19:46:00Z">
              <w:r>
                <w:rPr>
                  <w:lang w:val="vi-VN"/>
                </w:rPr>
                <w:t>2</w:t>
              </w:r>
            </w:ins>
          </w:p>
        </w:tc>
        <w:tc>
          <w:tcPr>
            <w:tcW w:w="1261" w:type="dxa"/>
          </w:tcPr>
          <w:p w14:paraId="1FDB2FE8" w14:textId="77777777" w:rsidR="00A309FE" w:rsidRPr="00DE4337" w:rsidRDefault="00A309FE" w:rsidP="00C01A42">
            <w:pPr>
              <w:tabs>
                <w:tab w:val="left" w:pos="4716"/>
              </w:tabs>
              <w:rPr>
                <w:ins w:id="3125" w:author="Phạm Quang Thịnh" w:date="2019-07-05T19:46:00Z"/>
                <w:lang w:val="vi-VN"/>
              </w:rPr>
            </w:pPr>
            <w:ins w:id="3126" w:author="Phạm Quang Thịnh" w:date="2019-07-05T19:46:00Z">
              <w:r>
                <w:rPr>
                  <w:rFonts w:ascii="Consolas" w:hAnsi="Consolas" w:cs="Consolas"/>
                  <w:color w:val="0000FF"/>
                  <w:sz w:val="19"/>
                  <w:szCs w:val="19"/>
                </w:rPr>
                <w:t>Giam</w:t>
              </w:r>
              <w:r>
                <w:rPr>
                  <w:rFonts w:ascii="Consolas" w:hAnsi="Consolas" w:cs="Consolas"/>
                  <w:color w:val="0000FF"/>
                  <w:sz w:val="19"/>
                  <w:szCs w:val="19"/>
                  <w:lang w:val="vi-VN"/>
                </w:rPr>
                <w:t>…</w:t>
              </w:r>
            </w:ins>
          </w:p>
        </w:tc>
        <w:tc>
          <w:tcPr>
            <w:tcW w:w="989" w:type="dxa"/>
          </w:tcPr>
          <w:p w14:paraId="36C9A55B" w14:textId="77777777" w:rsidR="00A309FE" w:rsidRDefault="00A309FE" w:rsidP="00C01A42">
            <w:pPr>
              <w:tabs>
                <w:tab w:val="left" w:pos="4716"/>
              </w:tabs>
              <w:rPr>
                <w:ins w:id="3127" w:author="Phạm Quang Thịnh" w:date="2019-07-05T19:46:00Z"/>
                <w:lang w:val="vi-VN"/>
              </w:rPr>
            </w:pPr>
            <w:ins w:id="3128" w:author="Phạm Quang Thịnh" w:date="2019-07-05T19:46:00Z">
              <w:r>
                <w:rPr>
                  <w:rFonts w:ascii="Consolas" w:hAnsi="Consolas" w:cs="Consolas"/>
                  <w:color w:val="A31515"/>
                  <w:sz w:val="19"/>
                  <w:szCs w:val="19"/>
                </w:rPr>
                <w:t>Button</w:t>
              </w:r>
            </w:ins>
          </w:p>
        </w:tc>
        <w:tc>
          <w:tcPr>
            <w:tcW w:w="2968" w:type="dxa"/>
          </w:tcPr>
          <w:p w14:paraId="70D9783C" w14:textId="77777777" w:rsidR="00A309FE" w:rsidRDefault="00A309FE" w:rsidP="00C01A42">
            <w:pPr>
              <w:tabs>
                <w:tab w:val="left" w:pos="4716"/>
              </w:tabs>
              <w:rPr>
                <w:ins w:id="3129" w:author="Phạm Quang Thịnh" w:date="2019-07-05T19:46:00Z"/>
                <w:lang w:val="vi-VN"/>
              </w:rPr>
            </w:pPr>
            <w:ins w:id="3130" w:author="Phạm Quang Thịnh" w:date="2019-07-05T19:46:00Z">
              <w:r>
                <w:rPr>
                  <w:lang w:val="vi-VN"/>
                </w:rPr>
                <w:t>Nếu số lượng hiện có cao hơn số lượng vừa chỉnh thì thông báo người dùng</w:t>
              </w:r>
            </w:ins>
          </w:p>
        </w:tc>
        <w:tc>
          <w:tcPr>
            <w:tcW w:w="3692" w:type="dxa"/>
          </w:tcPr>
          <w:p w14:paraId="61E69061" w14:textId="77777777" w:rsidR="00A309FE" w:rsidRDefault="00A309FE" w:rsidP="00C01A42">
            <w:pPr>
              <w:tabs>
                <w:tab w:val="left" w:pos="4716"/>
              </w:tabs>
              <w:rPr>
                <w:ins w:id="3131" w:author="Phạm Quang Thịnh" w:date="2019-07-05T19:46:00Z"/>
                <w:lang w:val="vi-VN"/>
              </w:rPr>
            </w:pPr>
            <w:ins w:id="3132" w:author="Phạm Quang Thịnh" w:date="2019-07-05T19:46:00Z">
              <w:r>
                <w:rPr>
                  <w:lang w:val="vi-VN"/>
                </w:rPr>
                <w:t>Giảm chỉ số lên 1</w:t>
              </w:r>
            </w:ins>
          </w:p>
        </w:tc>
      </w:tr>
      <w:tr w:rsidR="00C01A42" w:rsidRPr="00D6408C" w14:paraId="0C8CD22D" w14:textId="77777777" w:rsidTr="00C01A42">
        <w:trPr>
          <w:ins w:id="3133" w:author="Phạm Quang Thịnh" w:date="2019-07-05T19:46:00Z"/>
        </w:trPr>
        <w:tc>
          <w:tcPr>
            <w:tcW w:w="535" w:type="dxa"/>
          </w:tcPr>
          <w:p w14:paraId="0BFD4D14" w14:textId="77777777" w:rsidR="00A309FE" w:rsidRDefault="00A309FE" w:rsidP="00C01A42">
            <w:pPr>
              <w:tabs>
                <w:tab w:val="left" w:pos="4716"/>
              </w:tabs>
              <w:rPr>
                <w:ins w:id="3134" w:author="Phạm Quang Thịnh" w:date="2019-07-05T19:46:00Z"/>
                <w:lang w:val="vi-VN"/>
              </w:rPr>
            </w:pPr>
            <w:ins w:id="3135" w:author="Phạm Quang Thịnh" w:date="2019-07-05T19:46:00Z">
              <w:r>
                <w:rPr>
                  <w:lang w:val="vi-VN"/>
                </w:rPr>
                <w:t>3</w:t>
              </w:r>
            </w:ins>
          </w:p>
        </w:tc>
        <w:tc>
          <w:tcPr>
            <w:tcW w:w="1261" w:type="dxa"/>
          </w:tcPr>
          <w:p w14:paraId="0F82AA65" w14:textId="77777777" w:rsidR="00A309FE" w:rsidRDefault="00A309FE" w:rsidP="00C01A42">
            <w:pPr>
              <w:tabs>
                <w:tab w:val="left" w:pos="4716"/>
              </w:tabs>
              <w:rPr>
                <w:ins w:id="3136" w:author="Phạm Quang Thịnh" w:date="2019-07-05T19:46:00Z"/>
                <w:lang w:val="vi-VN"/>
              </w:rPr>
            </w:pPr>
            <w:ins w:id="3137" w:author="Phạm Quang Thịnh" w:date="2019-07-05T19:46:00Z">
              <w:r>
                <w:rPr>
                  <w:rFonts w:ascii="Consolas" w:hAnsi="Consolas" w:cs="Consolas"/>
                  <w:color w:val="0000FF"/>
                  <w:sz w:val="19"/>
                  <w:szCs w:val="19"/>
                </w:rPr>
                <w:t>maxloaidl</w:t>
              </w:r>
            </w:ins>
          </w:p>
        </w:tc>
        <w:tc>
          <w:tcPr>
            <w:tcW w:w="989" w:type="dxa"/>
          </w:tcPr>
          <w:p w14:paraId="22CFAC06" w14:textId="77777777" w:rsidR="00A309FE" w:rsidRDefault="00A309FE" w:rsidP="00C01A42">
            <w:pPr>
              <w:tabs>
                <w:tab w:val="left" w:pos="4716"/>
              </w:tabs>
              <w:rPr>
                <w:ins w:id="3138" w:author="Phạm Quang Thịnh" w:date="2019-07-05T19:46:00Z"/>
                <w:lang w:val="vi-VN"/>
              </w:rPr>
            </w:pPr>
            <w:ins w:id="3139" w:author="Phạm Quang Thịnh" w:date="2019-07-05T19:46:00Z">
              <w:r>
                <w:rPr>
                  <w:rFonts w:ascii="Consolas" w:hAnsi="Consolas" w:cs="Consolas"/>
                  <w:color w:val="A31515"/>
                  <w:sz w:val="19"/>
                  <w:szCs w:val="19"/>
                </w:rPr>
                <w:t>TextBox</w:t>
              </w:r>
            </w:ins>
          </w:p>
        </w:tc>
        <w:tc>
          <w:tcPr>
            <w:tcW w:w="2968" w:type="dxa"/>
          </w:tcPr>
          <w:p w14:paraId="14073906" w14:textId="77777777" w:rsidR="00A309FE" w:rsidRDefault="00A309FE" w:rsidP="00C01A42">
            <w:pPr>
              <w:tabs>
                <w:tab w:val="left" w:pos="4716"/>
              </w:tabs>
              <w:rPr>
                <w:ins w:id="3140" w:author="Phạm Quang Thịnh" w:date="2019-07-05T19:46:00Z"/>
                <w:lang w:val="vi-VN"/>
              </w:rPr>
            </w:pPr>
            <w:ins w:id="3141" w:author="Phạm Quang Thịnh" w:date="2019-07-05T19:46:00Z">
              <w:r>
                <w:rPr>
                  <w:lang w:val="vi-VN"/>
                </w:rPr>
                <w:t xml:space="preserve">Không </w:t>
              </w:r>
            </w:ins>
          </w:p>
        </w:tc>
        <w:tc>
          <w:tcPr>
            <w:tcW w:w="3692" w:type="dxa"/>
          </w:tcPr>
          <w:p w14:paraId="742362A9" w14:textId="77777777" w:rsidR="00A309FE" w:rsidRDefault="00A309FE" w:rsidP="00C01A42">
            <w:pPr>
              <w:tabs>
                <w:tab w:val="left" w:pos="4716"/>
              </w:tabs>
              <w:rPr>
                <w:ins w:id="3142" w:author="Phạm Quang Thịnh" w:date="2019-07-05T19:46:00Z"/>
                <w:lang w:val="vi-VN"/>
              </w:rPr>
            </w:pPr>
            <w:ins w:id="3143" w:author="Phạm Quang Thịnh" w:date="2019-07-05T19:46:00Z">
              <w:r>
                <w:rPr>
                  <w:lang w:val="vi-VN"/>
                </w:rPr>
                <w:t>Hiển thị số loại đại lý tối đa</w:t>
              </w:r>
            </w:ins>
          </w:p>
        </w:tc>
      </w:tr>
      <w:tr w:rsidR="00C01A42" w:rsidRPr="00D6408C" w14:paraId="13DB16A4" w14:textId="77777777" w:rsidTr="00C01A42">
        <w:trPr>
          <w:ins w:id="3144" w:author="Phạm Quang Thịnh" w:date="2019-07-05T19:46:00Z"/>
        </w:trPr>
        <w:tc>
          <w:tcPr>
            <w:tcW w:w="535" w:type="dxa"/>
          </w:tcPr>
          <w:p w14:paraId="1167C7AA" w14:textId="77777777" w:rsidR="00A309FE" w:rsidRDefault="00A309FE" w:rsidP="00C01A42">
            <w:pPr>
              <w:tabs>
                <w:tab w:val="left" w:pos="4716"/>
              </w:tabs>
              <w:rPr>
                <w:ins w:id="3145" w:author="Phạm Quang Thịnh" w:date="2019-07-05T19:46:00Z"/>
                <w:lang w:val="vi-VN"/>
              </w:rPr>
            </w:pPr>
            <w:ins w:id="3146" w:author="Phạm Quang Thịnh" w:date="2019-07-05T19:46:00Z">
              <w:r>
                <w:rPr>
                  <w:lang w:val="vi-VN"/>
                </w:rPr>
                <w:t>4</w:t>
              </w:r>
            </w:ins>
          </w:p>
        </w:tc>
        <w:tc>
          <w:tcPr>
            <w:tcW w:w="1261" w:type="dxa"/>
          </w:tcPr>
          <w:p w14:paraId="55638AE4" w14:textId="77777777" w:rsidR="00A309FE" w:rsidRDefault="00A309FE" w:rsidP="00C01A42">
            <w:pPr>
              <w:tabs>
                <w:tab w:val="left" w:pos="4716"/>
              </w:tabs>
              <w:rPr>
                <w:ins w:id="3147" w:author="Phạm Quang Thịnh" w:date="2019-07-05T19:46:00Z"/>
                <w:lang w:val="vi-VN"/>
              </w:rPr>
            </w:pPr>
            <w:ins w:id="3148" w:author="Phạm Quang Thịnh" w:date="2019-07-05T19:46:00Z">
              <w:r>
                <w:rPr>
                  <w:rFonts w:ascii="Consolas" w:hAnsi="Consolas" w:cs="Consolas"/>
                  <w:color w:val="0000FF"/>
                  <w:sz w:val="19"/>
                  <w:szCs w:val="19"/>
                </w:rPr>
                <w:t>soluongmh</w:t>
              </w:r>
            </w:ins>
          </w:p>
        </w:tc>
        <w:tc>
          <w:tcPr>
            <w:tcW w:w="989" w:type="dxa"/>
          </w:tcPr>
          <w:p w14:paraId="66D42744" w14:textId="77777777" w:rsidR="00A309FE" w:rsidRDefault="00A309FE" w:rsidP="00C01A42">
            <w:pPr>
              <w:tabs>
                <w:tab w:val="left" w:pos="4716"/>
              </w:tabs>
              <w:rPr>
                <w:ins w:id="3149" w:author="Phạm Quang Thịnh" w:date="2019-07-05T19:46:00Z"/>
                <w:lang w:val="vi-VN"/>
              </w:rPr>
            </w:pPr>
            <w:ins w:id="3150" w:author="Phạm Quang Thịnh" w:date="2019-07-05T19:46:00Z">
              <w:r>
                <w:rPr>
                  <w:rFonts w:ascii="Consolas" w:hAnsi="Consolas" w:cs="Consolas"/>
                  <w:color w:val="A31515"/>
                  <w:sz w:val="19"/>
                  <w:szCs w:val="19"/>
                </w:rPr>
                <w:t>TextBox</w:t>
              </w:r>
            </w:ins>
          </w:p>
        </w:tc>
        <w:tc>
          <w:tcPr>
            <w:tcW w:w="2968" w:type="dxa"/>
          </w:tcPr>
          <w:p w14:paraId="73F33EC1" w14:textId="77777777" w:rsidR="00A309FE" w:rsidRDefault="00A309FE" w:rsidP="00C01A42">
            <w:pPr>
              <w:tabs>
                <w:tab w:val="left" w:pos="4716"/>
              </w:tabs>
              <w:rPr>
                <w:ins w:id="3151" w:author="Phạm Quang Thịnh" w:date="2019-07-05T19:46:00Z"/>
                <w:lang w:val="vi-VN"/>
              </w:rPr>
            </w:pPr>
            <w:ins w:id="3152" w:author="Phạm Quang Thịnh" w:date="2019-07-05T19:46:00Z">
              <w:r>
                <w:rPr>
                  <w:lang w:val="vi-VN"/>
                </w:rPr>
                <w:t>Không</w:t>
              </w:r>
            </w:ins>
          </w:p>
        </w:tc>
        <w:tc>
          <w:tcPr>
            <w:tcW w:w="3692" w:type="dxa"/>
          </w:tcPr>
          <w:p w14:paraId="55BB7743" w14:textId="77777777" w:rsidR="00A309FE" w:rsidRDefault="00A309FE" w:rsidP="00C01A42">
            <w:pPr>
              <w:tabs>
                <w:tab w:val="left" w:pos="4716"/>
              </w:tabs>
              <w:rPr>
                <w:ins w:id="3153" w:author="Phạm Quang Thịnh" w:date="2019-07-05T19:46:00Z"/>
                <w:lang w:val="vi-VN"/>
              </w:rPr>
            </w:pPr>
            <w:ins w:id="3154" w:author="Phạm Quang Thịnh" w:date="2019-07-05T19:46:00Z">
              <w:r>
                <w:rPr>
                  <w:lang w:val="vi-VN"/>
                </w:rPr>
                <w:t>Hiển thị số mặt hàng tối đa</w:t>
              </w:r>
            </w:ins>
          </w:p>
        </w:tc>
      </w:tr>
      <w:tr w:rsidR="00C01A42" w:rsidRPr="00D6408C" w14:paraId="3136E222" w14:textId="77777777" w:rsidTr="00C01A42">
        <w:trPr>
          <w:ins w:id="3155" w:author="Phạm Quang Thịnh" w:date="2019-07-05T19:46:00Z"/>
        </w:trPr>
        <w:tc>
          <w:tcPr>
            <w:tcW w:w="535" w:type="dxa"/>
          </w:tcPr>
          <w:p w14:paraId="57004820" w14:textId="77777777" w:rsidR="00A309FE" w:rsidRDefault="00A309FE" w:rsidP="00C01A42">
            <w:pPr>
              <w:tabs>
                <w:tab w:val="left" w:pos="4716"/>
              </w:tabs>
              <w:rPr>
                <w:ins w:id="3156" w:author="Phạm Quang Thịnh" w:date="2019-07-05T19:46:00Z"/>
                <w:lang w:val="vi-VN"/>
              </w:rPr>
            </w:pPr>
            <w:ins w:id="3157" w:author="Phạm Quang Thịnh" w:date="2019-07-05T19:46:00Z">
              <w:r>
                <w:rPr>
                  <w:lang w:val="vi-VN"/>
                </w:rPr>
                <w:t>5</w:t>
              </w:r>
            </w:ins>
          </w:p>
        </w:tc>
        <w:tc>
          <w:tcPr>
            <w:tcW w:w="1261" w:type="dxa"/>
          </w:tcPr>
          <w:p w14:paraId="40DBD675" w14:textId="77777777" w:rsidR="00A309FE" w:rsidRDefault="00A309FE" w:rsidP="00C01A42">
            <w:pPr>
              <w:tabs>
                <w:tab w:val="left" w:pos="4716"/>
              </w:tabs>
              <w:rPr>
                <w:ins w:id="3158" w:author="Phạm Quang Thịnh" w:date="2019-07-05T19:46:00Z"/>
                <w:lang w:val="vi-VN"/>
              </w:rPr>
            </w:pPr>
            <w:ins w:id="3159" w:author="Phạm Quang Thịnh" w:date="2019-07-05T19:46:00Z">
              <w:r>
                <w:rPr>
                  <w:rFonts w:ascii="Consolas" w:hAnsi="Consolas" w:cs="Consolas"/>
                  <w:color w:val="0000FF"/>
                  <w:sz w:val="19"/>
                  <w:szCs w:val="19"/>
                </w:rPr>
                <w:t>soluongdvt</w:t>
              </w:r>
            </w:ins>
          </w:p>
        </w:tc>
        <w:tc>
          <w:tcPr>
            <w:tcW w:w="989" w:type="dxa"/>
          </w:tcPr>
          <w:p w14:paraId="4CBF1062" w14:textId="77777777" w:rsidR="00A309FE" w:rsidRDefault="00A309FE" w:rsidP="00C01A42">
            <w:pPr>
              <w:tabs>
                <w:tab w:val="left" w:pos="4716"/>
              </w:tabs>
              <w:rPr>
                <w:ins w:id="3160" w:author="Phạm Quang Thịnh" w:date="2019-07-05T19:46:00Z"/>
                <w:lang w:val="vi-VN"/>
              </w:rPr>
            </w:pPr>
            <w:ins w:id="3161" w:author="Phạm Quang Thịnh" w:date="2019-07-05T19:46:00Z">
              <w:r>
                <w:rPr>
                  <w:rFonts w:ascii="Consolas" w:hAnsi="Consolas" w:cs="Consolas"/>
                  <w:color w:val="A31515"/>
                  <w:sz w:val="19"/>
                  <w:szCs w:val="19"/>
                </w:rPr>
                <w:t>TextBox</w:t>
              </w:r>
            </w:ins>
          </w:p>
        </w:tc>
        <w:tc>
          <w:tcPr>
            <w:tcW w:w="2968" w:type="dxa"/>
          </w:tcPr>
          <w:p w14:paraId="58E45D30" w14:textId="77777777" w:rsidR="00A309FE" w:rsidRDefault="00A309FE" w:rsidP="00C01A42">
            <w:pPr>
              <w:tabs>
                <w:tab w:val="left" w:pos="4716"/>
              </w:tabs>
              <w:rPr>
                <w:ins w:id="3162" w:author="Phạm Quang Thịnh" w:date="2019-07-05T19:46:00Z"/>
                <w:lang w:val="vi-VN"/>
              </w:rPr>
            </w:pPr>
            <w:ins w:id="3163" w:author="Phạm Quang Thịnh" w:date="2019-07-05T19:46:00Z">
              <w:r>
                <w:rPr>
                  <w:lang w:val="vi-VN"/>
                </w:rPr>
                <w:t>Không</w:t>
              </w:r>
            </w:ins>
          </w:p>
        </w:tc>
        <w:tc>
          <w:tcPr>
            <w:tcW w:w="3692" w:type="dxa"/>
          </w:tcPr>
          <w:p w14:paraId="4BD7CF42" w14:textId="77777777" w:rsidR="00A309FE" w:rsidRDefault="00A309FE" w:rsidP="00C01A42">
            <w:pPr>
              <w:tabs>
                <w:tab w:val="left" w:pos="4716"/>
              </w:tabs>
              <w:rPr>
                <w:ins w:id="3164" w:author="Phạm Quang Thịnh" w:date="2019-07-05T19:46:00Z"/>
                <w:lang w:val="vi-VN"/>
              </w:rPr>
            </w:pPr>
            <w:ins w:id="3165" w:author="Phạm Quang Thịnh" w:date="2019-07-05T19:46:00Z">
              <w:r>
                <w:rPr>
                  <w:lang w:val="vi-VN"/>
                </w:rPr>
                <w:t>Hiển thị số đơn vị tối đa</w:t>
              </w:r>
            </w:ins>
          </w:p>
        </w:tc>
      </w:tr>
      <w:tr w:rsidR="00C01A42" w:rsidRPr="00D6408C" w14:paraId="0A8F1E55" w14:textId="77777777" w:rsidTr="00C01A42">
        <w:trPr>
          <w:ins w:id="3166" w:author="Phạm Quang Thịnh" w:date="2019-07-05T19:46:00Z"/>
        </w:trPr>
        <w:tc>
          <w:tcPr>
            <w:tcW w:w="535" w:type="dxa"/>
          </w:tcPr>
          <w:p w14:paraId="218DECF3" w14:textId="77777777" w:rsidR="00A309FE" w:rsidRDefault="00A309FE" w:rsidP="00C01A42">
            <w:pPr>
              <w:tabs>
                <w:tab w:val="left" w:pos="4716"/>
              </w:tabs>
              <w:rPr>
                <w:ins w:id="3167" w:author="Phạm Quang Thịnh" w:date="2019-07-05T19:46:00Z"/>
                <w:lang w:val="vi-VN"/>
              </w:rPr>
            </w:pPr>
            <w:ins w:id="3168" w:author="Phạm Quang Thịnh" w:date="2019-07-05T19:46:00Z">
              <w:r>
                <w:rPr>
                  <w:lang w:val="vi-VN"/>
                </w:rPr>
                <w:t>6</w:t>
              </w:r>
            </w:ins>
          </w:p>
        </w:tc>
        <w:tc>
          <w:tcPr>
            <w:tcW w:w="1261" w:type="dxa"/>
          </w:tcPr>
          <w:p w14:paraId="5CC7DB66" w14:textId="77777777" w:rsidR="00A309FE" w:rsidRDefault="00A309FE" w:rsidP="00C01A42">
            <w:pPr>
              <w:tabs>
                <w:tab w:val="left" w:pos="4716"/>
              </w:tabs>
              <w:rPr>
                <w:ins w:id="3169" w:author="Phạm Quang Thịnh" w:date="2019-07-05T19:46:00Z"/>
                <w:lang w:val="vi-VN"/>
              </w:rPr>
            </w:pPr>
            <w:ins w:id="3170" w:author="Phạm Quang Thịnh" w:date="2019-07-05T19:46:00Z">
              <w:r>
                <w:rPr>
                  <w:rFonts w:ascii="Consolas" w:hAnsi="Consolas" w:cs="Consolas"/>
                  <w:color w:val="0000FF"/>
                  <w:sz w:val="19"/>
                  <w:szCs w:val="19"/>
                </w:rPr>
                <w:t>maxsodl</w:t>
              </w:r>
            </w:ins>
          </w:p>
        </w:tc>
        <w:tc>
          <w:tcPr>
            <w:tcW w:w="989" w:type="dxa"/>
          </w:tcPr>
          <w:p w14:paraId="7A38CFF0" w14:textId="77777777" w:rsidR="00A309FE" w:rsidRDefault="00A309FE" w:rsidP="00C01A42">
            <w:pPr>
              <w:tabs>
                <w:tab w:val="left" w:pos="4716"/>
              </w:tabs>
              <w:rPr>
                <w:ins w:id="3171" w:author="Phạm Quang Thịnh" w:date="2019-07-05T19:46:00Z"/>
                <w:lang w:val="vi-VN"/>
              </w:rPr>
            </w:pPr>
            <w:ins w:id="3172" w:author="Phạm Quang Thịnh" w:date="2019-07-05T19:46:00Z">
              <w:r>
                <w:rPr>
                  <w:rFonts w:ascii="Consolas" w:hAnsi="Consolas" w:cs="Consolas"/>
                  <w:color w:val="A31515"/>
                  <w:sz w:val="19"/>
                  <w:szCs w:val="19"/>
                </w:rPr>
                <w:t>TextBox</w:t>
              </w:r>
            </w:ins>
          </w:p>
        </w:tc>
        <w:tc>
          <w:tcPr>
            <w:tcW w:w="2968" w:type="dxa"/>
          </w:tcPr>
          <w:p w14:paraId="708E1C00" w14:textId="77777777" w:rsidR="00A309FE" w:rsidRDefault="00A309FE" w:rsidP="00C01A42">
            <w:pPr>
              <w:tabs>
                <w:tab w:val="left" w:pos="4716"/>
              </w:tabs>
              <w:rPr>
                <w:ins w:id="3173" w:author="Phạm Quang Thịnh" w:date="2019-07-05T19:46:00Z"/>
                <w:lang w:val="vi-VN"/>
              </w:rPr>
            </w:pPr>
            <w:ins w:id="3174" w:author="Phạm Quang Thịnh" w:date="2019-07-05T19:46:00Z">
              <w:r>
                <w:rPr>
                  <w:lang w:val="vi-VN"/>
                </w:rPr>
                <w:t>Không</w:t>
              </w:r>
            </w:ins>
          </w:p>
        </w:tc>
        <w:tc>
          <w:tcPr>
            <w:tcW w:w="3692" w:type="dxa"/>
          </w:tcPr>
          <w:p w14:paraId="16D528E9" w14:textId="77777777" w:rsidR="00A309FE" w:rsidRDefault="00A309FE" w:rsidP="00C01A42">
            <w:pPr>
              <w:tabs>
                <w:tab w:val="left" w:pos="4716"/>
              </w:tabs>
              <w:rPr>
                <w:ins w:id="3175" w:author="Phạm Quang Thịnh" w:date="2019-07-05T19:46:00Z"/>
                <w:lang w:val="vi-VN"/>
              </w:rPr>
            </w:pPr>
            <w:ins w:id="3176" w:author="Phạm Quang Thịnh" w:date="2019-07-05T19:46:00Z">
              <w:r>
                <w:rPr>
                  <w:lang w:val="vi-VN"/>
                </w:rPr>
                <w:t>Hiển thị số đại lý tối đa trong 1 quận</w:t>
              </w:r>
            </w:ins>
          </w:p>
        </w:tc>
      </w:tr>
    </w:tbl>
    <w:p w14:paraId="09155070" w14:textId="5599B92E" w:rsidR="00A309FE" w:rsidRDefault="00A309FE" w:rsidP="00A309FE">
      <w:pPr>
        <w:jc w:val="center"/>
        <w:rPr>
          <w:ins w:id="3177" w:author="Phạm Quang Thịnh" w:date="2019-07-05T19:46:00Z"/>
          <w:lang w:val="vi-VN"/>
        </w:rPr>
      </w:pPr>
      <w:ins w:id="3178" w:author="Phạm Quang Thịnh" w:date="2019-07-05T19:46:00Z">
        <w:r>
          <w:rPr>
            <w:noProof/>
            <w:lang w:val="vi-VN"/>
          </w:rPr>
          <w:drawing>
            <wp:inline distT="0" distB="0" distL="0" distR="0" wp14:anchorId="6199E521" wp14:editId="3E5E732C">
              <wp:extent cx="4258686" cy="2552700"/>
              <wp:effectExtent l="0" t="0" r="889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62466" cy="2554966"/>
                      </a:xfrm>
                      <a:prstGeom prst="rect">
                        <a:avLst/>
                      </a:prstGeom>
                      <a:noFill/>
                      <a:ln>
                        <a:noFill/>
                      </a:ln>
                    </pic:spPr>
                  </pic:pic>
                </a:graphicData>
              </a:graphic>
            </wp:inline>
          </w:drawing>
        </w:r>
      </w:ins>
    </w:p>
    <w:p w14:paraId="1150E875" w14:textId="77777777" w:rsidR="00422541" w:rsidRPr="00A309FE" w:rsidRDefault="00422541">
      <w:pPr>
        <w:rPr>
          <w:ins w:id="3179" w:author="Phạm Quang Thịnh" w:date="2019-07-05T19:44:00Z"/>
          <w:lang w:val="vi-VN"/>
          <w:rPrChange w:id="3180" w:author="Phạm Quang Thịnh" w:date="2019-07-05T19:45:00Z">
            <w:rPr>
              <w:ins w:id="3181" w:author="Phạm Quang Thịnh" w:date="2019-07-05T19:44:00Z"/>
            </w:rPr>
          </w:rPrChange>
        </w:rPr>
        <w:pPrChange w:id="3182" w:author="Phạm Quang Thịnh" w:date="2019-07-05T19:45:00Z">
          <w:pPr>
            <w:pStyle w:val="u4"/>
          </w:pPr>
        </w:pPrChange>
      </w:pPr>
    </w:p>
    <w:p w14:paraId="49DDF6E6" w14:textId="3DA40E6F" w:rsidR="0030103F" w:rsidRDefault="00422541" w:rsidP="00422541">
      <w:pPr>
        <w:pStyle w:val="u5"/>
        <w:ind w:left="2160"/>
        <w:rPr>
          <w:ins w:id="3183" w:author="Phạm Quang Thịnh" w:date="2019-07-05T19:47:00Z"/>
          <w:lang w:val="vi-VN"/>
        </w:rPr>
      </w:pPr>
      <w:ins w:id="3184" w:author="Phạm Quang Thịnh" w:date="2019-07-05T19:47:00Z">
        <w:r w:rsidRPr="00422541">
          <w:rPr>
            <w:lang w:val="vi-VN"/>
            <w:rPrChange w:id="3185" w:author="Phạm Quang Thịnh" w:date="2019-07-05T19:47:00Z">
              <w:rPr/>
            </w:rPrChange>
          </w:rPr>
          <w:lastRenderedPageBreak/>
          <w:t>Quản lí s</w:t>
        </w:r>
      </w:ins>
      <w:ins w:id="3186" w:author="Phạm Quang Thịnh" w:date="2019-07-05T19:49:00Z">
        <w:r w:rsidR="00940F1C" w:rsidRPr="007418DC">
          <w:rPr>
            <w:lang w:val="vi-VN"/>
            <w:rPrChange w:id="3187" w:author="Phạm Quang Thịnh" w:date="2019-07-05T19:49:00Z">
              <w:rPr/>
            </w:rPrChange>
          </w:rPr>
          <w:t>ố</w:t>
        </w:r>
      </w:ins>
      <w:ins w:id="3188" w:author="Phạm Quang Thịnh" w:date="2019-07-05T19:47:00Z">
        <w:r w:rsidRPr="00422541">
          <w:rPr>
            <w:lang w:val="vi-VN"/>
            <w:rPrChange w:id="3189" w:author="Phạm Quang Thịnh" w:date="2019-07-05T19:47:00Z">
              <w:rPr/>
            </w:rPrChange>
          </w:rPr>
          <w:t xml:space="preserve"> loại đại lí và đơn vị</w:t>
        </w:r>
      </w:ins>
    </w:p>
    <w:p w14:paraId="5D568A82" w14:textId="15D8E01F" w:rsidR="00422541" w:rsidRDefault="007418DC" w:rsidP="007418DC">
      <w:pPr>
        <w:jc w:val="center"/>
        <w:rPr>
          <w:ins w:id="3190" w:author="Phạm Quang Thịnh" w:date="2019-07-05T19:49:00Z"/>
          <w:lang w:val="vi-VN"/>
        </w:rPr>
      </w:pPr>
      <w:ins w:id="3191" w:author="Phạm Quang Thịnh" w:date="2019-07-05T19:49:00Z">
        <w:r>
          <w:rPr>
            <w:noProof/>
            <w:lang w:val="vi-VN"/>
          </w:rPr>
          <w:drawing>
            <wp:inline distT="0" distB="0" distL="0" distR="0" wp14:anchorId="37C1F2FF" wp14:editId="181FC518">
              <wp:extent cx="5324475" cy="3181033"/>
              <wp:effectExtent l="0" t="0" r="0" b="63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8317" cy="3183328"/>
                      </a:xfrm>
                      <a:prstGeom prst="rect">
                        <a:avLst/>
                      </a:prstGeom>
                      <a:noFill/>
                      <a:ln>
                        <a:noFill/>
                      </a:ln>
                    </pic:spPr>
                  </pic:pic>
                </a:graphicData>
              </a:graphic>
            </wp:inline>
          </w:drawing>
        </w:r>
      </w:ins>
    </w:p>
    <w:tbl>
      <w:tblPr>
        <w:tblStyle w:val="LiBang"/>
        <w:tblW w:w="0" w:type="auto"/>
        <w:tblLook w:val="04A0" w:firstRow="1" w:lastRow="0" w:firstColumn="1" w:lastColumn="0" w:noHBand="0" w:noVBand="1"/>
      </w:tblPr>
      <w:tblGrid>
        <w:gridCol w:w="535"/>
        <w:gridCol w:w="1366"/>
        <w:gridCol w:w="1366"/>
        <w:gridCol w:w="2758"/>
        <w:gridCol w:w="3325"/>
      </w:tblGrid>
      <w:tr w:rsidR="007418DC" w14:paraId="1B601883" w14:textId="77777777" w:rsidTr="0015558D">
        <w:trPr>
          <w:ins w:id="3192" w:author="Phạm Quang Thịnh" w:date="2019-07-05T19:49:00Z"/>
        </w:trPr>
        <w:tc>
          <w:tcPr>
            <w:tcW w:w="535" w:type="dxa"/>
          </w:tcPr>
          <w:p w14:paraId="677044DE" w14:textId="77777777" w:rsidR="007418DC" w:rsidRDefault="007418DC" w:rsidP="0015558D">
            <w:pPr>
              <w:rPr>
                <w:ins w:id="3193" w:author="Phạm Quang Thịnh" w:date="2019-07-05T19:49:00Z"/>
                <w:lang w:val="vi-VN"/>
              </w:rPr>
            </w:pPr>
            <w:ins w:id="3194" w:author="Phạm Quang Thịnh" w:date="2019-07-05T19:49:00Z">
              <w:r>
                <w:rPr>
                  <w:lang w:val="vi-VN"/>
                </w:rPr>
                <w:t>STT</w:t>
              </w:r>
            </w:ins>
          </w:p>
        </w:tc>
        <w:tc>
          <w:tcPr>
            <w:tcW w:w="1366" w:type="dxa"/>
          </w:tcPr>
          <w:p w14:paraId="590ED57C" w14:textId="77777777" w:rsidR="007418DC" w:rsidRDefault="007418DC" w:rsidP="0015558D">
            <w:pPr>
              <w:rPr>
                <w:ins w:id="3195" w:author="Phạm Quang Thịnh" w:date="2019-07-05T19:49:00Z"/>
                <w:lang w:val="vi-VN"/>
              </w:rPr>
            </w:pPr>
            <w:ins w:id="3196" w:author="Phạm Quang Thịnh" w:date="2019-07-05T19:49:00Z">
              <w:r>
                <w:rPr>
                  <w:lang w:val="vi-VN"/>
                </w:rPr>
                <w:t xml:space="preserve">Tên </w:t>
              </w:r>
            </w:ins>
          </w:p>
        </w:tc>
        <w:tc>
          <w:tcPr>
            <w:tcW w:w="1366" w:type="dxa"/>
          </w:tcPr>
          <w:p w14:paraId="2920D1E9" w14:textId="77777777" w:rsidR="007418DC" w:rsidRDefault="007418DC" w:rsidP="0015558D">
            <w:pPr>
              <w:rPr>
                <w:ins w:id="3197" w:author="Phạm Quang Thịnh" w:date="2019-07-05T19:49:00Z"/>
                <w:lang w:val="vi-VN"/>
              </w:rPr>
            </w:pPr>
            <w:ins w:id="3198" w:author="Phạm Quang Thịnh" w:date="2019-07-05T19:49:00Z">
              <w:r>
                <w:rPr>
                  <w:lang w:val="vi-VN"/>
                </w:rPr>
                <w:t>Kiểu</w:t>
              </w:r>
            </w:ins>
          </w:p>
        </w:tc>
        <w:tc>
          <w:tcPr>
            <w:tcW w:w="2758" w:type="dxa"/>
          </w:tcPr>
          <w:p w14:paraId="6B21A5A4" w14:textId="77777777" w:rsidR="007418DC" w:rsidRDefault="007418DC" w:rsidP="0015558D">
            <w:pPr>
              <w:rPr>
                <w:ins w:id="3199" w:author="Phạm Quang Thịnh" w:date="2019-07-05T19:49:00Z"/>
                <w:lang w:val="vi-VN"/>
              </w:rPr>
            </w:pPr>
            <w:ins w:id="3200" w:author="Phạm Quang Thịnh" w:date="2019-07-05T19:49:00Z">
              <w:r>
                <w:rPr>
                  <w:lang w:val="vi-VN"/>
                </w:rPr>
                <w:t>Ràng buộc</w:t>
              </w:r>
            </w:ins>
          </w:p>
        </w:tc>
        <w:tc>
          <w:tcPr>
            <w:tcW w:w="3325" w:type="dxa"/>
          </w:tcPr>
          <w:p w14:paraId="04DC8828" w14:textId="77777777" w:rsidR="007418DC" w:rsidRDefault="007418DC" w:rsidP="0015558D">
            <w:pPr>
              <w:rPr>
                <w:ins w:id="3201" w:author="Phạm Quang Thịnh" w:date="2019-07-05T19:49:00Z"/>
                <w:lang w:val="vi-VN"/>
              </w:rPr>
            </w:pPr>
            <w:ins w:id="3202" w:author="Phạm Quang Thịnh" w:date="2019-07-05T19:49:00Z">
              <w:r>
                <w:rPr>
                  <w:lang w:val="vi-VN"/>
                </w:rPr>
                <w:t>Chức năng</w:t>
              </w:r>
            </w:ins>
          </w:p>
        </w:tc>
      </w:tr>
      <w:tr w:rsidR="007418DC" w:rsidRPr="00D6408C" w14:paraId="6AC22F59" w14:textId="77777777" w:rsidTr="0015558D">
        <w:trPr>
          <w:ins w:id="3203" w:author="Phạm Quang Thịnh" w:date="2019-07-05T19:49:00Z"/>
        </w:trPr>
        <w:tc>
          <w:tcPr>
            <w:tcW w:w="535" w:type="dxa"/>
          </w:tcPr>
          <w:p w14:paraId="509912FC" w14:textId="77777777" w:rsidR="007418DC" w:rsidRDefault="007418DC" w:rsidP="0015558D">
            <w:pPr>
              <w:rPr>
                <w:ins w:id="3204" w:author="Phạm Quang Thịnh" w:date="2019-07-05T19:49:00Z"/>
                <w:lang w:val="vi-VN"/>
              </w:rPr>
            </w:pPr>
            <w:ins w:id="3205" w:author="Phạm Quang Thịnh" w:date="2019-07-05T19:49:00Z">
              <w:r>
                <w:rPr>
                  <w:lang w:val="vi-VN"/>
                </w:rPr>
                <w:t>1</w:t>
              </w:r>
            </w:ins>
          </w:p>
        </w:tc>
        <w:tc>
          <w:tcPr>
            <w:tcW w:w="1366" w:type="dxa"/>
          </w:tcPr>
          <w:p w14:paraId="1B7A2CA2" w14:textId="77777777" w:rsidR="007418DC" w:rsidRDefault="007418DC" w:rsidP="0015558D">
            <w:pPr>
              <w:rPr>
                <w:ins w:id="3206" w:author="Phạm Quang Thịnh" w:date="2019-07-05T19:49:00Z"/>
                <w:lang w:val="vi-VN"/>
              </w:rPr>
            </w:pPr>
            <w:ins w:id="3207" w:author="Phạm Quang Thịnh" w:date="2019-07-05T19:49:00Z">
              <w:r>
                <w:rPr>
                  <w:rFonts w:ascii="Consolas" w:hAnsi="Consolas" w:cs="Consolas"/>
                  <w:color w:val="0000FF"/>
                  <w:sz w:val="19"/>
                  <w:szCs w:val="19"/>
                </w:rPr>
                <w:t>maldl</w:t>
              </w:r>
            </w:ins>
          </w:p>
        </w:tc>
        <w:tc>
          <w:tcPr>
            <w:tcW w:w="1366" w:type="dxa"/>
          </w:tcPr>
          <w:p w14:paraId="390F0996" w14:textId="77777777" w:rsidR="007418DC" w:rsidRDefault="007418DC" w:rsidP="0015558D">
            <w:pPr>
              <w:rPr>
                <w:ins w:id="3208" w:author="Phạm Quang Thịnh" w:date="2019-07-05T19:49:00Z"/>
                <w:lang w:val="vi-VN"/>
              </w:rPr>
            </w:pPr>
            <w:ins w:id="3209" w:author="Phạm Quang Thịnh" w:date="2019-07-05T19:49:00Z">
              <w:r>
                <w:rPr>
                  <w:rFonts w:ascii="Consolas" w:hAnsi="Consolas" w:cs="Consolas"/>
                  <w:color w:val="A31515"/>
                  <w:sz w:val="19"/>
                  <w:szCs w:val="19"/>
                </w:rPr>
                <w:t>TextBox</w:t>
              </w:r>
            </w:ins>
          </w:p>
        </w:tc>
        <w:tc>
          <w:tcPr>
            <w:tcW w:w="2758" w:type="dxa"/>
          </w:tcPr>
          <w:p w14:paraId="10EF84F4" w14:textId="77777777" w:rsidR="007418DC" w:rsidRDefault="007418DC" w:rsidP="0015558D">
            <w:pPr>
              <w:rPr>
                <w:ins w:id="3210" w:author="Phạm Quang Thịnh" w:date="2019-07-05T19:49:00Z"/>
                <w:lang w:val="vi-VN"/>
              </w:rPr>
            </w:pPr>
            <w:ins w:id="3211" w:author="Phạm Quang Thịnh" w:date="2019-07-05T19:49:00Z">
              <w:r>
                <w:rPr>
                  <w:lang w:val="vi-VN"/>
                </w:rPr>
                <w:t>Không để trống</w:t>
              </w:r>
            </w:ins>
          </w:p>
        </w:tc>
        <w:tc>
          <w:tcPr>
            <w:tcW w:w="3325" w:type="dxa"/>
          </w:tcPr>
          <w:p w14:paraId="4FCC46BA" w14:textId="77777777" w:rsidR="007418DC" w:rsidRDefault="007418DC" w:rsidP="0015558D">
            <w:pPr>
              <w:rPr>
                <w:ins w:id="3212" w:author="Phạm Quang Thịnh" w:date="2019-07-05T19:49:00Z"/>
                <w:lang w:val="vi-VN"/>
              </w:rPr>
            </w:pPr>
            <w:ins w:id="3213" w:author="Phạm Quang Thịnh" w:date="2019-07-05T19:49:00Z">
              <w:r>
                <w:rPr>
                  <w:lang w:val="vi-VN"/>
                </w:rPr>
                <w:t>Nhập mã loại đại lý</w:t>
              </w:r>
            </w:ins>
          </w:p>
        </w:tc>
      </w:tr>
      <w:tr w:rsidR="007418DC" w14:paraId="74F2C1DE" w14:textId="77777777" w:rsidTr="0015558D">
        <w:trPr>
          <w:ins w:id="3214" w:author="Phạm Quang Thịnh" w:date="2019-07-05T19:49:00Z"/>
        </w:trPr>
        <w:tc>
          <w:tcPr>
            <w:tcW w:w="535" w:type="dxa"/>
          </w:tcPr>
          <w:p w14:paraId="369F6B1C" w14:textId="77777777" w:rsidR="007418DC" w:rsidRDefault="007418DC" w:rsidP="0015558D">
            <w:pPr>
              <w:rPr>
                <w:ins w:id="3215" w:author="Phạm Quang Thịnh" w:date="2019-07-05T19:49:00Z"/>
                <w:lang w:val="vi-VN"/>
              </w:rPr>
            </w:pPr>
            <w:ins w:id="3216" w:author="Phạm Quang Thịnh" w:date="2019-07-05T19:49:00Z">
              <w:r>
                <w:rPr>
                  <w:lang w:val="vi-VN"/>
                </w:rPr>
                <w:t>2</w:t>
              </w:r>
            </w:ins>
          </w:p>
        </w:tc>
        <w:tc>
          <w:tcPr>
            <w:tcW w:w="1366" w:type="dxa"/>
          </w:tcPr>
          <w:p w14:paraId="1CDCDBBA" w14:textId="77777777" w:rsidR="007418DC" w:rsidRDefault="007418DC" w:rsidP="0015558D">
            <w:pPr>
              <w:rPr>
                <w:ins w:id="3217" w:author="Phạm Quang Thịnh" w:date="2019-07-05T19:49:00Z"/>
                <w:lang w:val="vi-VN"/>
              </w:rPr>
            </w:pPr>
            <w:ins w:id="3218" w:author="Phạm Quang Thịnh" w:date="2019-07-05T19:49:00Z">
              <w:r>
                <w:rPr>
                  <w:rFonts w:ascii="Consolas" w:hAnsi="Consolas" w:cs="Consolas"/>
                  <w:color w:val="0000FF"/>
                  <w:sz w:val="19"/>
                  <w:szCs w:val="19"/>
                </w:rPr>
                <w:t>ldltxt</w:t>
              </w:r>
            </w:ins>
          </w:p>
        </w:tc>
        <w:tc>
          <w:tcPr>
            <w:tcW w:w="1366" w:type="dxa"/>
          </w:tcPr>
          <w:p w14:paraId="5FE63E24" w14:textId="77777777" w:rsidR="007418DC" w:rsidRDefault="007418DC" w:rsidP="0015558D">
            <w:pPr>
              <w:rPr>
                <w:ins w:id="3219" w:author="Phạm Quang Thịnh" w:date="2019-07-05T19:49:00Z"/>
                <w:lang w:val="vi-VN"/>
              </w:rPr>
            </w:pPr>
            <w:ins w:id="3220" w:author="Phạm Quang Thịnh" w:date="2019-07-05T19:49:00Z">
              <w:r>
                <w:rPr>
                  <w:rFonts w:ascii="Consolas" w:hAnsi="Consolas" w:cs="Consolas"/>
                  <w:color w:val="A31515"/>
                  <w:sz w:val="19"/>
                  <w:szCs w:val="19"/>
                </w:rPr>
                <w:t>TextBox</w:t>
              </w:r>
            </w:ins>
          </w:p>
        </w:tc>
        <w:tc>
          <w:tcPr>
            <w:tcW w:w="2758" w:type="dxa"/>
          </w:tcPr>
          <w:p w14:paraId="1EEAE789" w14:textId="77777777" w:rsidR="007418DC" w:rsidRDefault="007418DC" w:rsidP="0015558D">
            <w:pPr>
              <w:rPr>
                <w:ins w:id="3221" w:author="Phạm Quang Thịnh" w:date="2019-07-05T19:49:00Z"/>
                <w:lang w:val="vi-VN"/>
              </w:rPr>
            </w:pPr>
            <w:ins w:id="3222" w:author="Phạm Quang Thịnh" w:date="2019-07-05T19:49:00Z">
              <w:r>
                <w:rPr>
                  <w:lang w:val="vi-VN"/>
                </w:rPr>
                <w:t>Không để trống</w:t>
              </w:r>
            </w:ins>
          </w:p>
        </w:tc>
        <w:tc>
          <w:tcPr>
            <w:tcW w:w="3325" w:type="dxa"/>
          </w:tcPr>
          <w:p w14:paraId="34C1414C" w14:textId="77777777" w:rsidR="007418DC" w:rsidRDefault="007418DC" w:rsidP="0015558D">
            <w:pPr>
              <w:rPr>
                <w:ins w:id="3223" w:author="Phạm Quang Thịnh" w:date="2019-07-05T19:49:00Z"/>
                <w:lang w:val="vi-VN"/>
              </w:rPr>
            </w:pPr>
            <w:ins w:id="3224" w:author="Phạm Quang Thịnh" w:date="2019-07-05T19:49:00Z">
              <w:r>
                <w:rPr>
                  <w:lang w:val="vi-VN"/>
                </w:rPr>
                <w:t>Nhập loại đại lý</w:t>
              </w:r>
            </w:ins>
          </w:p>
        </w:tc>
      </w:tr>
      <w:tr w:rsidR="007418DC" w:rsidRPr="00D6408C" w14:paraId="6572498D" w14:textId="77777777" w:rsidTr="0015558D">
        <w:trPr>
          <w:ins w:id="3225" w:author="Phạm Quang Thịnh" w:date="2019-07-05T19:49:00Z"/>
        </w:trPr>
        <w:tc>
          <w:tcPr>
            <w:tcW w:w="535" w:type="dxa"/>
          </w:tcPr>
          <w:p w14:paraId="200469DF" w14:textId="77777777" w:rsidR="007418DC" w:rsidRDefault="007418DC" w:rsidP="0015558D">
            <w:pPr>
              <w:rPr>
                <w:ins w:id="3226" w:author="Phạm Quang Thịnh" w:date="2019-07-05T19:49:00Z"/>
                <w:lang w:val="vi-VN"/>
              </w:rPr>
            </w:pPr>
            <w:ins w:id="3227" w:author="Phạm Quang Thịnh" w:date="2019-07-05T19:49:00Z">
              <w:r>
                <w:rPr>
                  <w:lang w:val="vi-VN"/>
                </w:rPr>
                <w:t>3</w:t>
              </w:r>
            </w:ins>
          </w:p>
        </w:tc>
        <w:tc>
          <w:tcPr>
            <w:tcW w:w="1366" w:type="dxa"/>
          </w:tcPr>
          <w:p w14:paraId="645E4C2D" w14:textId="77777777" w:rsidR="007418DC" w:rsidRDefault="007418DC" w:rsidP="0015558D">
            <w:pPr>
              <w:rPr>
                <w:ins w:id="3228" w:author="Phạm Quang Thịnh" w:date="2019-07-05T19:49:00Z"/>
                <w:lang w:val="vi-VN"/>
              </w:rPr>
            </w:pPr>
            <w:ins w:id="3229" w:author="Phạm Quang Thịnh" w:date="2019-07-05T19:49:00Z">
              <w:r>
                <w:rPr>
                  <w:rFonts w:ascii="Consolas" w:hAnsi="Consolas" w:cs="Consolas"/>
                  <w:color w:val="0000FF"/>
                  <w:sz w:val="19"/>
                  <w:szCs w:val="19"/>
                </w:rPr>
                <w:t>stntxt</w:t>
              </w:r>
            </w:ins>
          </w:p>
        </w:tc>
        <w:tc>
          <w:tcPr>
            <w:tcW w:w="1366" w:type="dxa"/>
          </w:tcPr>
          <w:p w14:paraId="109D5515" w14:textId="77777777" w:rsidR="007418DC" w:rsidRDefault="007418DC" w:rsidP="0015558D">
            <w:pPr>
              <w:rPr>
                <w:ins w:id="3230" w:author="Phạm Quang Thịnh" w:date="2019-07-05T19:49:00Z"/>
                <w:lang w:val="vi-VN"/>
              </w:rPr>
            </w:pPr>
            <w:ins w:id="3231" w:author="Phạm Quang Thịnh" w:date="2019-07-05T19:49:00Z">
              <w:r>
                <w:rPr>
                  <w:rFonts w:ascii="Consolas" w:hAnsi="Consolas" w:cs="Consolas"/>
                  <w:color w:val="A31515"/>
                  <w:sz w:val="19"/>
                  <w:szCs w:val="19"/>
                </w:rPr>
                <w:t>TextBox</w:t>
              </w:r>
            </w:ins>
          </w:p>
        </w:tc>
        <w:tc>
          <w:tcPr>
            <w:tcW w:w="2758" w:type="dxa"/>
          </w:tcPr>
          <w:p w14:paraId="7ED5CE55" w14:textId="77777777" w:rsidR="007418DC" w:rsidRDefault="007418DC" w:rsidP="0015558D">
            <w:pPr>
              <w:rPr>
                <w:ins w:id="3232" w:author="Phạm Quang Thịnh" w:date="2019-07-05T19:49:00Z"/>
                <w:lang w:val="vi-VN"/>
              </w:rPr>
            </w:pPr>
            <w:ins w:id="3233" w:author="Phạm Quang Thịnh" w:date="2019-07-05T19:49:00Z">
              <w:r>
                <w:rPr>
                  <w:lang w:val="vi-VN"/>
                </w:rPr>
                <w:t>Không để trống, chỉ nhập số</w:t>
              </w:r>
            </w:ins>
          </w:p>
        </w:tc>
        <w:tc>
          <w:tcPr>
            <w:tcW w:w="3325" w:type="dxa"/>
          </w:tcPr>
          <w:p w14:paraId="6B598C8F" w14:textId="77777777" w:rsidR="007418DC" w:rsidRDefault="007418DC" w:rsidP="0015558D">
            <w:pPr>
              <w:rPr>
                <w:ins w:id="3234" w:author="Phạm Quang Thịnh" w:date="2019-07-05T19:49:00Z"/>
                <w:lang w:val="vi-VN"/>
              </w:rPr>
            </w:pPr>
            <w:ins w:id="3235" w:author="Phạm Quang Thịnh" w:date="2019-07-05T19:49:00Z">
              <w:r>
                <w:rPr>
                  <w:lang w:val="vi-VN"/>
                </w:rPr>
                <w:t>Nhập số tiền nợ tối đa</w:t>
              </w:r>
            </w:ins>
          </w:p>
        </w:tc>
      </w:tr>
      <w:tr w:rsidR="007418DC" w14:paraId="028FA459" w14:textId="77777777" w:rsidTr="0015558D">
        <w:trPr>
          <w:ins w:id="3236" w:author="Phạm Quang Thịnh" w:date="2019-07-05T19:49:00Z"/>
        </w:trPr>
        <w:tc>
          <w:tcPr>
            <w:tcW w:w="535" w:type="dxa"/>
          </w:tcPr>
          <w:p w14:paraId="6C7C8CF2" w14:textId="77777777" w:rsidR="007418DC" w:rsidRDefault="007418DC" w:rsidP="0015558D">
            <w:pPr>
              <w:rPr>
                <w:ins w:id="3237" w:author="Phạm Quang Thịnh" w:date="2019-07-05T19:49:00Z"/>
                <w:lang w:val="vi-VN"/>
              </w:rPr>
            </w:pPr>
            <w:ins w:id="3238" w:author="Phạm Quang Thịnh" w:date="2019-07-05T19:49:00Z">
              <w:r>
                <w:rPr>
                  <w:lang w:val="vi-VN"/>
                </w:rPr>
                <w:t>4</w:t>
              </w:r>
            </w:ins>
          </w:p>
        </w:tc>
        <w:tc>
          <w:tcPr>
            <w:tcW w:w="1366" w:type="dxa"/>
          </w:tcPr>
          <w:p w14:paraId="0138213F" w14:textId="77777777" w:rsidR="007418DC" w:rsidRDefault="007418DC" w:rsidP="0015558D">
            <w:pPr>
              <w:rPr>
                <w:ins w:id="3239" w:author="Phạm Quang Thịnh" w:date="2019-07-05T19:49:00Z"/>
                <w:lang w:val="vi-VN"/>
              </w:rPr>
            </w:pPr>
            <w:ins w:id="3240" w:author="Phạm Quang Thịnh" w:date="2019-07-05T19:49:00Z">
              <w:r>
                <w:rPr>
                  <w:rFonts w:ascii="Consolas" w:hAnsi="Consolas" w:cs="Consolas"/>
                  <w:color w:val="0000FF"/>
                  <w:sz w:val="19"/>
                  <w:szCs w:val="19"/>
                </w:rPr>
                <w:t>ThemLDL</w:t>
              </w:r>
            </w:ins>
          </w:p>
        </w:tc>
        <w:tc>
          <w:tcPr>
            <w:tcW w:w="1366" w:type="dxa"/>
          </w:tcPr>
          <w:p w14:paraId="61600EC7" w14:textId="77777777" w:rsidR="007418DC" w:rsidRDefault="007418DC" w:rsidP="0015558D">
            <w:pPr>
              <w:rPr>
                <w:ins w:id="3241" w:author="Phạm Quang Thịnh" w:date="2019-07-05T19:49:00Z"/>
                <w:lang w:val="vi-VN"/>
              </w:rPr>
            </w:pPr>
            <w:ins w:id="3242" w:author="Phạm Quang Thịnh" w:date="2019-07-05T19:49:00Z">
              <w:r>
                <w:rPr>
                  <w:rFonts w:ascii="Consolas" w:hAnsi="Consolas" w:cs="Consolas"/>
                  <w:color w:val="A31515"/>
                  <w:sz w:val="19"/>
                  <w:szCs w:val="19"/>
                </w:rPr>
                <w:t>Button</w:t>
              </w:r>
            </w:ins>
          </w:p>
        </w:tc>
        <w:tc>
          <w:tcPr>
            <w:tcW w:w="2758" w:type="dxa"/>
          </w:tcPr>
          <w:p w14:paraId="3D23DE88" w14:textId="77777777" w:rsidR="007418DC" w:rsidRDefault="007418DC" w:rsidP="0015558D">
            <w:pPr>
              <w:rPr>
                <w:ins w:id="3243" w:author="Phạm Quang Thịnh" w:date="2019-07-05T19:49:00Z"/>
                <w:lang w:val="vi-VN"/>
              </w:rPr>
            </w:pPr>
            <w:ins w:id="3244" w:author="Phạm Quang Thịnh" w:date="2019-07-05T19:49:00Z">
              <w:r>
                <w:rPr>
                  <w:lang w:val="vi-VN"/>
                </w:rPr>
                <w:t>Nếu số ldl đã đạt tối đa thì hủy thêm</w:t>
              </w:r>
            </w:ins>
          </w:p>
        </w:tc>
        <w:tc>
          <w:tcPr>
            <w:tcW w:w="3325" w:type="dxa"/>
          </w:tcPr>
          <w:p w14:paraId="241CDE7A" w14:textId="77777777" w:rsidR="007418DC" w:rsidRDefault="007418DC" w:rsidP="0015558D">
            <w:pPr>
              <w:rPr>
                <w:ins w:id="3245" w:author="Phạm Quang Thịnh" w:date="2019-07-05T19:49:00Z"/>
                <w:lang w:val="vi-VN"/>
              </w:rPr>
            </w:pPr>
            <w:ins w:id="3246" w:author="Phạm Quang Thịnh" w:date="2019-07-05T19:49:00Z">
              <w:r>
                <w:rPr>
                  <w:lang w:val="vi-VN"/>
                </w:rPr>
                <w:t>Thêm vào danh sách</w:t>
              </w:r>
            </w:ins>
          </w:p>
        </w:tc>
      </w:tr>
      <w:tr w:rsidR="007418DC" w14:paraId="0B9148AC" w14:textId="77777777" w:rsidTr="0015558D">
        <w:trPr>
          <w:ins w:id="3247" w:author="Phạm Quang Thịnh" w:date="2019-07-05T19:49:00Z"/>
        </w:trPr>
        <w:tc>
          <w:tcPr>
            <w:tcW w:w="535" w:type="dxa"/>
          </w:tcPr>
          <w:p w14:paraId="5BA09C62" w14:textId="77777777" w:rsidR="007418DC" w:rsidRDefault="007418DC" w:rsidP="0015558D">
            <w:pPr>
              <w:rPr>
                <w:ins w:id="3248" w:author="Phạm Quang Thịnh" w:date="2019-07-05T19:49:00Z"/>
                <w:lang w:val="vi-VN"/>
              </w:rPr>
            </w:pPr>
            <w:ins w:id="3249" w:author="Phạm Quang Thịnh" w:date="2019-07-05T19:49:00Z">
              <w:r>
                <w:rPr>
                  <w:lang w:val="vi-VN"/>
                </w:rPr>
                <w:t>5</w:t>
              </w:r>
            </w:ins>
          </w:p>
        </w:tc>
        <w:tc>
          <w:tcPr>
            <w:tcW w:w="1366" w:type="dxa"/>
          </w:tcPr>
          <w:p w14:paraId="3B9C4255" w14:textId="77777777" w:rsidR="007418DC" w:rsidRDefault="007418DC" w:rsidP="0015558D">
            <w:pPr>
              <w:rPr>
                <w:ins w:id="3250" w:author="Phạm Quang Thịnh" w:date="2019-07-05T19:49:00Z"/>
                <w:lang w:val="vi-VN"/>
              </w:rPr>
            </w:pPr>
            <w:ins w:id="3251" w:author="Phạm Quang Thịnh" w:date="2019-07-05T19:49:00Z">
              <w:r>
                <w:rPr>
                  <w:rFonts w:ascii="Consolas" w:hAnsi="Consolas" w:cs="Consolas"/>
                  <w:color w:val="0000FF"/>
                  <w:sz w:val="19"/>
                  <w:szCs w:val="19"/>
                </w:rPr>
                <w:t>SuaLDL</w:t>
              </w:r>
            </w:ins>
          </w:p>
        </w:tc>
        <w:tc>
          <w:tcPr>
            <w:tcW w:w="1366" w:type="dxa"/>
          </w:tcPr>
          <w:p w14:paraId="74A9827B" w14:textId="77777777" w:rsidR="007418DC" w:rsidRDefault="007418DC" w:rsidP="0015558D">
            <w:pPr>
              <w:rPr>
                <w:ins w:id="3252" w:author="Phạm Quang Thịnh" w:date="2019-07-05T19:49:00Z"/>
                <w:lang w:val="vi-VN"/>
              </w:rPr>
            </w:pPr>
            <w:ins w:id="3253" w:author="Phạm Quang Thịnh" w:date="2019-07-05T19:49:00Z">
              <w:r>
                <w:rPr>
                  <w:rFonts w:ascii="Consolas" w:hAnsi="Consolas" w:cs="Consolas"/>
                  <w:color w:val="A31515"/>
                  <w:sz w:val="19"/>
                  <w:szCs w:val="19"/>
                </w:rPr>
                <w:t>Button</w:t>
              </w:r>
            </w:ins>
          </w:p>
        </w:tc>
        <w:tc>
          <w:tcPr>
            <w:tcW w:w="2758" w:type="dxa"/>
          </w:tcPr>
          <w:p w14:paraId="25FF8D17" w14:textId="77777777" w:rsidR="007418DC" w:rsidRDefault="007418DC" w:rsidP="0015558D">
            <w:pPr>
              <w:rPr>
                <w:ins w:id="3254" w:author="Phạm Quang Thịnh" w:date="2019-07-05T19:49:00Z"/>
                <w:lang w:val="vi-VN"/>
              </w:rPr>
            </w:pPr>
            <w:ins w:id="3255" w:author="Phạm Quang Thịnh" w:date="2019-07-05T19:49:00Z">
              <w:r>
                <w:rPr>
                  <w:lang w:val="vi-VN"/>
                </w:rPr>
                <w:t>Không</w:t>
              </w:r>
            </w:ins>
          </w:p>
        </w:tc>
        <w:tc>
          <w:tcPr>
            <w:tcW w:w="3325" w:type="dxa"/>
          </w:tcPr>
          <w:p w14:paraId="57D46E1E" w14:textId="77777777" w:rsidR="007418DC" w:rsidRDefault="007418DC" w:rsidP="0015558D">
            <w:pPr>
              <w:rPr>
                <w:ins w:id="3256" w:author="Phạm Quang Thịnh" w:date="2019-07-05T19:49:00Z"/>
                <w:lang w:val="vi-VN"/>
              </w:rPr>
            </w:pPr>
            <w:ins w:id="3257" w:author="Phạm Quang Thịnh" w:date="2019-07-05T19:49:00Z">
              <w:r>
                <w:rPr>
                  <w:lang w:val="vi-VN"/>
                </w:rPr>
                <w:t>Sủa loại đại lý</w:t>
              </w:r>
            </w:ins>
          </w:p>
        </w:tc>
      </w:tr>
      <w:tr w:rsidR="007418DC" w:rsidRPr="00D6408C" w14:paraId="6F9D7C30" w14:textId="77777777" w:rsidTr="0015558D">
        <w:trPr>
          <w:ins w:id="3258" w:author="Phạm Quang Thịnh" w:date="2019-07-05T19:49:00Z"/>
        </w:trPr>
        <w:tc>
          <w:tcPr>
            <w:tcW w:w="535" w:type="dxa"/>
          </w:tcPr>
          <w:p w14:paraId="5F9DA4CE" w14:textId="77777777" w:rsidR="007418DC" w:rsidRDefault="007418DC" w:rsidP="0015558D">
            <w:pPr>
              <w:rPr>
                <w:ins w:id="3259" w:author="Phạm Quang Thịnh" w:date="2019-07-05T19:49:00Z"/>
                <w:lang w:val="vi-VN"/>
              </w:rPr>
            </w:pPr>
            <w:ins w:id="3260" w:author="Phạm Quang Thịnh" w:date="2019-07-05T19:49:00Z">
              <w:r>
                <w:rPr>
                  <w:lang w:val="vi-VN"/>
                </w:rPr>
                <w:t>6</w:t>
              </w:r>
            </w:ins>
          </w:p>
        </w:tc>
        <w:tc>
          <w:tcPr>
            <w:tcW w:w="1366" w:type="dxa"/>
          </w:tcPr>
          <w:p w14:paraId="3DC86720" w14:textId="77777777" w:rsidR="007418DC" w:rsidRDefault="007418DC" w:rsidP="0015558D">
            <w:pPr>
              <w:rPr>
                <w:ins w:id="3261" w:author="Phạm Quang Thịnh" w:date="2019-07-05T19:49:00Z"/>
                <w:rFonts w:ascii="Consolas" w:hAnsi="Consolas" w:cs="Consolas"/>
                <w:color w:val="0000FF"/>
                <w:sz w:val="19"/>
                <w:szCs w:val="19"/>
              </w:rPr>
            </w:pPr>
            <w:ins w:id="3262" w:author="Phạm Quang Thịnh" w:date="2019-07-05T19:49:00Z">
              <w:r>
                <w:rPr>
                  <w:rFonts w:ascii="Consolas" w:hAnsi="Consolas" w:cs="Consolas"/>
                  <w:color w:val="0000FF"/>
                  <w:sz w:val="19"/>
                  <w:szCs w:val="19"/>
                </w:rPr>
                <w:t>txtKeyword1</w:t>
              </w:r>
            </w:ins>
          </w:p>
        </w:tc>
        <w:tc>
          <w:tcPr>
            <w:tcW w:w="1366" w:type="dxa"/>
          </w:tcPr>
          <w:p w14:paraId="4C290CDE" w14:textId="77777777" w:rsidR="007418DC" w:rsidRDefault="007418DC" w:rsidP="0015558D">
            <w:pPr>
              <w:rPr>
                <w:ins w:id="3263" w:author="Phạm Quang Thịnh" w:date="2019-07-05T19:49:00Z"/>
                <w:rFonts w:ascii="Consolas" w:hAnsi="Consolas" w:cs="Consolas"/>
                <w:color w:val="A31515"/>
                <w:sz w:val="19"/>
                <w:szCs w:val="19"/>
              </w:rPr>
            </w:pPr>
            <w:ins w:id="3264" w:author="Phạm Quang Thịnh" w:date="2019-07-05T19:49:00Z">
              <w:r>
                <w:rPr>
                  <w:rFonts w:ascii="Consolas" w:hAnsi="Consolas" w:cs="Consolas"/>
                  <w:color w:val="A31515"/>
                  <w:sz w:val="19"/>
                  <w:szCs w:val="19"/>
                </w:rPr>
                <w:t>TextBox</w:t>
              </w:r>
            </w:ins>
          </w:p>
        </w:tc>
        <w:tc>
          <w:tcPr>
            <w:tcW w:w="2758" w:type="dxa"/>
          </w:tcPr>
          <w:p w14:paraId="5DDF7D1C" w14:textId="77777777" w:rsidR="007418DC" w:rsidRDefault="007418DC" w:rsidP="0015558D">
            <w:pPr>
              <w:rPr>
                <w:ins w:id="3265" w:author="Phạm Quang Thịnh" w:date="2019-07-05T19:49:00Z"/>
                <w:lang w:val="vi-VN"/>
              </w:rPr>
            </w:pPr>
            <w:ins w:id="3266" w:author="Phạm Quang Thịnh" w:date="2019-07-05T19:49:00Z">
              <w:r>
                <w:rPr>
                  <w:lang w:val="vi-VN"/>
                </w:rPr>
                <w:t>Không</w:t>
              </w:r>
            </w:ins>
          </w:p>
        </w:tc>
        <w:tc>
          <w:tcPr>
            <w:tcW w:w="3325" w:type="dxa"/>
          </w:tcPr>
          <w:p w14:paraId="61CF7A8E" w14:textId="77777777" w:rsidR="007418DC" w:rsidRDefault="007418DC" w:rsidP="0015558D">
            <w:pPr>
              <w:rPr>
                <w:ins w:id="3267" w:author="Phạm Quang Thịnh" w:date="2019-07-05T19:49:00Z"/>
                <w:lang w:val="vi-VN"/>
              </w:rPr>
            </w:pPr>
            <w:ins w:id="3268" w:author="Phạm Quang Thịnh" w:date="2019-07-05T19:49:00Z">
              <w:r>
                <w:rPr>
                  <w:lang w:val="vi-VN"/>
                </w:rPr>
                <w:t>Nhập từ khóa tìm kiếm trong ds loại đại lý</w:t>
              </w:r>
            </w:ins>
          </w:p>
        </w:tc>
      </w:tr>
      <w:tr w:rsidR="007418DC" w:rsidRPr="00D6408C" w14:paraId="1AB98755" w14:textId="77777777" w:rsidTr="0015558D">
        <w:trPr>
          <w:ins w:id="3269" w:author="Phạm Quang Thịnh" w:date="2019-07-05T19:49:00Z"/>
        </w:trPr>
        <w:tc>
          <w:tcPr>
            <w:tcW w:w="535" w:type="dxa"/>
          </w:tcPr>
          <w:p w14:paraId="07B23F24" w14:textId="77777777" w:rsidR="007418DC" w:rsidRDefault="007418DC" w:rsidP="0015558D">
            <w:pPr>
              <w:rPr>
                <w:ins w:id="3270" w:author="Phạm Quang Thịnh" w:date="2019-07-05T19:49:00Z"/>
                <w:lang w:val="vi-VN"/>
              </w:rPr>
            </w:pPr>
            <w:ins w:id="3271" w:author="Phạm Quang Thịnh" w:date="2019-07-05T19:49:00Z">
              <w:r>
                <w:rPr>
                  <w:lang w:val="vi-VN"/>
                </w:rPr>
                <w:t>7</w:t>
              </w:r>
            </w:ins>
          </w:p>
        </w:tc>
        <w:tc>
          <w:tcPr>
            <w:tcW w:w="1366" w:type="dxa"/>
          </w:tcPr>
          <w:p w14:paraId="5C2D0BBD" w14:textId="77777777" w:rsidR="007418DC" w:rsidRDefault="007418DC" w:rsidP="0015558D">
            <w:pPr>
              <w:rPr>
                <w:ins w:id="3272" w:author="Phạm Quang Thịnh" w:date="2019-07-05T19:49:00Z"/>
                <w:rFonts w:ascii="Consolas" w:hAnsi="Consolas" w:cs="Consolas"/>
                <w:color w:val="0000FF"/>
                <w:sz w:val="19"/>
                <w:szCs w:val="19"/>
              </w:rPr>
            </w:pPr>
            <w:ins w:id="3273" w:author="Phạm Quang Thịnh" w:date="2019-07-05T19:49:00Z">
              <w:r>
                <w:rPr>
                  <w:rFonts w:ascii="Consolas" w:hAnsi="Consolas" w:cs="Consolas"/>
                  <w:color w:val="0000FF"/>
                  <w:sz w:val="19"/>
                  <w:szCs w:val="19"/>
                </w:rPr>
                <w:t>search1</w:t>
              </w:r>
            </w:ins>
          </w:p>
        </w:tc>
        <w:tc>
          <w:tcPr>
            <w:tcW w:w="1366" w:type="dxa"/>
          </w:tcPr>
          <w:p w14:paraId="47282C53" w14:textId="77777777" w:rsidR="007418DC" w:rsidRDefault="007418DC" w:rsidP="0015558D">
            <w:pPr>
              <w:rPr>
                <w:ins w:id="3274" w:author="Phạm Quang Thịnh" w:date="2019-07-05T19:49:00Z"/>
                <w:rFonts w:ascii="Consolas" w:hAnsi="Consolas" w:cs="Consolas"/>
                <w:color w:val="A31515"/>
                <w:sz w:val="19"/>
                <w:szCs w:val="19"/>
              </w:rPr>
            </w:pPr>
            <w:ins w:id="3275" w:author="Phạm Quang Thịnh" w:date="2019-07-05T19:49:00Z">
              <w:r>
                <w:rPr>
                  <w:rFonts w:ascii="Consolas" w:hAnsi="Consolas" w:cs="Consolas"/>
                  <w:color w:val="A31515"/>
                  <w:sz w:val="19"/>
                  <w:szCs w:val="19"/>
                </w:rPr>
                <w:t>Button</w:t>
              </w:r>
            </w:ins>
          </w:p>
        </w:tc>
        <w:tc>
          <w:tcPr>
            <w:tcW w:w="2758" w:type="dxa"/>
          </w:tcPr>
          <w:p w14:paraId="6B393DBF" w14:textId="77777777" w:rsidR="007418DC" w:rsidRDefault="007418DC" w:rsidP="0015558D">
            <w:pPr>
              <w:rPr>
                <w:ins w:id="3276" w:author="Phạm Quang Thịnh" w:date="2019-07-05T19:49:00Z"/>
                <w:lang w:val="vi-VN"/>
              </w:rPr>
            </w:pPr>
            <w:ins w:id="3277" w:author="Phạm Quang Thịnh" w:date="2019-07-05T19:49:00Z">
              <w:r>
                <w:rPr>
                  <w:lang w:val="vi-VN"/>
                </w:rPr>
                <w:t>Không</w:t>
              </w:r>
            </w:ins>
          </w:p>
        </w:tc>
        <w:tc>
          <w:tcPr>
            <w:tcW w:w="3325" w:type="dxa"/>
          </w:tcPr>
          <w:p w14:paraId="0E02C12D" w14:textId="77777777" w:rsidR="007418DC" w:rsidRDefault="007418DC" w:rsidP="0015558D">
            <w:pPr>
              <w:rPr>
                <w:ins w:id="3278" w:author="Phạm Quang Thịnh" w:date="2019-07-05T19:49:00Z"/>
                <w:lang w:val="vi-VN"/>
              </w:rPr>
            </w:pPr>
            <w:ins w:id="3279" w:author="Phạm Quang Thịnh" w:date="2019-07-05T19:49:00Z">
              <w:r>
                <w:rPr>
                  <w:lang w:val="vi-VN"/>
                </w:rPr>
                <w:t>Tìm kiếm theo từ khóa đã nhập</w:t>
              </w:r>
            </w:ins>
          </w:p>
        </w:tc>
      </w:tr>
      <w:tr w:rsidR="007418DC" w:rsidRPr="00D6408C" w14:paraId="4F815B68" w14:textId="77777777" w:rsidTr="0015558D">
        <w:trPr>
          <w:ins w:id="3280" w:author="Phạm Quang Thịnh" w:date="2019-07-05T19:49:00Z"/>
        </w:trPr>
        <w:tc>
          <w:tcPr>
            <w:tcW w:w="535" w:type="dxa"/>
          </w:tcPr>
          <w:p w14:paraId="5A899341" w14:textId="77777777" w:rsidR="007418DC" w:rsidRDefault="007418DC" w:rsidP="0015558D">
            <w:pPr>
              <w:rPr>
                <w:ins w:id="3281" w:author="Phạm Quang Thịnh" w:date="2019-07-05T19:49:00Z"/>
                <w:lang w:val="vi-VN"/>
              </w:rPr>
            </w:pPr>
            <w:ins w:id="3282" w:author="Phạm Quang Thịnh" w:date="2019-07-05T19:49:00Z">
              <w:r>
                <w:rPr>
                  <w:lang w:val="vi-VN"/>
                </w:rPr>
                <w:t>8</w:t>
              </w:r>
            </w:ins>
          </w:p>
        </w:tc>
        <w:tc>
          <w:tcPr>
            <w:tcW w:w="1366" w:type="dxa"/>
          </w:tcPr>
          <w:p w14:paraId="6AE31A79" w14:textId="77777777" w:rsidR="007418DC" w:rsidRDefault="007418DC" w:rsidP="0015558D">
            <w:pPr>
              <w:rPr>
                <w:ins w:id="3283" w:author="Phạm Quang Thịnh" w:date="2019-07-05T19:49:00Z"/>
                <w:lang w:val="vi-VN"/>
              </w:rPr>
            </w:pPr>
            <w:ins w:id="3284" w:author="Phạm Quang Thịnh" w:date="2019-07-05T19:49:00Z">
              <w:r>
                <w:rPr>
                  <w:rFonts w:ascii="Consolas" w:hAnsi="Consolas" w:cs="Consolas"/>
                  <w:color w:val="0000FF"/>
                  <w:sz w:val="19"/>
                  <w:szCs w:val="19"/>
                </w:rPr>
                <w:t>danhsachldl</w:t>
              </w:r>
            </w:ins>
          </w:p>
        </w:tc>
        <w:tc>
          <w:tcPr>
            <w:tcW w:w="1366" w:type="dxa"/>
          </w:tcPr>
          <w:p w14:paraId="257B8972" w14:textId="77777777" w:rsidR="007418DC" w:rsidRDefault="007418DC" w:rsidP="0015558D">
            <w:pPr>
              <w:rPr>
                <w:ins w:id="3285" w:author="Phạm Quang Thịnh" w:date="2019-07-05T19:49:00Z"/>
                <w:lang w:val="vi-VN"/>
              </w:rPr>
            </w:pPr>
            <w:ins w:id="3286" w:author="Phạm Quang Thịnh" w:date="2019-07-05T19:49:00Z">
              <w:r>
                <w:rPr>
                  <w:rFonts w:ascii="Consolas" w:hAnsi="Consolas" w:cs="Consolas"/>
                  <w:color w:val="A31515"/>
                  <w:sz w:val="19"/>
                  <w:szCs w:val="19"/>
                </w:rPr>
                <w:t>ListView</w:t>
              </w:r>
            </w:ins>
          </w:p>
        </w:tc>
        <w:tc>
          <w:tcPr>
            <w:tcW w:w="2758" w:type="dxa"/>
          </w:tcPr>
          <w:p w14:paraId="0F54AD10" w14:textId="77777777" w:rsidR="007418DC" w:rsidRDefault="007418DC" w:rsidP="0015558D">
            <w:pPr>
              <w:rPr>
                <w:ins w:id="3287" w:author="Phạm Quang Thịnh" w:date="2019-07-05T19:49:00Z"/>
                <w:lang w:val="vi-VN"/>
              </w:rPr>
            </w:pPr>
            <w:ins w:id="3288" w:author="Phạm Quang Thịnh" w:date="2019-07-05T19:49:00Z">
              <w:r>
                <w:rPr>
                  <w:lang w:val="vi-VN"/>
                </w:rPr>
                <w:t>Không</w:t>
              </w:r>
            </w:ins>
          </w:p>
        </w:tc>
        <w:tc>
          <w:tcPr>
            <w:tcW w:w="3325" w:type="dxa"/>
          </w:tcPr>
          <w:p w14:paraId="3E7FFFB3" w14:textId="77777777" w:rsidR="007418DC" w:rsidRDefault="007418DC" w:rsidP="0015558D">
            <w:pPr>
              <w:rPr>
                <w:ins w:id="3289" w:author="Phạm Quang Thịnh" w:date="2019-07-05T19:49:00Z"/>
                <w:lang w:val="vi-VN"/>
              </w:rPr>
            </w:pPr>
            <w:ins w:id="3290" w:author="Phạm Quang Thịnh" w:date="2019-07-05T19:49:00Z">
              <w:r>
                <w:rPr>
                  <w:lang w:val="vi-VN"/>
                </w:rPr>
                <w:t>Hiển thị danh sách loại đại lý</w:t>
              </w:r>
            </w:ins>
          </w:p>
        </w:tc>
      </w:tr>
      <w:tr w:rsidR="007418DC" w:rsidRPr="00D6408C" w14:paraId="4DB6A07E" w14:textId="77777777" w:rsidTr="0015558D">
        <w:trPr>
          <w:ins w:id="3291" w:author="Phạm Quang Thịnh" w:date="2019-07-05T19:49:00Z"/>
        </w:trPr>
        <w:tc>
          <w:tcPr>
            <w:tcW w:w="535" w:type="dxa"/>
          </w:tcPr>
          <w:p w14:paraId="309C7568" w14:textId="77777777" w:rsidR="007418DC" w:rsidRDefault="007418DC" w:rsidP="0015558D">
            <w:pPr>
              <w:rPr>
                <w:ins w:id="3292" w:author="Phạm Quang Thịnh" w:date="2019-07-05T19:49:00Z"/>
                <w:lang w:val="vi-VN"/>
              </w:rPr>
            </w:pPr>
            <w:ins w:id="3293" w:author="Phạm Quang Thịnh" w:date="2019-07-05T19:49:00Z">
              <w:r>
                <w:rPr>
                  <w:lang w:val="vi-VN"/>
                </w:rPr>
                <w:t>9</w:t>
              </w:r>
            </w:ins>
          </w:p>
        </w:tc>
        <w:tc>
          <w:tcPr>
            <w:tcW w:w="1366" w:type="dxa"/>
          </w:tcPr>
          <w:p w14:paraId="7D50DB56" w14:textId="77777777" w:rsidR="007418DC" w:rsidRDefault="007418DC" w:rsidP="0015558D">
            <w:pPr>
              <w:rPr>
                <w:ins w:id="3294" w:author="Phạm Quang Thịnh" w:date="2019-07-05T19:49:00Z"/>
                <w:lang w:val="vi-VN"/>
              </w:rPr>
            </w:pPr>
            <w:ins w:id="3295" w:author="Phạm Quang Thịnh" w:date="2019-07-05T19:49:00Z">
              <w:r>
                <w:rPr>
                  <w:rFonts w:ascii="Consolas" w:hAnsi="Consolas" w:cs="Consolas"/>
                  <w:color w:val="0000FF"/>
                  <w:sz w:val="19"/>
                  <w:szCs w:val="19"/>
                </w:rPr>
                <w:t>Dieukhien1</w:t>
              </w:r>
            </w:ins>
          </w:p>
        </w:tc>
        <w:tc>
          <w:tcPr>
            <w:tcW w:w="1366" w:type="dxa"/>
          </w:tcPr>
          <w:p w14:paraId="21FB7A2A" w14:textId="77777777" w:rsidR="007418DC" w:rsidRDefault="007418DC" w:rsidP="0015558D">
            <w:pPr>
              <w:rPr>
                <w:ins w:id="3296" w:author="Phạm Quang Thịnh" w:date="2019-07-05T19:49:00Z"/>
                <w:lang w:val="vi-VN"/>
              </w:rPr>
            </w:pPr>
            <w:ins w:id="3297" w:author="Phạm Quang Thịnh" w:date="2019-07-05T19:49:00Z">
              <w:r>
                <w:rPr>
                  <w:rFonts w:ascii="Consolas" w:hAnsi="Consolas" w:cs="Consolas"/>
                  <w:color w:val="A31515"/>
                  <w:sz w:val="19"/>
                  <w:szCs w:val="19"/>
                </w:rPr>
                <w:t>ContextMenu</w:t>
              </w:r>
            </w:ins>
          </w:p>
        </w:tc>
        <w:tc>
          <w:tcPr>
            <w:tcW w:w="2758" w:type="dxa"/>
          </w:tcPr>
          <w:p w14:paraId="478A63EA" w14:textId="77777777" w:rsidR="007418DC" w:rsidRDefault="007418DC" w:rsidP="0015558D">
            <w:pPr>
              <w:rPr>
                <w:ins w:id="3298" w:author="Phạm Quang Thịnh" w:date="2019-07-05T19:49:00Z"/>
                <w:lang w:val="vi-VN"/>
              </w:rPr>
            </w:pPr>
            <w:ins w:id="3299" w:author="Phạm Quang Thịnh" w:date="2019-07-05T19:49:00Z">
              <w:r>
                <w:rPr>
                  <w:lang w:val="vi-VN"/>
                </w:rPr>
                <w:t>Không</w:t>
              </w:r>
            </w:ins>
          </w:p>
        </w:tc>
        <w:tc>
          <w:tcPr>
            <w:tcW w:w="3325" w:type="dxa"/>
          </w:tcPr>
          <w:p w14:paraId="2327ECDD" w14:textId="77777777" w:rsidR="007418DC" w:rsidRDefault="007418DC" w:rsidP="0015558D">
            <w:pPr>
              <w:rPr>
                <w:ins w:id="3300" w:author="Phạm Quang Thịnh" w:date="2019-07-05T19:49:00Z"/>
                <w:lang w:val="vi-VN"/>
              </w:rPr>
            </w:pPr>
            <w:ins w:id="3301" w:author="Phạm Quang Thịnh" w:date="2019-07-05T19:49:00Z">
              <w:r>
                <w:rPr>
                  <w:lang w:val="vi-VN"/>
                </w:rPr>
                <w:t>Thêm tùy chọn Xóa ldl</w:t>
              </w:r>
            </w:ins>
          </w:p>
        </w:tc>
      </w:tr>
      <w:tr w:rsidR="007418DC" w14:paraId="55B4471B" w14:textId="77777777" w:rsidTr="0015558D">
        <w:trPr>
          <w:ins w:id="3302" w:author="Phạm Quang Thịnh" w:date="2019-07-05T19:49:00Z"/>
        </w:trPr>
        <w:tc>
          <w:tcPr>
            <w:tcW w:w="535" w:type="dxa"/>
          </w:tcPr>
          <w:p w14:paraId="7237E32D" w14:textId="77777777" w:rsidR="007418DC" w:rsidRDefault="007418DC" w:rsidP="0015558D">
            <w:pPr>
              <w:rPr>
                <w:ins w:id="3303" w:author="Phạm Quang Thịnh" w:date="2019-07-05T19:49:00Z"/>
                <w:lang w:val="vi-VN"/>
              </w:rPr>
            </w:pPr>
            <w:ins w:id="3304" w:author="Phạm Quang Thịnh" w:date="2019-07-05T19:49:00Z">
              <w:r>
                <w:rPr>
                  <w:lang w:val="vi-VN"/>
                </w:rPr>
                <w:t>10</w:t>
              </w:r>
            </w:ins>
          </w:p>
        </w:tc>
        <w:tc>
          <w:tcPr>
            <w:tcW w:w="1366" w:type="dxa"/>
          </w:tcPr>
          <w:p w14:paraId="65133AA5" w14:textId="77777777" w:rsidR="007418DC" w:rsidRDefault="007418DC" w:rsidP="0015558D">
            <w:pPr>
              <w:rPr>
                <w:ins w:id="3305" w:author="Phạm Quang Thịnh" w:date="2019-07-05T19:49:00Z"/>
                <w:lang w:val="vi-VN"/>
              </w:rPr>
            </w:pPr>
            <w:ins w:id="3306" w:author="Phạm Quang Thịnh" w:date="2019-07-05T19:49:00Z">
              <w:r>
                <w:rPr>
                  <w:rFonts w:ascii="Consolas" w:hAnsi="Consolas" w:cs="Consolas"/>
                  <w:color w:val="0000FF"/>
                  <w:sz w:val="19"/>
                  <w:szCs w:val="19"/>
                </w:rPr>
                <w:t>Donvitxt</w:t>
              </w:r>
            </w:ins>
          </w:p>
        </w:tc>
        <w:tc>
          <w:tcPr>
            <w:tcW w:w="1366" w:type="dxa"/>
          </w:tcPr>
          <w:p w14:paraId="2DBDAB2D" w14:textId="77777777" w:rsidR="007418DC" w:rsidRDefault="007418DC" w:rsidP="0015558D">
            <w:pPr>
              <w:rPr>
                <w:ins w:id="3307" w:author="Phạm Quang Thịnh" w:date="2019-07-05T19:49:00Z"/>
                <w:lang w:val="vi-VN"/>
              </w:rPr>
            </w:pPr>
            <w:ins w:id="3308" w:author="Phạm Quang Thịnh" w:date="2019-07-05T19:49:00Z">
              <w:r>
                <w:rPr>
                  <w:rFonts w:ascii="Consolas" w:hAnsi="Consolas" w:cs="Consolas"/>
                  <w:color w:val="A31515"/>
                  <w:sz w:val="19"/>
                  <w:szCs w:val="19"/>
                </w:rPr>
                <w:t>TextBox</w:t>
              </w:r>
            </w:ins>
          </w:p>
        </w:tc>
        <w:tc>
          <w:tcPr>
            <w:tcW w:w="2758" w:type="dxa"/>
          </w:tcPr>
          <w:p w14:paraId="605CB204" w14:textId="77777777" w:rsidR="007418DC" w:rsidRDefault="007418DC" w:rsidP="0015558D">
            <w:pPr>
              <w:rPr>
                <w:ins w:id="3309" w:author="Phạm Quang Thịnh" w:date="2019-07-05T19:49:00Z"/>
                <w:lang w:val="vi-VN"/>
              </w:rPr>
            </w:pPr>
            <w:ins w:id="3310" w:author="Phạm Quang Thịnh" w:date="2019-07-05T19:49:00Z">
              <w:r>
                <w:rPr>
                  <w:lang w:val="vi-VN"/>
                </w:rPr>
                <w:t>Không để trống</w:t>
              </w:r>
            </w:ins>
          </w:p>
        </w:tc>
        <w:tc>
          <w:tcPr>
            <w:tcW w:w="3325" w:type="dxa"/>
          </w:tcPr>
          <w:p w14:paraId="5F262708" w14:textId="77777777" w:rsidR="007418DC" w:rsidRDefault="007418DC" w:rsidP="0015558D">
            <w:pPr>
              <w:rPr>
                <w:ins w:id="3311" w:author="Phạm Quang Thịnh" w:date="2019-07-05T19:49:00Z"/>
                <w:lang w:val="vi-VN"/>
              </w:rPr>
            </w:pPr>
            <w:ins w:id="3312" w:author="Phạm Quang Thịnh" w:date="2019-07-05T19:49:00Z">
              <w:r>
                <w:rPr>
                  <w:lang w:val="vi-VN"/>
                </w:rPr>
                <w:t>Nhập đơn vị</w:t>
              </w:r>
            </w:ins>
          </w:p>
        </w:tc>
      </w:tr>
      <w:tr w:rsidR="007418DC" w14:paraId="179FD1AA" w14:textId="77777777" w:rsidTr="0015558D">
        <w:trPr>
          <w:ins w:id="3313" w:author="Phạm Quang Thịnh" w:date="2019-07-05T19:49:00Z"/>
        </w:trPr>
        <w:tc>
          <w:tcPr>
            <w:tcW w:w="535" w:type="dxa"/>
          </w:tcPr>
          <w:p w14:paraId="0018B18D" w14:textId="77777777" w:rsidR="007418DC" w:rsidRDefault="007418DC" w:rsidP="0015558D">
            <w:pPr>
              <w:rPr>
                <w:ins w:id="3314" w:author="Phạm Quang Thịnh" w:date="2019-07-05T19:49:00Z"/>
                <w:lang w:val="vi-VN"/>
              </w:rPr>
            </w:pPr>
            <w:ins w:id="3315" w:author="Phạm Quang Thịnh" w:date="2019-07-05T19:49:00Z">
              <w:r>
                <w:rPr>
                  <w:lang w:val="vi-VN"/>
                </w:rPr>
                <w:t>11</w:t>
              </w:r>
            </w:ins>
          </w:p>
        </w:tc>
        <w:tc>
          <w:tcPr>
            <w:tcW w:w="1366" w:type="dxa"/>
          </w:tcPr>
          <w:p w14:paraId="4E60206D" w14:textId="77777777" w:rsidR="007418DC" w:rsidRDefault="007418DC" w:rsidP="0015558D">
            <w:pPr>
              <w:rPr>
                <w:ins w:id="3316" w:author="Phạm Quang Thịnh" w:date="2019-07-05T19:49:00Z"/>
                <w:lang w:val="vi-VN"/>
              </w:rPr>
            </w:pPr>
            <w:ins w:id="3317" w:author="Phạm Quang Thịnh" w:date="2019-07-05T19:49:00Z">
              <w:r>
                <w:rPr>
                  <w:rFonts w:ascii="Consolas" w:hAnsi="Consolas" w:cs="Consolas"/>
                  <w:color w:val="0000FF"/>
                  <w:sz w:val="19"/>
                  <w:szCs w:val="19"/>
                </w:rPr>
                <w:t>ThemDV</w:t>
              </w:r>
            </w:ins>
          </w:p>
        </w:tc>
        <w:tc>
          <w:tcPr>
            <w:tcW w:w="1366" w:type="dxa"/>
          </w:tcPr>
          <w:p w14:paraId="58C8C3E6" w14:textId="77777777" w:rsidR="007418DC" w:rsidRDefault="007418DC" w:rsidP="0015558D">
            <w:pPr>
              <w:rPr>
                <w:ins w:id="3318" w:author="Phạm Quang Thịnh" w:date="2019-07-05T19:49:00Z"/>
                <w:lang w:val="vi-VN"/>
              </w:rPr>
            </w:pPr>
            <w:ins w:id="3319" w:author="Phạm Quang Thịnh" w:date="2019-07-05T19:49:00Z">
              <w:r>
                <w:rPr>
                  <w:rFonts w:ascii="Consolas" w:hAnsi="Consolas" w:cs="Consolas"/>
                  <w:color w:val="A31515"/>
                  <w:sz w:val="19"/>
                  <w:szCs w:val="19"/>
                </w:rPr>
                <w:t>Button</w:t>
              </w:r>
            </w:ins>
          </w:p>
        </w:tc>
        <w:tc>
          <w:tcPr>
            <w:tcW w:w="2758" w:type="dxa"/>
          </w:tcPr>
          <w:p w14:paraId="29102EEA" w14:textId="77777777" w:rsidR="007418DC" w:rsidRDefault="007418DC" w:rsidP="0015558D">
            <w:pPr>
              <w:rPr>
                <w:ins w:id="3320" w:author="Phạm Quang Thịnh" w:date="2019-07-05T19:49:00Z"/>
                <w:lang w:val="vi-VN"/>
              </w:rPr>
            </w:pPr>
            <w:ins w:id="3321" w:author="Phạm Quang Thịnh" w:date="2019-07-05T19:49:00Z">
              <w:r>
                <w:rPr>
                  <w:lang w:val="vi-VN"/>
                </w:rPr>
                <w:t>Nếu số đơn vị đã đạt tối đa thì hủy thêm</w:t>
              </w:r>
            </w:ins>
          </w:p>
        </w:tc>
        <w:tc>
          <w:tcPr>
            <w:tcW w:w="3325" w:type="dxa"/>
          </w:tcPr>
          <w:p w14:paraId="6CE4911C" w14:textId="77777777" w:rsidR="007418DC" w:rsidRDefault="007418DC" w:rsidP="0015558D">
            <w:pPr>
              <w:rPr>
                <w:ins w:id="3322" w:author="Phạm Quang Thịnh" w:date="2019-07-05T19:49:00Z"/>
                <w:lang w:val="vi-VN"/>
              </w:rPr>
            </w:pPr>
            <w:ins w:id="3323" w:author="Phạm Quang Thịnh" w:date="2019-07-05T19:49:00Z">
              <w:r>
                <w:rPr>
                  <w:lang w:val="vi-VN"/>
                </w:rPr>
                <w:t>Thêm vào danh sách</w:t>
              </w:r>
            </w:ins>
          </w:p>
        </w:tc>
      </w:tr>
      <w:tr w:rsidR="007418DC" w:rsidRPr="00D6408C" w14:paraId="70F87C5A" w14:textId="77777777" w:rsidTr="0015558D">
        <w:trPr>
          <w:ins w:id="3324" w:author="Phạm Quang Thịnh" w:date="2019-07-05T19:49:00Z"/>
        </w:trPr>
        <w:tc>
          <w:tcPr>
            <w:tcW w:w="535" w:type="dxa"/>
          </w:tcPr>
          <w:p w14:paraId="693B2F36" w14:textId="77777777" w:rsidR="007418DC" w:rsidRDefault="007418DC" w:rsidP="0015558D">
            <w:pPr>
              <w:rPr>
                <w:ins w:id="3325" w:author="Phạm Quang Thịnh" w:date="2019-07-05T19:49:00Z"/>
                <w:lang w:val="vi-VN"/>
              </w:rPr>
            </w:pPr>
            <w:ins w:id="3326" w:author="Phạm Quang Thịnh" w:date="2019-07-05T19:49:00Z">
              <w:r>
                <w:rPr>
                  <w:lang w:val="vi-VN"/>
                </w:rPr>
                <w:t>12</w:t>
              </w:r>
            </w:ins>
          </w:p>
        </w:tc>
        <w:tc>
          <w:tcPr>
            <w:tcW w:w="1366" w:type="dxa"/>
          </w:tcPr>
          <w:p w14:paraId="1E8F1D43" w14:textId="77777777" w:rsidR="007418DC" w:rsidRDefault="007418DC" w:rsidP="0015558D">
            <w:pPr>
              <w:rPr>
                <w:ins w:id="3327" w:author="Phạm Quang Thịnh" w:date="2019-07-05T19:49:00Z"/>
                <w:lang w:val="vi-VN"/>
              </w:rPr>
            </w:pPr>
            <w:ins w:id="3328" w:author="Phạm Quang Thịnh" w:date="2019-07-05T19:49:00Z">
              <w:r>
                <w:rPr>
                  <w:rFonts w:ascii="Consolas" w:hAnsi="Consolas" w:cs="Consolas"/>
                  <w:color w:val="0000FF"/>
                  <w:sz w:val="19"/>
                  <w:szCs w:val="19"/>
                </w:rPr>
                <w:t>dsDonvi</w:t>
              </w:r>
            </w:ins>
          </w:p>
        </w:tc>
        <w:tc>
          <w:tcPr>
            <w:tcW w:w="1366" w:type="dxa"/>
          </w:tcPr>
          <w:p w14:paraId="7362435E" w14:textId="77777777" w:rsidR="007418DC" w:rsidRDefault="007418DC" w:rsidP="0015558D">
            <w:pPr>
              <w:rPr>
                <w:ins w:id="3329" w:author="Phạm Quang Thịnh" w:date="2019-07-05T19:49:00Z"/>
                <w:lang w:val="vi-VN"/>
              </w:rPr>
            </w:pPr>
            <w:ins w:id="3330" w:author="Phạm Quang Thịnh" w:date="2019-07-05T19:49:00Z">
              <w:r>
                <w:rPr>
                  <w:rFonts w:ascii="Consolas" w:hAnsi="Consolas" w:cs="Consolas"/>
                  <w:color w:val="A31515"/>
                  <w:sz w:val="19"/>
                  <w:szCs w:val="19"/>
                </w:rPr>
                <w:t>ListView</w:t>
              </w:r>
            </w:ins>
          </w:p>
        </w:tc>
        <w:tc>
          <w:tcPr>
            <w:tcW w:w="2758" w:type="dxa"/>
          </w:tcPr>
          <w:p w14:paraId="1BBF578D" w14:textId="77777777" w:rsidR="007418DC" w:rsidRDefault="007418DC" w:rsidP="0015558D">
            <w:pPr>
              <w:rPr>
                <w:ins w:id="3331" w:author="Phạm Quang Thịnh" w:date="2019-07-05T19:49:00Z"/>
                <w:lang w:val="vi-VN"/>
              </w:rPr>
            </w:pPr>
            <w:ins w:id="3332" w:author="Phạm Quang Thịnh" w:date="2019-07-05T19:49:00Z">
              <w:r>
                <w:rPr>
                  <w:lang w:val="vi-VN"/>
                </w:rPr>
                <w:t>Không</w:t>
              </w:r>
            </w:ins>
          </w:p>
        </w:tc>
        <w:tc>
          <w:tcPr>
            <w:tcW w:w="3325" w:type="dxa"/>
          </w:tcPr>
          <w:p w14:paraId="168E6D01" w14:textId="77777777" w:rsidR="007418DC" w:rsidRDefault="007418DC" w:rsidP="0015558D">
            <w:pPr>
              <w:rPr>
                <w:ins w:id="3333" w:author="Phạm Quang Thịnh" w:date="2019-07-05T19:49:00Z"/>
                <w:lang w:val="vi-VN"/>
              </w:rPr>
            </w:pPr>
            <w:ins w:id="3334" w:author="Phạm Quang Thịnh" w:date="2019-07-05T19:49:00Z">
              <w:r>
                <w:rPr>
                  <w:lang w:val="vi-VN"/>
                </w:rPr>
                <w:t>Hiển thị danh sách đơn vị</w:t>
              </w:r>
            </w:ins>
          </w:p>
        </w:tc>
      </w:tr>
      <w:tr w:rsidR="007418DC" w:rsidRPr="00D6408C" w14:paraId="2504314E" w14:textId="77777777" w:rsidTr="0015558D">
        <w:trPr>
          <w:ins w:id="3335" w:author="Phạm Quang Thịnh" w:date="2019-07-05T19:49:00Z"/>
        </w:trPr>
        <w:tc>
          <w:tcPr>
            <w:tcW w:w="535" w:type="dxa"/>
          </w:tcPr>
          <w:p w14:paraId="07C7835B" w14:textId="77777777" w:rsidR="007418DC" w:rsidRDefault="007418DC" w:rsidP="0015558D">
            <w:pPr>
              <w:rPr>
                <w:ins w:id="3336" w:author="Phạm Quang Thịnh" w:date="2019-07-05T19:49:00Z"/>
                <w:lang w:val="vi-VN"/>
              </w:rPr>
            </w:pPr>
            <w:ins w:id="3337" w:author="Phạm Quang Thịnh" w:date="2019-07-05T19:49:00Z">
              <w:r>
                <w:rPr>
                  <w:lang w:val="vi-VN"/>
                </w:rPr>
                <w:t>13</w:t>
              </w:r>
            </w:ins>
          </w:p>
        </w:tc>
        <w:tc>
          <w:tcPr>
            <w:tcW w:w="1366" w:type="dxa"/>
          </w:tcPr>
          <w:p w14:paraId="0C06FAE0" w14:textId="77777777" w:rsidR="007418DC" w:rsidRDefault="007418DC" w:rsidP="0015558D">
            <w:pPr>
              <w:rPr>
                <w:ins w:id="3338" w:author="Phạm Quang Thịnh" w:date="2019-07-05T19:49:00Z"/>
                <w:lang w:val="vi-VN"/>
              </w:rPr>
            </w:pPr>
            <w:ins w:id="3339" w:author="Phạm Quang Thịnh" w:date="2019-07-05T19:49:00Z">
              <w:r>
                <w:rPr>
                  <w:rFonts w:ascii="Consolas" w:hAnsi="Consolas" w:cs="Consolas"/>
                  <w:color w:val="0000FF"/>
                  <w:sz w:val="19"/>
                  <w:szCs w:val="19"/>
                </w:rPr>
                <w:t>txtKeyword2</w:t>
              </w:r>
            </w:ins>
          </w:p>
        </w:tc>
        <w:tc>
          <w:tcPr>
            <w:tcW w:w="1366" w:type="dxa"/>
          </w:tcPr>
          <w:p w14:paraId="02D31B6D" w14:textId="77777777" w:rsidR="007418DC" w:rsidRDefault="007418DC" w:rsidP="0015558D">
            <w:pPr>
              <w:rPr>
                <w:ins w:id="3340" w:author="Phạm Quang Thịnh" w:date="2019-07-05T19:49:00Z"/>
                <w:lang w:val="vi-VN"/>
              </w:rPr>
            </w:pPr>
            <w:ins w:id="3341" w:author="Phạm Quang Thịnh" w:date="2019-07-05T19:49:00Z">
              <w:r>
                <w:rPr>
                  <w:rFonts w:ascii="Consolas" w:hAnsi="Consolas" w:cs="Consolas"/>
                  <w:color w:val="A31515"/>
                  <w:sz w:val="19"/>
                  <w:szCs w:val="19"/>
                </w:rPr>
                <w:t>TextBox</w:t>
              </w:r>
            </w:ins>
          </w:p>
        </w:tc>
        <w:tc>
          <w:tcPr>
            <w:tcW w:w="2758" w:type="dxa"/>
          </w:tcPr>
          <w:p w14:paraId="77CFD2FA" w14:textId="77777777" w:rsidR="007418DC" w:rsidRDefault="007418DC" w:rsidP="0015558D">
            <w:pPr>
              <w:rPr>
                <w:ins w:id="3342" w:author="Phạm Quang Thịnh" w:date="2019-07-05T19:49:00Z"/>
                <w:lang w:val="vi-VN"/>
              </w:rPr>
            </w:pPr>
            <w:ins w:id="3343" w:author="Phạm Quang Thịnh" w:date="2019-07-05T19:49:00Z">
              <w:r>
                <w:rPr>
                  <w:lang w:val="vi-VN"/>
                </w:rPr>
                <w:t>Không</w:t>
              </w:r>
            </w:ins>
          </w:p>
        </w:tc>
        <w:tc>
          <w:tcPr>
            <w:tcW w:w="3325" w:type="dxa"/>
          </w:tcPr>
          <w:p w14:paraId="7ADDAB5E" w14:textId="77777777" w:rsidR="007418DC" w:rsidRDefault="007418DC" w:rsidP="0015558D">
            <w:pPr>
              <w:rPr>
                <w:ins w:id="3344" w:author="Phạm Quang Thịnh" w:date="2019-07-05T19:49:00Z"/>
                <w:lang w:val="vi-VN"/>
              </w:rPr>
            </w:pPr>
            <w:ins w:id="3345" w:author="Phạm Quang Thịnh" w:date="2019-07-05T19:49:00Z">
              <w:r>
                <w:rPr>
                  <w:lang w:val="vi-VN"/>
                </w:rPr>
                <w:t>Nhập từ khóa tìm kiếm trong ds loại đại lý</w:t>
              </w:r>
            </w:ins>
          </w:p>
        </w:tc>
      </w:tr>
      <w:tr w:rsidR="007418DC" w:rsidRPr="00D6408C" w14:paraId="765D18AC" w14:textId="77777777" w:rsidTr="0015558D">
        <w:trPr>
          <w:ins w:id="3346" w:author="Phạm Quang Thịnh" w:date="2019-07-05T19:49:00Z"/>
        </w:trPr>
        <w:tc>
          <w:tcPr>
            <w:tcW w:w="535" w:type="dxa"/>
          </w:tcPr>
          <w:p w14:paraId="2CE4566D" w14:textId="77777777" w:rsidR="007418DC" w:rsidRDefault="007418DC" w:rsidP="0015558D">
            <w:pPr>
              <w:rPr>
                <w:ins w:id="3347" w:author="Phạm Quang Thịnh" w:date="2019-07-05T19:49:00Z"/>
                <w:lang w:val="vi-VN"/>
              </w:rPr>
            </w:pPr>
            <w:ins w:id="3348" w:author="Phạm Quang Thịnh" w:date="2019-07-05T19:49:00Z">
              <w:r>
                <w:rPr>
                  <w:lang w:val="vi-VN"/>
                </w:rPr>
                <w:t>14</w:t>
              </w:r>
            </w:ins>
          </w:p>
        </w:tc>
        <w:tc>
          <w:tcPr>
            <w:tcW w:w="1366" w:type="dxa"/>
          </w:tcPr>
          <w:p w14:paraId="4ED46C50" w14:textId="77777777" w:rsidR="007418DC" w:rsidRDefault="007418DC" w:rsidP="0015558D">
            <w:pPr>
              <w:rPr>
                <w:ins w:id="3349" w:author="Phạm Quang Thịnh" w:date="2019-07-05T19:49:00Z"/>
                <w:lang w:val="vi-VN"/>
              </w:rPr>
            </w:pPr>
            <w:ins w:id="3350" w:author="Phạm Quang Thịnh" w:date="2019-07-05T19:49:00Z">
              <w:r>
                <w:rPr>
                  <w:rFonts w:ascii="Consolas" w:hAnsi="Consolas" w:cs="Consolas"/>
                  <w:color w:val="0000FF"/>
                  <w:sz w:val="19"/>
                  <w:szCs w:val="19"/>
                </w:rPr>
                <w:t>Search2</w:t>
              </w:r>
            </w:ins>
          </w:p>
        </w:tc>
        <w:tc>
          <w:tcPr>
            <w:tcW w:w="1366" w:type="dxa"/>
          </w:tcPr>
          <w:p w14:paraId="464C154D" w14:textId="77777777" w:rsidR="007418DC" w:rsidRDefault="007418DC" w:rsidP="0015558D">
            <w:pPr>
              <w:rPr>
                <w:ins w:id="3351" w:author="Phạm Quang Thịnh" w:date="2019-07-05T19:49:00Z"/>
                <w:lang w:val="vi-VN"/>
              </w:rPr>
            </w:pPr>
            <w:ins w:id="3352" w:author="Phạm Quang Thịnh" w:date="2019-07-05T19:49:00Z">
              <w:r>
                <w:rPr>
                  <w:rFonts w:ascii="Consolas" w:hAnsi="Consolas" w:cs="Consolas"/>
                  <w:color w:val="A31515"/>
                  <w:sz w:val="19"/>
                  <w:szCs w:val="19"/>
                </w:rPr>
                <w:t>Button</w:t>
              </w:r>
            </w:ins>
          </w:p>
        </w:tc>
        <w:tc>
          <w:tcPr>
            <w:tcW w:w="2758" w:type="dxa"/>
          </w:tcPr>
          <w:p w14:paraId="6FD9F573" w14:textId="77777777" w:rsidR="007418DC" w:rsidRDefault="007418DC" w:rsidP="0015558D">
            <w:pPr>
              <w:rPr>
                <w:ins w:id="3353" w:author="Phạm Quang Thịnh" w:date="2019-07-05T19:49:00Z"/>
                <w:lang w:val="vi-VN"/>
              </w:rPr>
            </w:pPr>
            <w:ins w:id="3354" w:author="Phạm Quang Thịnh" w:date="2019-07-05T19:49:00Z">
              <w:r>
                <w:rPr>
                  <w:lang w:val="vi-VN"/>
                </w:rPr>
                <w:t>Không</w:t>
              </w:r>
            </w:ins>
          </w:p>
        </w:tc>
        <w:tc>
          <w:tcPr>
            <w:tcW w:w="3325" w:type="dxa"/>
          </w:tcPr>
          <w:p w14:paraId="17AA2BC0" w14:textId="77777777" w:rsidR="007418DC" w:rsidRDefault="007418DC" w:rsidP="0015558D">
            <w:pPr>
              <w:rPr>
                <w:ins w:id="3355" w:author="Phạm Quang Thịnh" w:date="2019-07-05T19:49:00Z"/>
                <w:lang w:val="vi-VN"/>
              </w:rPr>
            </w:pPr>
            <w:ins w:id="3356" w:author="Phạm Quang Thịnh" w:date="2019-07-05T19:49:00Z">
              <w:r>
                <w:rPr>
                  <w:lang w:val="vi-VN"/>
                </w:rPr>
                <w:t>Tìm kiếm theo từ khóa đã nhập</w:t>
              </w:r>
            </w:ins>
          </w:p>
        </w:tc>
      </w:tr>
      <w:tr w:rsidR="007418DC" w:rsidRPr="00D6408C" w14:paraId="1284571E" w14:textId="77777777" w:rsidTr="0015558D">
        <w:trPr>
          <w:ins w:id="3357" w:author="Phạm Quang Thịnh" w:date="2019-07-05T19:49:00Z"/>
        </w:trPr>
        <w:tc>
          <w:tcPr>
            <w:tcW w:w="535" w:type="dxa"/>
          </w:tcPr>
          <w:p w14:paraId="6C8879F7" w14:textId="77777777" w:rsidR="007418DC" w:rsidRDefault="007418DC" w:rsidP="0015558D">
            <w:pPr>
              <w:rPr>
                <w:ins w:id="3358" w:author="Phạm Quang Thịnh" w:date="2019-07-05T19:49:00Z"/>
                <w:lang w:val="vi-VN"/>
              </w:rPr>
            </w:pPr>
            <w:ins w:id="3359" w:author="Phạm Quang Thịnh" w:date="2019-07-05T19:49:00Z">
              <w:r>
                <w:rPr>
                  <w:lang w:val="vi-VN"/>
                </w:rPr>
                <w:t>15</w:t>
              </w:r>
            </w:ins>
          </w:p>
        </w:tc>
        <w:tc>
          <w:tcPr>
            <w:tcW w:w="1366" w:type="dxa"/>
          </w:tcPr>
          <w:p w14:paraId="4ABBDFC2" w14:textId="77777777" w:rsidR="007418DC" w:rsidRDefault="007418DC" w:rsidP="0015558D">
            <w:pPr>
              <w:rPr>
                <w:ins w:id="3360" w:author="Phạm Quang Thịnh" w:date="2019-07-05T19:49:00Z"/>
                <w:rFonts w:ascii="Consolas" w:hAnsi="Consolas" w:cs="Consolas"/>
                <w:color w:val="0000FF"/>
                <w:sz w:val="19"/>
                <w:szCs w:val="19"/>
              </w:rPr>
            </w:pPr>
            <w:ins w:id="3361" w:author="Phạm Quang Thịnh" w:date="2019-07-05T19:49:00Z">
              <w:r>
                <w:rPr>
                  <w:rFonts w:ascii="Consolas" w:hAnsi="Consolas" w:cs="Consolas"/>
                  <w:color w:val="0000FF"/>
                  <w:sz w:val="19"/>
                  <w:szCs w:val="19"/>
                </w:rPr>
                <w:t>Dieukhien2</w:t>
              </w:r>
            </w:ins>
          </w:p>
        </w:tc>
        <w:tc>
          <w:tcPr>
            <w:tcW w:w="1366" w:type="dxa"/>
          </w:tcPr>
          <w:p w14:paraId="2483E607" w14:textId="77777777" w:rsidR="007418DC" w:rsidRDefault="007418DC" w:rsidP="0015558D">
            <w:pPr>
              <w:rPr>
                <w:ins w:id="3362" w:author="Phạm Quang Thịnh" w:date="2019-07-05T19:49:00Z"/>
                <w:lang w:val="vi-VN"/>
              </w:rPr>
            </w:pPr>
            <w:ins w:id="3363" w:author="Phạm Quang Thịnh" w:date="2019-07-05T19:49:00Z">
              <w:r>
                <w:rPr>
                  <w:rFonts w:ascii="Consolas" w:hAnsi="Consolas" w:cs="Consolas"/>
                  <w:color w:val="A31515"/>
                  <w:sz w:val="19"/>
                  <w:szCs w:val="19"/>
                </w:rPr>
                <w:t>ContextMenu</w:t>
              </w:r>
            </w:ins>
          </w:p>
        </w:tc>
        <w:tc>
          <w:tcPr>
            <w:tcW w:w="2758" w:type="dxa"/>
          </w:tcPr>
          <w:p w14:paraId="731C5822" w14:textId="77777777" w:rsidR="007418DC" w:rsidRDefault="007418DC" w:rsidP="0015558D">
            <w:pPr>
              <w:rPr>
                <w:ins w:id="3364" w:author="Phạm Quang Thịnh" w:date="2019-07-05T19:49:00Z"/>
                <w:lang w:val="vi-VN"/>
              </w:rPr>
            </w:pPr>
            <w:ins w:id="3365" w:author="Phạm Quang Thịnh" w:date="2019-07-05T19:49:00Z">
              <w:r>
                <w:rPr>
                  <w:lang w:val="vi-VN"/>
                </w:rPr>
                <w:t>Không</w:t>
              </w:r>
            </w:ins>
          </w:p>
        </w:tc>
        <w:tc>
          <w:tcPr>
            <w:tcW w:w="3325" w:type="dxa"/>
          </w:tcPr>
          <w:p w14:paraId="216DF608" w14:textId="77777777" w:rsidR="007418DC" w:rsidRDefault="007418DC" w:rsidP="0015558D">
            <w:pPr>
              <w:rPr>
                <w:ins w:id="3366" w:author="Phạm Quang Thịnh" w:date="2019-07-05T19:49:00Z"/>
                <w:lang w:val="vi-VN"/>
              </w:rPr>
            </w:pPr>
            <w:ins w:id="3367" w:author="Phạm Quang Thịnh" w:date="2019-07-05T19:49:00Z">
              <w:r>
                <w:rPr>
                  <w:lang w:val="vi-VN"/>
                </w:rPr>
                <w:t>Thêm tùy chọn xóa đơn vị</w:t>
              </w:r>
            </w:ins>
          </w:p>
        </w:tc>
      </w:tr>
    </w:tbl>
    <w:p w14:paraId="3C1AB3CB" w14:textId="357B7448" w:rsidR="007418DC" w:rsidRDefault="007418DC" w:rsidP="007418DC">
      <w:pPr>
        <w:jc w:val="center"/>
        <w:rPr>
          <w:ins w:id="3368" w:author="Phạm Quang Thịnh" w:date="2019-07-05T19:49:00Z"/>
          <w:lang w:val="vi-VN"/>
        </w:rPr>
      </w:pPr>
    </w:p>
    <w:p w14:paraId="5C28C2D3" w14:textId="77777777" w:rsidR="007418DC" w:rsidRDefault="007418DC" w:rsidP="007418DC">
      <w:pPr>
        <w:jc w:val="center"/>
        <w:rPr>
          <w:ins w:id="3369" w:author="Phạm Quang Thịnh" w:date="2019-07-05T19:49:00Z"/>
          <w:lang w:val="vi-VN"/>
        </w:rPr>
      </w:pPr>
    </w:p>
    <w:p w14:paraId="5515CB19" w14:textId="77777777" w:rsidR="007418DC" w:rsidRPr="00422541" w:rsidRDefault="007418DC">
      <w:pPr>
        <w:rPr>
          <w:ins w:id="3370" w:author="Phạm Quang Thịnh" w:date="2019-07-05T19:17:00Z"/>
          <w:lang w:val="vi-VN"/>
        </w:rPr>
      </w:pPr>
    </w:p>
    <w:p w14:paraId="029A6B0A" w14:textId="5DDF1FF9" w:rsidR="00223E72" w:rsidRPr="00223E72" w:rsidRDefault="00223E72">
      <w:pPr>
        <w:pStyle w:val="u3"/>
        <w:numPr>
          <w:ilvl w:val="0"/>
          <w:numId w:val="63"/>
        </w:numPr>
        <w:rPr>
          <w:ins w:id="3371" w:author="Phạm Quang Thịnh" w:date="2019-07-05T19:17:00Z"/>
          <w:lang w:val="vi-VN"/>
          <w:rPrChange w:id="3372" w:author="Phạm Quang Thịnh" w:date="2019-07-05T19:18:00Z">
            <w:rPr>
              <w:ins w:id="3373" w:author="Phạm Quang Thịnh" w:date="2019-07-05T19:17:00Z"/>
            </w:rPr>
          </w:rPrChange>
        </w:rPr>
        <w:pPrChange w:id="3374" w:author="Phạm Quang Thịnh" w:date="2019-07-05T19:29:00Z">
          <w:pPr>
            <w:pStyle w:val="u3"/>
            <w:numPr>
              <w:numId w:val="15"/>
            </w:numPr>
            <w:ind w:left="1080" w:hanging="360"/>
          </w:pPr>
        </w:pPrChange>
      </w:pPr>
      <w:ins w:id="3375" w:author="Phạm Quang Thịnh" w:date="2019-07-05T19:17:00Z">
        <w:r w:rsidRPr="00223E72">
          <w:rPr>
            <w:lang w:val="vi-VN"/>
            <w:rPrChange w:id="3376" w:author="Phạm Quang Thịnh" w:date="2019-07-05T19:18:00Z">
              <w:rPr/>
            </w:rPrChange>
          </w:rPr>
          <w:lastRenderedPageBreak/>
          <w:t>Mô tả xử lý sự kiện từng màn hình</w:t>
        </w:r>
      </w:ins>
    </w:p>
    <w:p w14:paraId="79091D32" w14:textId="77777777" w:rsidR="00223E72" w:rsidRPr="0039671E" w:rsidRDefault="00223E72" w:rsidP="00223E72">
      <w:pPr>
        <w:pStyle w:val="oancuaDanhsach"/>
        <w:numPr>
          <w:ilvl w:val="0"/>
          <w:numId w:val="54"/>
        </w:numPr>
        <w:rPr>
          <w:ins w:id="3377" w:author="Phạm Quang Thịnh" w:date="2019-07-05T19:17:00Z"/>
          <w:b/>
          <w:bCs/>
          <w:rPrChange w:id="3378" w:author="Phạm Quang Thịnh" w:date="2019-07-05T19:50:00Z">
            <w:rPr>
              <w:ins w:id="3379" w:author="Phạm Quang Thịnh" w:date="2019-07-05T19:17:00Z"/>
            </w:rPr>
          </w:rPrChange>
        </w:rPr>
      </w:pPr>
      <w:ins w:id="3380" w:author="Phạm Quang Thịnh" w:date="2019-07-05T19:17:00Z">
        <w:r w:rsidRPr="0039671E">
          <w:rPr>
            <w:b/>
            <w:bCs/>
            <w:rPrChange w:id="3381" w:author="Phạm Quang Thịnh" w:date="2019-07-05T19:50:00Z">
              <w:rPr/>
            </w:rPrChange>
          </w:rPr>
          <w:t>Giao</w:t>
        </w:r>
        <w:r w:rsidRPr="0039671E">
          <w:rPr>
            <w:b/>
            <w:bCs/>
            <w:lang w:val="vi-VN"/>
            <w:rPrChange w:id="3382" w:author="Phạm Quang Thịnh" w:date="2019-07-05T19:50:00Z">
              <w:rPr>
                <w:lang w:val="vi-VN"/>
              </w:rPr>
            </w:rPrChange>
          </w:rPr>
          <w:t xml:space="preserve"> diện chính:</w:t>
        </w:r>
      </w:ins>
    </w:p>
    <w:p w14:paraId="6DB1FAB4" w14:textId="77777777" w:rsidR="00223E72" w:rsidRPr="006E51FB" w:rsidRDefault="00223E72" w:rsidP="00223E72">
      <w:pPr>
        <w:pStyle w:val="oancuaDanhsach"/>
        <w:numPr>
          <w:ilvl w:val="1"/>
          <w:numId w:val="54"/>
        </w:numPr>
        <w:rPr>
          <w:ins w:id="3383" w:author="Phạm Quang Thịnh" w:date="2019-07-05T19:17:00Z"/>
        </w:rPr>
      </w:pPr>
      <w:ins w:id="3384" w:author="Phạm Quang Thịnh" w:date="2019-07-05T19:17:00Z">
        <w:r>
          <w:rPr>
            <w:lang w:val="vi-VN"/>
          </w:rPr>
          <w:t>Nhấn chọn quản lý đại lý: mở giao diện quản lý đại lý</w:t>
        </w:r>
      </w:ins>
    </w:p>
    <w:p w14:paraId="5FEBBFC1" w14:textId="77777777" w:rsidR="00223E72" w:rsidRPr="006E51FB" w:rsidRDefault="00223E72" w:rsidP="00223E72">
      <w:pPr>
        <w:pStyle w:val="oancuaDanhsach"/>
        <w:numPr>
          <w:ilvl w:val="1"/>
          <w:numId w:val="54"/>
        </w:numPr>
        <w:rPr>
          <w:ins w:id="3385" w:author="Phạm Quang Thịnh" w:date="2019-07-05T19:17:00Z"/>
        </w:rPr>
      </w:pPr>
      <w:ins w:id="3386" w:author="Phạm Quang Thịnh" w:date="2019-07-05T19:17:00Z">
        <w:r>
          <w:rPr>
            <w:lang w:val="vi-VN"/>
          </w:rPr>
          <w:t>Nhấn chọn quản lý mặt hàng: mở giao diện quản lý mặt hàng</w:t>
        </w:r>
      </w:ins>
    </w:p>
    <w:p w14:paraId="72282C65" w14:textId="77777777" w:rsidR="00223E72" w:rsidRPr="006E51FB" w:rsidRDefault="00223E72" w:rsidP="00223E72">
      <w:pPr>
        <w:pStyle w:val="oancuaDanhsach"/>
        <w:numPr>
          <w:ilvl w:val="1"/>
          <w:numId w:val="54"/>
        </w:numPr>
        <w:rPr>
          <w:ins w:id="3387" w:author="Phạm Quang Thịnh" w:date="2019-07-05T19:17:00Z"/>
        </w:rPr>
      </w:pPr>
      <w:ins w:id="3388" w:author="Phạm Quang Thịnh" w:date="2019-07-05T19:17:00Z">
        <w:r>
          <w:rPr>
            <w:lang w:val="vi-VN"/>
          </w:rPr>
          <w:t>Nhấn chọn lập báo cáo tháng: mở giao diện lập báo cáo tháng</w:t>
        </w:r>
      </w:ins>
    </w:p>
    <w:p w14:paraId="0A3C245E" w14:textId="77777777" w:rsidR="00223E72" w:rsidRPr="006E51FB" w:rsidRDefault="00223E72" w:rsidP="00223E72">
      <w:pPr>
        <w:pStyle w:val="oancuaDanhsach"/>
        <w:numPr>
          <w:ilvl w:val="1"/>
          <w:numId w:val="54"/>
        </w:numPr>
        <w:rPr>
          <w:ins w:id="3389" w:author="Phạm Quang Thịnh" w:date="2019-07-05T19:17:00Z"/>
        </w:rPr>
      </w:pPr>
      <w:ins w:id="3390" w:author="Phạm Quang Thịnh" w:date="2019-07-05T19:17:00Z">
        <w:r>
          <w:rPr>
            <w:lang w:val="vi-VN"/>
          </w:rPr>
          <w:t>Nhấn chọn thay đổi quy định: mở giao diện thay đổi quy định</w:t>
        </w:r>
      </w:ins>
    </w:p>
    <w:p w14:paraId="404BDF6C" w14:textId="77777777" w:rsidR="00223E72" w:rsidRPr="006E51FB" w:rsidRDefault="00223E72" w:rsidP="00223E72">
      <w:pPr>
        <w:pStyle w:val="oancuaDanhsach"/>
        <w:numPr>
          <w:ilvl w:val="1"/>
          <w:numId w:val="54"/>
        </w:numPr>
        <w:rPr>
          <w:ins w:id="3391" w:author="Phạm Quang Thịnh" w:date="2019-07-05T19:17:00Z"/>
        </w:rPr>
      </w:pPr>
      <w:ins w:id="3392" w:author="Phạm Quang Thịnh" w:date="2019-07-05T19:17:00Z">
        <w:r>
          <w:rPr>
            <w:lang w:val="vi-VN"/>
          </w:rPr>
          <w:t>Nhấn nút menu: hiển thị chi tiết về các tùy chọn</w:t>
        </w:r>
      </w:ins>
    </w:p>
    <w:p w14:paraId="39C711B2" w14:textId="77777777" w:rsidR="00223E72" w:rsidRPr="0039671E" w:rsidRDefault="00223E72" w:rsidP="00223E72">
      <w:pPr>
        <w:pStyle w:val="oancuaDanhsach"/>
        <w:numPr>
          <w:ilvl w:val="0"/>
          <w:numId w:val="54"/>
        </w:numPr>
        <w:rPr>
          <w:ins w:id="3393" w:author="Phạm Quang Thịnh" w:date="2019-07-05T19:17:00Z"/>
          <w:b/>
          <w:bCs/>
          <w:rPrChange w:id="3394" w:author="Phạm Quang Thịnh" w:date="2019-07-05T19:50:00Z">
            <w:rPr>
              <w:ins w:id="3395" w:author="Phạm Quang Thịnh" w:date="2019-07-05T19:17:00Z"/>
            </w:rPr>
          </w:rPrChange>
        </w:rPr>
      </w:pPr>
      <w:ins w:id="3396" w:author="Phạm Quang Thịnh" w:date="2019-07-05T19:17:00Z">
        <w:r w:rsidRPr="0039671E">
          <w:rPr>
            <w:b/>
            <w:bCs/>
            <w:lang w:val="vi-VN"/>
            <w:rPrChange w:id="3397" w:author="Phạm Quang Thịnh" w:date="2019-07-05T19:50:00Z">
              <w:rPr>
                <w:lang w:val="vi-VN"/>
              </w:rPr>
            </w:rPrChange>
          </w:rPr>
          <w:t>Quản lý đại lý:</w:t>
        </w:r>
      </w:ins>
    </w:p>
    <w:p w14:paraId="24FE9CE0" w14:textId="77777777" w:rsidR="00223E72" w:rsidRPr="006E51FB" w:rsidRDefault="00223E72" w:rsidP="00223E72">
      <w:pPr>
        <w:pStyle w:val="oancuaDanhsach"/>
        <w:numPr>
          <w:ilvl w:val="1"/>
          <w:numId w:val="54"/>
        </w:numPr>
        <w:rPr>
          <w:ins w:id="3398" w:author="Phạm Quang Thịnh" w:date="2019-07-05T19:17:00Z"/>
        </w:rPr>
      </w:pPr>
      <w:ins w:id="3399" w:author="Phạm Quang Thịnh" w:date="2019-07-05T19:17:00Z">
        <w:r>
          <w:t>Nhấn</w:t>
        </w:r>
        <w:r>
          <w:rPr>
            <w:lang w:val="vi-VN"/>
          </w:rPr>
          <w:t xml:space="preserve"> chọn chức năng: hiển thị các chức năng khác với quản lý đại lý</w:t>
        </w:r>
      </w:ins>
    </w:p>
    <w:p w14:paraId="56D51497" w14:textId="77777777" w:rsidR="00223E72" w:rsidRPr="006E51FB" w:rsidRDefault="00223E72" w:rsidP="00223E72">
      <w:pPr>
        <w:pStyle w:val="oancuaDanhsach"/>
        <w:numPr>
          <w:ilvl w:val="1"/>
          <w:numId w:val="54"/>
        </w:numPr>
        <w:rPr>
          <w:ins w:id="3400" w:author="Phạm Quang Thịnh" w:date="2019-07-05T19:17:00Z"/>
        </w:rPr>
      </w:pPr>
      <w:ins w:id="3401" w:author="Phạm Quang Thịnh" w:date="2019-07-05T19:17:00Z">
        <w:r>
          <w:rPr>
            <w:lang w:val="vi-VN"/>
          </w:rPr>
          <w:t xml:space="preserve">Nhấn chọn </w:t>
        </w:r>
        <w:r>
          <w:rPr>
            <w:rFonts w:ascii="Consolas" w:hAnsi="Consolas" w:cs="Consolas"/>
            <w:color w:val="0000FF"/>
            <w:sz w:val="19"/>
            <w:szCs w:val="19"/>
          </w:rPr>
          <w:t>Quản lý đại lý</w:t>
        </w:r>
        <w:r>
          <w:rPr>
            <w:rFonts w:ascii="Consolas" w:hAnsi="Consolas" w:cs="Consolas"/>
            <w:color w:val="0000FF"/>
            <w:sz w:val="19"/>
            <w:szCs w:val="19"/>
            <w:lang w:val="vi-VN"/>
          </w:rPr>
          <w:t xml:space="preserve">: </w:t>
        </w:r>
        <w:r w:rsidRPr="006E51FB">
          <w:rPr>
            <w:lang w:val="vi-VN"/>
          </w:rPr>
          <w:t>hiển thị giao diện quản lý đại lý</w:t>
        </w:r>
      </w:ins>
    </w:p>
    <w:p w14:paraId="4783CF2E" w14:textId="77777777" w:rsidR="00223E72" w:rsidRPr="006E51FB" w:rsidRDefault="00223E72" w:rsidP="00223E72">
      <w:pPr>
        <w:pStyle w:val="oancuaDanhsach"/>
        <w:numPr>
          <w:ilvl w:val="1"/>
          <w:numId w:val="54"/>
        </w:numPr>
        <w:rPr>
          <w:ins w:id="3402" w:author="Phạm Quang Thịnh" w:date="2019-07-05T19:17:00Z"/>
          <w:lang w:val="vi-VN"/>
        </w:rPr>
      </w:pPr>
      <w:ins w:id="3403" w:author="Phạm Quang Thịnh" w:date="2019-07-05T19:17:00Z">
        <w:r w:rsidRPr="006E51FB">
          <w:rPr>
            <w:lang w:val="vi-VN"/>
          </w:rPr>
          <w:t>Nhấn chọn</w:t>
        </w:r>
        <w:r>
          <w:rPr>
            <w:rFonts w:ascii="Consolas" w:hAnsi="Consolas" w:cs="Consolas"/>
            <w:color w:val="0000FF"/>
            <w:sz w:val="19"/>
            <w:szCs w:val="19"/>
            <w:lang w:val="vi-VN"/>
          </w:rPr>
          <w:t xml:space="preserve"> </w:t>
        </w:r>
        <w:r>
          <w:rPr>
            <w:rFonts w:ascii="Consolas" w:hAnsi="Consolas" w:cs="Consolas"/>
            <w:color w:val="0000FF"/>
            <w:sz w:val="19"/>
            <w:szCs w:val="19"/>
          </w:rPr>
          <w:t>Tiếp nhận đại lý</w:t>
        </w:r>
        <w:r>
          <w:rPr>
            <w:rFonts w:ascii="Consolas" w:hAnsi="Consolas" w:cs="Consolas"/>
            <w:color w:val="0000FF"/>
            <w:sz w:val="19"/>
            <w:szCs w:val="19"/>
            <w:lang w:val="vi-VN"/>
          </w:rPr>
          <w:t xml:space="preserve">: </w:t>
        </w:r>
        <w:r w:rsidRPr="006E51FB">
          <w:rPr>
            <w:lang w:val="vi-VN"/>
          </w:rPr>
          <w:t>Hiển thị giao diện tiếp nhận đại lý</w:t>
        </w:r>
      </w:ins>
    </w:p>
    <w:p w14:paraId="26AFE7E3" w14:textId="77777777" w:rsidR="00223E72" w:rsidRPr="00223E72" w:rsidRDefault="00223E72" w:rsidP="00223E72">
      <w:pPr>
        <w:pStyle w:val="oancuaDanhsach"/>
        <w:numPr>
          <w:ilvl w:val="1"/>
          <w:numId w:val="54"/>
        </w:numPr>
        <w:rPr>
          <w:ins w:id="3404" w:author="Phạm Quang Thịnh" w:date="2019-07-05T19:17:00Z"/>
          <w:lang w:val="vi-VN"/>
          <w:rPrChange w:id="3405" w:author="Phạm Quang Thịnh" w:date="2019-07-05T19:18:00Z">
            <w:rPr>
              <w:ins w:id="3406" w:author="Phạm Quang Thịnh" w:date="2019-07-05T19:17:00Z"/>
            </w:rPr>
          </w:rPrChange>
        </w:rPr>
      </w:pPr>
      <w:ins w:id="3407" w:author="Phạm Quang Thịnh" w:date="2019-07-05T19:17:00Z">
        <w:r w:rsidRPr="006E51FB">
          <w:rPr>
            <w:lang w:val="vi-VN"/>
          </w:rPr>
          <w:t>Nhấn chọn</w:t>
        </w:r>
        <w:r>
          <w:rPr>
            <w:rFonts w:ascii="Consolas" w:hAnsi="Consolas" w:cs="Consolas"/>
            <w:color w:val="0000FF"/>
            <w:sz w:val="19"/>
            <w:szCs w:val="19"/>
            <w:lang w:val="vi-VN"/>
          </w:rPr>
          <w:t xml:space="preserve"> </w:t>
        </w:r>
        <w:r w:rsidRPr="00223E72">
          <w:rPr>
            <w:rFonts w:ascii="Consolas" w:hAnsi="Consolas" w:cs="Consolas"/>
            <w:color w:val="0000FF"/>
            <w:sz w:val="19"/>
            <w:szCs w:val="19"/>
            <w:lang w:val="vi-VN"/>
            <w:rPrChange w:id="3408" w:author="Phạm Quang Thịnh" w:date="2019-07-05T19:18:00Z">
              <w:rPr>
                <w:rFonts w:ascii="Consolas" w:hAnsi="Consolas" w:cs="Consolas"/>
                <w:color w:val="0000FF"/>
                <w:sz w:val="19"/>
                <w:szCs w:val="19"/>
              </w:rPr>
            </w:rPrChange>
          </w:rPr>
          <w:t>Lập phiếu thu tiền</w:t>
        </w:r>
        <w:r>
          <w:rPr>
            <w:rFonts w:ascii="Consolas" w:hAnsi="Consolas" w:cs="Consolas"/>
            <w:color w:val="0000FF"/>
            <w:sz w:val="19"/>
            <w:szCs w:val="19"/>
            <w:lang w:val="vi-VN"/>
          </w:rPr>
          <w:t xml:space="preserve">: </w:t>
        </w:r>
        <w:r w:rsidRPr="006E51FB">
          <w:rPr>
            <w:lang w:val="vi-VN"/>
          </w:rPr>
          <w:t>Hiển thị giao diện tiếp nhận đại lý</w:t>
        </w:r>
      </w:ins>
    </w:p>
    <w:p w14:paraId="455FB094" w14:textId="77777777" w:rsidR="00223E72" w:rsidRPr="00AA647F" w:rsidRDefault="00223E72" w:rsidP="00223E72">
      <w:pPr>
        <w:pStyle w:val="oancuaDanhsach"/>
        <w:numPr>
          <w:ilvl w:val="1"/>
          <w:numId w:val="54"/>
        </w:numPr>
        <w:rPr>
          <w:ins w:id="3409" w:author="Phạm Quang Thịnh" w:date="2019-07-05T19:17:00Z"/>
          <w:lang w:val="vi-VN"/>
        </w:rPr>
      </w:pPr>
      <w:ins w:id="3410" w:author="Phạm Quang Thịnh" w:date="2019-07-05T19:17:00Z">
        <w:r w:rsidRPr="006E51FB">
          <w:rPr>
            <w:lang w:val="vi-VN"/>
          </w:rPr>
          <w:t>Nhấn chọn</w:t>
        </w:r>
        <w:r>
          <w:rPr>
            <w:rFonts w:ascii="Consolas" w:hAnsi="Consolas" w:cs="Consolas"/>
            <w:color w:val="0000FF"/>
            <w:sz w:val="19"/>
            <w:szCs w:val="19"/>
            <w:lang w:val="vi-VN"/>
          </w:rPr>
          <w:t xml:space="preserve"> </w:t>
        </w:r>
        <w:r w:rsidRPr="00223E72">
          <w:rPr>
            <w:rFonts w:ascii="Consolas" w:hAnsi="Consolas" w:cs="Consolas"/>
            <w:color w:val="0000FF"/>
            <w:sz w:val="19"/>
            <w:szCs w:val="19"/>
            <w:lang w:val="vi-VN"/>
            <w:rPrChange w:id="3411" w:author="Phạm Quang Thịnh" w:date="2019-07-05T19:18:00Z">
              <w:rPr>
                <w:rFonts w:ascii="Consolas" w:hAnsi="Consolas" w:cs="Consolas"/>
                <w:color w:val="0000FF"/>
                <w:sz w:val="19"/>
                <w:szCs w:val="19"/>
              </w:rPr>
            </w:rPrChange>
          </w:rPr>
          <w:t>Quản lý nợ tháng trước</w:t>
        </w:r>
        <w:r>
          <w:rPr>
            <w:rFonts w:ascii="Consolas" w:hAnsi="Consolas" w:cs="Consolas"/>
            <w:color w:val="0000FF"/>
            <w:sz w:val="19"/>
            <w:szCs w:val="19"/>
            <w:lang w:val="vi-VN"/>
          </w:rPr>
          <w:t xml:space="preserve">: </w:t>
        </w:r>
        <w:r w:rsidRPr="006E51FB">
          <w:rPr>
            <w:lang w:val="vi-VN"/>
          </w:rPr>
          <w:t>Hiển thị giao diện tiếp nhận đại lý</w:t>
        </w:r>
      </w:ins>
    </w:p>
    <w:p w14:paraId="0305F1B0" w14:textId="77777777" w:rsidR="00223E72" w:rsidRPr="00223E72" w:rsidRDefault="00223E72" w:rsidP="00223E72">
      <w:pPr>
        <w:pStyle w:val="oancuaDanhsach"/>
        <w:numPr>
          <w:ilvl w:val="1"/>
          <w:numId w:val="54"/>
        </w:numPr>
        <w:rPr>
          <w:ins w:id="3412" w:author="Phạm Quang Thịnh" w:date="2019-07-05T19:17:00Z"/>
          <w:lang w:val="vi-VN"/>
          <w:rPrChange w:id="3413" w:author="Phạm Quang Thịnh" w:date="2019-07-05T19:18:00Z">
            <w:rPr>
              <w:ins w:id="3414" w:author="Phạm Quang Thịnh" w:date="2019-07-05T19:17:00Z"/>
            </w:rPr>
          </w:rPrChange>
        </w:rPr>
      </w:pPr>
      <w:ins w:id="3415" w:author="Phạm Quang Thịnh" w:date="2019-07-05T19:17:00Z">
        <w:r>
          <w:rPr>
            <w:lang w:val="vi-VN"/>
          </w:rPr>
          <w:t>Click chuột phải vào 1 đại lý: hiện tùy chọn sửa địa lý và xóa đại lý</w:t>
        </w:r>
      </w:ins>
    </w:p>
    <w:p w14:paraId="1615B133" w14:textId="77777777" w:rsidR="00223E72" w:rsidRPr="00223E72" w:rsidRDefault="00223E72" w:rsidP="00223E72">
      <w:pPr>
        <w:pStyle w:val="oancuaDanhsach"/>
        <w:numPr>
          <w:ilvl w:val="2"/>
          <w:numId w:val="54"/>
        </w:numPr>
        <w:rPr>
          <w:ins w:id="3416" w:author="Phạm Quang Thịnh" w:date="2019-07-05T19:17:00Z"/>
          <w:lang w:val="vi-VN"/>
          <w:rPrChange w:id="3417" w:author="Phạm Quang Thịnh" w:date="2019-07-05T19:18:00Z">
            <w:rPr>
              <w:ins w:id="3418" w:author="Phạm Quang Thịnh" w:date="2019-07-05T19:17:00Z"/>
            </w:rPr>
          </w:rPrChange>
        </w:rPr>
      </w:pPr>
      <w:ins w:id="3419" w:author="Phạm Quang Thịnh" w:date="2019-07-05T19:17:00Z">
        <w:r w:rsidRPr="00223E72">
          <w:rPr>
            <w:lang w:val="vi-VN"/>
            <w:rPrChange w:id="3420" w:author="Phạm Quang Thịnh" w:date="2019-07-05T19:18:00Z">
              <w:rPr/>
            </w:rPrChange>
          </w:rPr>
          <w:t>Click</w:t>
        </w:r>
        <w:r>
          <w:rPr>
            <w:lang w:val="vi-VN"/>
          </w:rPr>
          <w:t xml:space="preserve"> vào sửa đại lý: Hiển thị giao diện sửa đại lý</w:t>
        </w:r>
      </w:ins>
    </w:p>
    <w:p w14:paraId="593BB736" w14:textId="77777777" w:rsidR="00223E72" w:rsidRPr="00223E72" w:rsidRDefault="00223E72" w:rsidP="00223E72">
      <w:pPr>
        <w:pStyle w:val="oancuaDanhsach"/>
        <w:numPr>
          <w:ilvl w:val="2"/>
          <w:numId w:val="54"/>
        </w:numPr>
        <w:rPr>
          <w:ins w:id="3421" w:author="Phạm Quang Thịnh" w:date="2019-07-05T19:17:00Z"/>
          <w:lang w:val="vi-VN"/>
          <w:rPrChange w:id="3422" w:author="Phạm Quang Thịnh" w:date="2019-07-05T19:18:00Z">
            <w:rPr>
              <w:ins w:id="3423" w:author="Phạm Quang Thịnh" w:date="2019-07-05T19:17:00Z"/>
            </w:rPr>
          </w:rPrChange>
        </w:rPr>
      </w:pPr>
      <w:ins w:id="3424" w:author="Phạm Quang Thịnh" w:date="2019-07-05T19:17:00Z">
        <w:r>
          <w:rPr>
            <w:lang w:val="vi-VN"/>
          </w:rPr>
          <w:t>Click vào xóa đại lý: Hiện thông báo xác nhận, Sau khi xác nhận tiến hành xóa thông tin đại lý ở: phiếu xuất hàng và toàn bộ chi tiết xuất hàng của phiếu, phiếu thu tiền, nợ tháng trước của đại lý, chi tiết phiếu báo cáo doanh thu có đại lý &amp; chi tiết công nợ có đại lý. Sau đó xóa đại lý khỏi database rồi thông báo kết quả ra màn hình</w:t>
        </w:r>
      </w:ins>
    </w:p>
    <w:p w14:paraId="62F0809C" w14:textId="77777777" w:rsidR="00223E72" w:rsidRPr="00223E72" w:rsidRDefault="00223E72" w:rsidP="00223E72">
      <w:pPr>
        <w:pStyle w:val="oancuaDanhsach"/>
        <w:numPr>
          <w:ilvl w:val="1"/>
          <w:numId w:val="54"/>
        </w:numPr>
        <w:rPr>
          <w:ins w:id="3425" w:author="Phạm Quang Thịnh" w:date="2019-07-05T19:17:00Z"/>
          <w:lang w:val="vi-VN"/>
          <w:rPrChange w:id="3426" w:author="Phạm Quang Thịnh" w:date="2019-07-05T19:18:00Z">
            <w:rPr>
              <w:ins w:id="3427" w:author="Phạm Quang Thịnh" w:date="2019-07-05T19:17:00Z"/>
            </w:rPr>
          </w:rPrChange>
        </w:rPr>
      </w:pPr>
      <w:ins w:id="3428" w:author="Phạm Quang Thịnh" w:date="2019-07-05T19:17:00Z">
        <w:r>
          <w:rPr>
            <w:lang w:val="vi-VN"/>
          </w:rPr>
          <w:t>Nhấn nút tìm kiếm: Bắt đầu tìm kiếm theo từ khóa đã nhập trong database</w:t>
        </w:r>
      </w:ins>
    </w:p>
    <w:p w14:paraId="3F82D363" w14:textId="77777777" w:rsidR="00223E72" w:rsidRPr="0039671E" w:rsidRDefault="00223E72" w:rsidP="00223E72">
      <w:pPr>
        <w:pStyle w:val="oancuaDanhsach"/>
        <w:numPr>
          <w:ilvl w:val="0"/>
          <w:numId w:val="54"/>
        </w:numPr>
        <w:rPr>
          <w:ins w:id="3429" w:author="Phạm Quang Thịnh" w:date="2019-07-05T19:17:00Z"/>
          <w:b/>
          <w:bCs/>
          <w:rPrChange w:id="3430" w:author="Phạm Quang Thịnh" w:date="2019-07-05T19:50:00Z">
            <w:rPr>
              <w:ins w:id="3431" w:author="Phạm Quang Thịnh" w:date="2019-07-05T19:17:00Z"/>
            </w:rPr>
          </w:rPrChange>
        </w:rPr>
      </w:pPr>
      <w:ins w:id="3432" w:author="Phạm Quang Thịnh" w:date="2019-07-05T19:17:00Z">
        <w:r w:rsidRPr="0039671E">
          <w:rPr>
            <w:b/>
            <w:bCs/>
            <w:lang w:val="vi-VN"/>
            <w:rPrChange w:id="3433" w:author="Phạm Quang Thịnh" w:date="2019-07-05T19:50:00Z">
              <w:rPr>
                <w:lang w:val="vi-VN"/>
              </w:rPr>
            </w:rPrChange>
          </w:rPr>
          <w:t>Quản lý nợ tháng trước</w:t>
        </w:r>
      </w:ins>
    </w:p>
    <w:p w14:paraId="18F45A54" w14:textId="77777777" w:rsidR="00223E72" w:rsidRPr="006E51FB" w:rsidRDefault="00223E72" w:rsidP="00223E72">
      <w:pPr>
        <w:pStyle w:val="oancuaDanhsach"/>
        <w:numPr>
          <w:ilvl w:val="1"/>
          <w:numId w:val="54"/>
        </w:numPr>
        <w:rPr>
          <w:ins w:id="3434" w:author="Phạm Quang Thịnh" w:date="2019-07-05T19:17:00Z"/>
        </w:rPr>
      </w:pPr>
      <w:ins w:id="3435" w:author="Phạm Quang Thịnh" w:date="2019-07-05T19:17:00Z">
        <w:r>
          <w:rPr>
            <w:lang w:val="vi-VN"/>
          </w:rPr>
          <w:t>Chọn đại lý ơ combobox: Nợ tháng trước của đại lý sẽ được hiển thị ở textbox để sửa</w:t>
        </w:r>
      </w:ins>
    </w:p>
    <w:p w14:paraId="713A086D" w14:textId="77777777" w:rsidR="00223E72" w:rsidRPr="006E51FB" w:rsidRDefault="00223E72" w:rsidP="00223E72">
      <w:pPr>
        <w:pStyle w:val="oancuaDanhsach"/>
        <w:numPr>
          <w:ilvl w:val="1"/>
          <w:numId w:val="54"/>
        </w:numPr>
        <w:rPr>
          <w:ins w:id="3436" w:author="Phạm Quang Thịnh" w:date="2019-07-05T19:17:00Z"/>
        </w:rPr>
      </w:pPr>
      <w:ins w:id="3437" w:author="Phạm Quang Thịnh" w:date="2019-07-05T19:17:00Z">
        <w:r>
          <w:rPr>
            <w:lang w:val="vi-VN"/>
          </w:rPr>
          <w:t>Nhấn sửa: thông tin về nợ tháng trước được sửa vào database</w:t>
        </w:r>
      </w:ins>
    </w:p>
    <w:p w14:paraId="5A623B7A" w14:textId="77777777" w:rsidR="00223E72" w:rsidRPr="0039671E" w:rsidRDefault="00223E72" w:rsidP="00223E72">
      <w:pPr>
        <w:pStyle w:val="oancuaDanhsach"/>
        <w:numPr>
          <w:ilvl w:val="0"/>
          <w:numId w:val="54"/>
        </w:numPr>
        <w:rPr>
          <w:ins w:id="3438" w:author="Phạm Quang Thịnh" w:date="2019-07-05T19:17:00Z"/>
          <w:b/>
          <w:bCs/>
          <w:rPrChange w:id="3439" w:author="Phạm Quang Thịnh" w:date="2019-07-05T19:50:00Z">
            <w:rPr>
              <w:ins w:id="3440" w:author="Phạm Quang Thịnh" w:date="2019-07-05T19:17:00Z"/>
            </w:rPr>
          </w:rPrChange>
        </w:rPr>
      </w:pPr>
      <w:ins w:id="3441" w:author="Phạm Quang Thịnh" w:date="2019-07-05T19:17:00Z">
        <w:r w:rsidRPr="0039671E">
          <w:rPr>
            <w:b/>
            <w:bCs/>
            <w:lang w:val="vi-VN"/>
            <w:rPrChange w:id="3442" w:author="Phạm Quang Thịnh" w:date="2019-07-05T19:50:00Z">
              <w:rPr>
                <w:lang w:val="vi-VN"/>
              </w:rPr>
            </w:rPrChange>
          </w:rPr>
          <w:t>Tiếp nhận đại lý:</w:t>
        </w:r>
      </w:ins>
    </w:p>
    <w:p w14:paraId="05909728" w14:textId="77777777" w:rsidR="00223E72" w:rsidRPr="006E51FB" w:rsidRDefault="00223E72" w:rsidP="00223E72">
      <w:pPr>
        <w:pStyle w:val="oancuaDanhsach"/>
        <w:numPr>
          <w:ilvl w:val="1"/>
          <w:numId w:val="54"/>
        </w:numPr>
        <w:rPr>
          <w:ins w:id="3443" w:author="Phạm Quang Thịnh" w:date="2019-07-05T19:17:00Z"/>
        </w:rPr>
      </w:pPr>
      <w:ins w:id="3444" w:author="Phạm Quang Thịnh" w:date="2019-07-05T19:17:00Z">
        <w:r>
          <w:rPr>
            <w:lang w:val="vi-VN"/>
          </w:rPr>
          <w:t>Nhấn tiếp nhận đại lý: Nếu các ô điền dữ liệu đã thỏa ràng buộc, kiểm tra xem số đại lý trong quận đã nhập đã đạt tối đa hay chưa  nếu thỏa  thì đưa thông tin đã nhập của đại lý vào database, nợ tháng trước và hiện tai được đặt mặc định là 0</w:t>
        </w:r>
      </w:ins>
    </w:p>
    <w:p w14:paraId="17039939" w14:textId="77777777" w:rsidR="00223E72" w:rsidRPr="0039671E" w:rsidRDefault="00223E72" w:rsidP="00223E72">
      <w:pPr>
        <w:pStyle w:val="oancuaDanhsach"/>
        <w:numPr>
          <w:ilvl w:val="0"/>
          <w:numId w:val="54"/>
        </w:numPr>
        <w:rPr>
          <w:ins w:id="3445" w:author="Phạm Quang Thịnh" w:date="2019-07-05T19:17:00Z"/>
          <w:b/>
          <w:bCs/>
          <w:rPrChange w:id="3446" w:author="Phạm Quang Thịnh" w:date="2019-07-05T19:50:00Z">
            <w:rPr>
              <w:ins w:id="3447" w:author="Phạm Quang Thịnh" w:date="2019-07-05T19:17:00Z"/>
            </w:rPr>
          </w:rPrChange>
        </w:rPr>
      </w:pPr>
      <w:ins w:id="3448" w:author="Phạm Quang Thịnh" w:date="2019-07-05T19:17:00Z">
        <w:r w:rsidRPr="0039671E">
          <w:rPr>
            <w:b/>
            <w:bCs/>
            <w:lang w:val="vi-VN"/>
            <w:rPrChange w:id="3449" w:author="Phạm Quang Thịnh" w:date="2019-07-05T19:50:00Z">
              <w:rPr>
                <w:lang w:val="vi-VN"/>
              </w:rPr>
            </w:rPrChange>
          </w:rPr>
          <w:t>Lập phiếu thu tiền:</w:t>
        </w:r>
      </w:ins>
    </w:p>
    <w:p w14:paraId="0019E253" w14:textId="77777777" w:rsidR="00223E72" w:rsidRPr="006E51FB" w:rsidRDefault="00223E72" w:rsidP="00223E72">
      <w:pPr>
        <w:pStyle w:val="oancuaDanhsach"/>
        <w:numPr>
          <w:ilvl w:val="1"/>
          <w:numId w:val="54"/>
        </w:numPr>
        <w:rPr>
          <w:ins w:id="3450" w:author="Phạm Quang Thịnh" w:date="2019-07-05T19:17:00Z"/>
        </w:rPr>
      </w:pPr>
      <w:ins w:id="3451" w:author="Phạm Quang Thịnh" w:date="2019-07-05T19:17:00Z">
        <w:r>
          <w:rPr>
            <w:lang w:val="vi-VN"/>
          </w:rPr>
          <w:t>Nhấn hoàn tất: Nếu các ô điền dữ liệu đã thỏa ràng buộc thông tin đã nhập của phiếu thu tiền sẽ được lưu vào database</w:t>
        </w:r>
      </w:ins>
    </w:p>
    <w:p w14:paraId="7C0C299E" w14:textId="77777777" w:rsidR="00223E72" w:rsidRPr="006E51FB" w:rsidRDefault="00223E72" w:rsidP="00223E72">
      <w:pPr>
        <w:pStyle w:val="oancuaDanhsach"/>
        <w:numPr>
          <w:ilvl w:val="1"/>
          <w:numId w:val="54"/>
        </w:numPr>
        <w:rPr>
          <w:ins w:id="3452" w:author="Phạm Quang Thịnh" w:date="2019-07-05T19:17:00Z"/>
        </w:rPr>
      </w:pPr>
      <w:ins w:id="3453" w:author="Phạm Quang Thịnh" w:date="2019-07-05T19:17:00Z">
        <w:r>
          <w:rPr>
            <w:lang w:val="vi-VN"/>
          </w:rPr>
          <w:t>Nhấn nút tìm kiếm: Bắt đầu tìm kiếm theo từ khóa đã nhập trong database</w:t>
        </w:r>
      </w:ins>
    </w:p>
    <w:p w14:paraId="79A59DB0" w14:textId="77777777" w:rsidR="00223E72" w:rsidRPr="0039671E" w:rsidRDefault="00223E72" w:rsidP="00223E72">
      <w:pPr>
        <w:pStyle w:val="oancuaDanhsach"/>
        <w:numPr>
          <w:ilvl w:val="0"/>
          <w:numId w:val="54"/>
        </w:numPr>
        <w:rPr>
          <w:ins w:id="3454" w:author="Phạm Quang Thịnh" w:date="2019-07-05T19:17:00Z"/>
          <w:b/>
          <w:bCs/>
          <w:rPrChange w:id="3455" w:author="Phạm Quang Thịnh" w:date="2019-07-05T19:50:00Z">
            <w:rPr>
              <w:ins w:id="3456" w:author="Phạm Quang Thịnh" w:date="2019-07-05T19:17:00Z"/>
            </w:rPr>
          </w:rPrChange>
        </w:rPr>
      </w:pPr>
      <w:ins w:id="3457" w:author="Phạm Quang Thịnh" w:date="2019-07-05T19:17:00Z">
        <w:r w:rsidRPr="0039671E">
          <w:rPr>
            <w:b/>
            <w:bCs/>
            <w:lang w:val="vi-VN"/>
            <w:rPrChange w:id="3458" w:author="Phạm Quang Thịnh" w:date="2019-07-05T19:50:00Z">
              <w:rPr>
                <w:lang w:val="vi-VN"/>
              </w:rPr>
            </w:rPrChange>
          </w:rPr>
          <w:t>Sửa thông tin đại lý:</w:t>
        </w:r>
      </w:ins>
    </w:p>
    <w:p w14:paraId="619F6A30" w14:textId="77777777" w:rsidR="00223E72" w:rsidRPr="006E51FB" w:rsidRDefault="00223E72" w:rsidP="00223E72">
      <w:pPr>
        <w:pStyle w:val="oancuaDanhsach"/>
        <w:numPr>
          <w:ilvl w:val="1"/>
          <w:numId w:val="54"/>
        </w:numPr>
        <w:rPr>
          <w:ins w:id="3459" w:author="Phạm Quang Thịnh" w:date="2019-07-05T19:17:00Z"/>
        </w:rPr>
      </w:pPr>
      <w:ins w:id="3460" w:author="Phạm Quang Thịnh" w:date="2019-07-05T19:17:00Z">
        <w:r>
          <w:rPr>
            <w:lang w:val="vi-VN"/>
          </w:rPr>
          <w:t>Nhấn sửa đại lý: Nếu các ô điền dữ liệu đã thỏa ràng buộc thông tin đã nhập của đại lý sẽ được sửa và lưu vào database</w:t>
        </w:r>
      </w:ins>
    </w:p>
    <w:p w14:paraId="3BB99A04" w14:textId="77777777" w:rsidR="00223E72" w:rsidRPr="0039671E" w:rsidRDefault="00223E72" w:rsidP="00223E72">
      <w:pPr>
        <w:pStyle w:val="oancuaDanhsach"/>
        <w:numPr>
          <w:ilvl w:val="0"/>
          <w:numId w:val="54"/>
        </w:numPr>
        <w:rPr>
          <w:ins w:id="3461" w:author="Phạm Quang Thịnh" w:date="2019-07-05T19:17:00Z"/>
          <w:b/>
          <w:bCs/>
          <w:rPrChange w:id="3462" w:author="Phạm Quang Thịnh" w:date="2019-07-05T19:50:00Z">
            <w:rPr>
              <w:ins w:id="3463" w:author="Phạm Quang Thịnh" w:date="2019-07-05T19:17:00Z"/>
            </w:rPr>
          </w:rPrChange>
        </w:rPr>
      </w:pPr>
      <w:ins w:id="3464" w:author="Phạm Quang Thịnh" w:date="2019-07-05T19:17:00Z">
        <w:r w:rsidRPr="0039671E">
          <w:rPr>
            <w:b/>
            <w:bCs/>
            <w:lang w:val="vi-VN"/>
            <w:rPrChange w:id="3465" w:author="Phạm Quang Thịnh" w:date="2019-07-05T19:50:00Z">
              <w:rPr>
                <w:lang w:val="vi-VN"/>
              </w:rPr>
            </w:rPrChange>
          </w:rPr>
          <w:t>Qui định:</w:t>
        </w:r>
      </w:ins>
    </w:p>
    <w:p w14:paraId="5A56587A" w14:textId="77777777" w:rsidR="00223E72" w:rsidRPr="006E51FB" w:rsidRDefault="00223E72" w:rsidP="00223E72">
      <w:pPr>
        <w:pStyle w:val="oancuaDanhsach"/>
        <w:numPr>
          <w:ilvl w:val="1"/>
          <w:numId w:val="54"/>
        </w:numPr>
        <w:rPr>
          <w:ins w:id="3466" w:author="Phạm Quang Thịnh" w:date="2019-07-05T19:17:00Z"/>
        </w:rPr>
      </w:pPr>
      <w:ins w:id="3467" w:author="Phạm Quang Thịnh" w:date="2019-07-05T19:17:00Z">
        <w:r>
          <w:rPr>
            <w:lang w:val="vi-VN"/>
          </w:rPr>
          <w:t>Nhấn chọn thay đổi quy đinh: Mở giao diện thay đổi quy định</w:t>
        </w:r>
      </w:ins>
    </w:p>
    <w:p w14:paraId="3D8D3608" w14:textId="77777777" w:rsidR="00223E72" w:rsidRPr="006E51FB" w:rsidRDefault="00223E72" w:rsidP="00223E72">
      <w:pPr>
        <w:pStyle w:val="oancuaDanhsach"/>
        <w:numPr>
          <w:ilvl w:val="1"/>
          <w:numId w:val="54"/>
        </w:numPr>
        <w:rPr>
          <w:ins w:id="3468" w:author="Phạm Quang Thịnh" w:date="2019-07-05T19:17:00Z"/>
        </w:rPr>
      </w:pPr>
      <w:ins w:id="3469" w:author="Phạm Quang Thịnh" w:date="2019-07-05T19:17:00Z">
        <w:r>
          <w:rPr>
            <w:lang w:val="vi-VN"/>
          </w:rPr>
          <w:t>Nhấn chọn Quản lý các loại đại lý và đơn vị: Mở giao diện quản lý các loại đại lý và đơn vị</w:t>
        </w:r>
      </w:ins>
    </w:p>
    <w:p w14:paraId="6D5EB874" w14:textId="77777777" w:rsidR="00223E72" w:rsidRPr="0039671E" w:rsidRDefault="00223E72" w:rsidP="00223E72">
      <w:pPr>
        <w:pStyle w:val="oancuaDanhsach"/>
        <w:numPr>
          <w:ilvl w:val="0"/>
          <w:numId w:val="54"/>
        </w:numPr>
        <w:rPr>
          <w:ins w:id="3470" w:author="Phạm Quang Thịnh" w:date="2019-07-05T19:17:00Z"/>
          <w:b/>
          <w:bCs/>
          <w:rPrChange w:id="3471" w:author="Phạm Quang Thịnh" w:date="2019-07-05T19:50:00Z">
            <w:rPr>
              <w:ins w:id="3472" w:author="Phạm Quang Thịnh" w:date="2019-07-05T19:17:00Z"/>
            </w:rPr>
          </w:rPrChange>
        </w:rPr>
      </w:pPr>
      <w:ins w:id="3473" w:author="Phạm Quang Thịnh" w:date="2019-07-05T19:17:00Z">
        <w:r w:rsidRPr="0039671E">
          <w:rPr>
            <w:b/>
            <w:bCs/>
            <w:lang w:val="vi-VN"/>
            <w:rPrChange w:id="3474" w:author="Phạm Quang Thịnh" w:date="2019-07-05T19:50:00Z">
              <w:rPr>
                <w:lang w:val="vi-VN"/>
              </w:rPr>
            </w:rPrChange>
          </w:rPr>
          <w:t>Thay đổi quy định:</w:t>
        </w:r>
      </w:ins>
    </w:p>
    <w:p w14:paraId="65D73B64" w14:textId="77777777" w:rsidR="00223E72" w:rsidRPr="006E51FB" w:rsidRDefault="00223E72" w:rsidP="00223E72">
      <w:pPr>
        <w:pStyle w:val="oancuaDanhsach"/>
        <w:numPr>
          <w:ilvl w:val="1"/>
          <w:numId w:val="54"/>
        </w:numPr>
        <w:rPr>
          <w:ins w:id="3475" w:author="Phạm Quang Thịnh" w:date="2019-07-05T19:17:00Z"/>
        </w:rPr>
      </w:pPr>
      <w:ins w:id="3476" w:author="Phạm Quang Thịnh" w:date="2019-07-05T19:17:00Z">
        <w:r>
          <w:rPr>
            <w:lang w:val="vi-VN"/>
          </w:rPr>
          <w:t>Nhấn +: Tăng số lượng của quy định tương ứng lên 1 rồi lưu vào database</w:t>
        </w:r>
      </w:ins>
    </w:p>
    <w:p w14:paraId="0D0E51E9" w14:textId="77777777" w:rsidR="00223E72" w:rsidRPr="006E51FB" w:rsidRDefault="00223E72" w:rsidP="00223E72">
      <w:pPr>
        <w:pStyle w:val="oancuaDanhsach"/>
        <w:numPr>
          <w:ilvl w:val="1"/>
          <w:numId w:val="54"/>
        </w:numPr>
        <w:rPr>
          <w:ins w:id="3477" w:author="Phạm Quang Thịnh" w:date="2019-07-05T19:17:00Z"/>
        </w:rPr>
      </w:pPr>
      <w:ins w:id="3478" w:author="Phạm Quang Thịnh" w:date="2019-07-05T19:17:00Z">
        <w:r>
          <w:rPr>
            <w:lang w:val="vi-VN"/>
          </w:rPr>
          <w:t>Nhấn -:</w:t>
        </w:r>
        <w:r w:rsidRPr="00504959">
          <w:rPr>
            <w:lang w:val="vi-VN"/>
          </w:rPr>
          <w:t xml:space="preserve"> </w:t>
        </w:r>
        <w:r>
          <w:rPr>
            <w:lang w:val="vi-VN"/>
          </w:rPr>
          <w:t>Giảm số lượng của quy định tương ứng lên 1, Nếu số lượng đã thay đổi bé hơn số lượng hiện có thì thông báo người dùng rồi lưu vào database</w:t>
        </w:r>
      </w:ins>
    </w:p>
    <w:p w14:paraId="7968FE4E" w14:textId="77777777" w:rsidR="00223E72" w:rsidRPr="0039671E" w:rsidRDefault="00223E72" w:rsidP="00223E72">
      <w:pPr>
        <w:pStyle w:val="oancuaDanhsach"/>
        <w:numPr>
          <w:ilvl w:val="0"/>
          <w:numId w:val="54"/>
        </w:numPr>
        <w:rPr>
          <w:ins w:id="3479" w:author="Phạm Quang Thịnh" w:date="2019-07-05T19:17:00Z"/>
          <w:b/>
          <w:bCs/>
          <w:rPrChange w:id="3480" w:author="Phạm Quang Thịnh" w:date="2019-07-05T19:50:00Z">
            <w:rPr>
              <w:ins w:id="3481" w:author="Phạm Quang Thịnh" w:date="2019-07-05T19:17:00Z"/>
            </w:rPr>
          </w:rPrChange>
        </w:rPr>
      </w:pPr>
      <w:ins w:id="3482" w:author="Phạm Quang Thịnh" w:date="2019-07-05T19:17:00Z">
        <w:r w:rsidRPr="0039671E">
          <w:rPr>
            <w:b/>
            <w:bCs/>
            <w:lang w:val="vi-VN"/>
            <w:rPrChange w:id="3483" w:author="Phạm Quang Thịnh" w:date="2019-07-05T19:50:00Z">
              <w:rPr>
                <w:lang w:val="vi-VN"/>
              </w:rPr>
            </w:rPrChange>
          </w:rPr>
          <w:t>Loại đại lý &amp; đơn vị:</w:t>
        </w:r>
      </w:ins>
    </w:p>
    <w:p w14:paraId="4BF0EC0C" w14:textId="77777777" w:rsidR="00223E72" w:rsidRPr="006E51FB" w:rsidRDefault="00223E72" w:rsidP="00223E72">
      <w:pPr>
        <w:pStyle w:val="oancuaDanhsach"/>
        <w:numPr>
          <w:ilvl w:val="1"/>
          <w:numId w:val="54"/>
        </w:numPr>
        <w:rPr>
          <w:ins w:id="3484" w:author="Phạm Quang Thịnh" w:date="2019-07-05T19:17:00Z"/>
        </w:rPr>
      </w:pPr>
      <w:ins w:id="3485" w:author="Phạm Quang Thịnh" w:date="2019-07-05T19:17:00Z">
        <w:r>
          <w:rPr>
            <w:lang w:val="vi-VN"/>
          </w:rPr>
          <w:lastRenderedPageBreak/>
          <w:t>Nhấn thêm trong mục loại đại lý: Kiểm tra xem số loại đại lý đã đạt tối đa hay chưa, kiểm tra các ràng buộc của dữ liệu nhập nếu đã thỏa thì đưa thông tin đã nhập vào database</w:t>
        </w:r>
      </w:ins>
    </w:p>
    <w:p w14:paraId="749C6FFB" w14:textId="77777777" w:rsidR="00223E72" w:rsidRPr="006E51FB" w:rsidRDefault="00223E72" w:rsidP="00223E72">
      <w:pPr>
        <w:pStyle w:val="oancuaDanhsach"/>
        <w:numPr>
          <w:ilvl w:val="1"/>
          <w:numId w:val="54"/>
        </w:numPr>
        <w:rPr>
          <w:ins w:id="3486" w:author="Phạm Quang Thịnh" w:date="2019-07-05T19:17:00Z"/>
        </w:rPr>
      </w:pPr>
      <w:ins w:id="3487" w:author="Phạm Quang Thịnh" w:date="2019-07-05T19:17:00Z">
        <w:r>
          <w:rPr>
            <w:lang w:val="vi-VN"/>
          </w:rPr>
          <w:t>Nhấn chọn 1 mục trong danh sách loại đại lý: thông tin trong danh sách được đưa lên các mục nhập để sửa</w:t>
        </w:r>
      </w:ins>
    </w:p>
    <w:p w14:paraId="3080F868" w14:textId="77777777" w:rsidR="00223E72" w:rsidRPr="006E51FB" w:rsidRDefault="00223E72" w:rsidP="00223E72">
      <w:pPr>
        <w:pStyle w:val="oancuaDanhsach"/>
        <w:numPr>
          <w:ilvl w:val="1"/>
          <w:numId w:val="54"/>
        </w:numPr>
        <w:rPr>
          <w:ins w:id="3488" w:author="Phạm Quang Thịnh" w:date="2019-07-05T19:17:00Z"/>
        </w:rPr>
      </w:pPr>
      <w:ins w:id="3489" w:author="Phạm Quang Thịnh" w:date="2019-07-05T19:17:00Z">
        <w:r>
          <w:rPr>
            <w:lang w:val="vi-VN"/>
          </w:rPr>
          <w:t>Nhấn Sửa trong mục loại đại lý: kiểm tra các ràng buộc của dữ liệu nhập nếu đã thỏa thì đưa thông tin đã sửa vào database</w:t>
        </w:r>
      </w:ins>
    </w:p>
    <w:p w14:paraId="5EC669F2" w14:textId="77777777" w:rsidR="00223E72" w:rsidRPr="006E51FB" w:rsidRDefault="00223E72" w:rsidP="00223E72">
      <w:pPr>
        <w:pStyle w:val="oancuaDanhsach"/>
        <w:numPr>
          <w:ilvl w:val="1"/>
          <w:numId w:val="54"/>
        </w:numPr>
        <w:rPr>
          <w:ins w:id="3490" w:author="Phạm Quang Thịnh" w:date="2019-07-05T19:17:00Z"/>
        </w:rPr>
      </w:pPr>
      <w:ins w:id="3491" w:author="Phạm Quang Thịnh" w:date="2019-07-05T19:17:00Z">
        <w:r>
          <w:rPr>
            <w:lang w:val="vi-VN"/>
          </w:rPr>
          <w:t>Click chuột phải vào 1 loại đại lý: hiện tùy chọn xóa loại đại lý</w:t>
        </w:r>
      </w:ins>
    </w:p>
    <w:p w14:paraId="7CDB63A5" w14:textId="77777777" w:rsidR="00223E72" w:rsidRPr="006E51FB" w:rsidRDefault="00223E72" w:rsidP="00223E72">
      <w:pPr>
        <w:pStyle w:val="oancuaDanhsach"/>
        <w:numPr>
          <w:ilvl w:val="2"/>
          <w:numId w:val="54"/>
        </w:numPr>
        <w:rPr>
          <w:ins w:id="3492" w:author="Phạm Quang Thịnh" w:date="2019-07-05T19:17:00Z"/>
        </w:rPr>
      </w:pPr>
      <w:ins w:id="3493" w:author="Phạm Quang Thịnh" w:date="2019-07-05T19:17:00Z">
        <w:r>
          <w:rPr>
            <w:lang w:val="vi-VN"/>
          </w:rPr>
          <w:t>Click chọn xóa loại đại lý: Xóa loại đại lý khỏi data base rồi thông báo kết quả</w:t>
        </w:r>
      </w:ins>
    </w:p>
    <w:p w14:paraId="078A9F04" w14:textId="77777777" w:rsidR="00223E72" w:rsidRPr="006E51FB" w:rsidRDefault="00223E72" w:rsidP="00223E72">
      <w:pPr>
        <w:pStyle w:val="oancuaDanhsach"/>
        <w:numPr>
          <w:ilvl w:val="1"/>
          <w:numId w:val="54"/>
        </w:numPr>
        <w:rPr>
          <w:ins w:id="3494" w:author="Phạm Quang Thịnh" w:date="2019-07-05T19:17:00Z"/>
        </w:rPr>
      </w:pPr>
      <w:ins w:id="3495" w:author="Phạm Quang Thịnh" w:date="2019-07-05T19:17:00Z">
        <w:r>
          <w:rPr>
            <w:lang w:val="vi-VN"/>
          </w:rPr>
          <w:t>Nhấn tìm kiếm trong mục loại đại lý: Bắt đầu tìm kiếm theo từ khóa đã nhập trong database</w:t>
        </w:r>
      </w:ins>
    </w:p>
    <w:p w14:paraId="6C03097C" w14:textId="77777777" w:rsidR="00223E72" w:rsidRPr="00740343" w:rsidRDefault="00223E72" w:rsidP="00223E72">
      <w:pPr>
        <w:pStyle w:val="oancuaDanhsach"/>
        <w:numPr>
          <w:ilvl w:val="1"/>
          <w:numId w:val="54"/>
        </w:numPr>
        <w:rPr>
          <w:ins w:id="3496" w:author="Phạm Quang Thịnh" w:date="2019-07-05T19:17:00Z"/>
        </w:rPr>
      </w:pPr>
      <w:ins w:id="3497" w:author="Phạm Quang Thịnh" w:date="2019-07-05T19:17:00Z">
        <w:r>
          <w:rPr>
            <w:lang w:val="vi-VN"/>
          </w:rPr>
          <w:t>Nhấn thêm trong mục đơn vị: Kiểm tra xem số đơn vị đã đạt tối đa hay chưa, kiểm tra các ràng buộc của dữ liệu nhập nếu đã thỏa thì đưa thông tin đã nhập vào database</w:t>
        </w:r>
      </w:ins>
    </w:p>
    <w:p w14:paraId="4B8FBA41" w14:textId="77777777" w:rsidR="00223E72" w:rsidRPr="00740343" w:rsidRDefault="00223E72" w:rsidP="00223E72">
      <w:pPr>
        <w:pStyle w:val="oancuaDanhsach"/>
        <w:numPr>
          <w:ilvl w:val="1"/>
          <w:numId w:val="54"/>
        </w:numPr>
        <w:rPr>
          <w:ins w:id="3498" w:author="Phạm Quang Thịnh" w:date="2019-07-05T19:17:00Z"/>
        </w:rPr>
      </w:pPr>
      <w:ins w:id="3499" w:author="Phạm Quang Thịnh" w:date="2019-07-05T19:17:00Z">
        <w:r>
          <w:rPr>
            <w:lang w:val="vi-VN"/>
          </w:rPr>
          <w:t>Nhấn chọn 1 mục trong danh sách loại đại lý: thông tin trong danh sách được đưa lên các mục nhập để sửa</w:t>
        </w:r>
      </w:ins>
    </w:p>
    <w:p w14:paraId="63E93224" w14:textId="77777777" w:rsidR="00223E72" w:rsidRPr="00740343" w:rsidRDefault="00223E72" w:rsidP="00223E72">
      <w:pPr>
        <w:pStyle w:val="oancuaDanhsach"/>
        <w:numPr>
          <w:ilvl w:val="1"/>
          <w:numId w:val="54"/>
        </w:numPr>
        <w:rPr>
          <w:ins w:id="3500" w:author="Phạm Quang Thịnh" w:date="2019-07-05T19:17:00Z"/>
        </w:rPr>
      </w:pPr>
      <w:ins w:id="3501" w:author="Phạm Quang Thịnh" w:date="2019-07-05T19:17:00Z">
        <w:r>
          <w:rPr>
            <w:lang w:val="vi-VN"/>
          </w:rPr>
          <w:t>Click chuột phải vào 1 đơn vị: hiện tùy chọn xóa đơn vị</w:t>
        </w:r>
      </w:ins>
    </w:p>
    <w:p w14:paraId="043589D1" w14:textId="77777777" w:rsidR="00223E72" w:rsidRPr="00740343" w:rsidRDefault="00223E72" w:rsidP="00223E72">
      <w:pPr>
        <w:pStyle w:val="oancuaDanhsach"/>
        <w:numPr>
          <w:ilvl w:val="2"/>
          <w:numId w:val="54"/>
        </w:numPr>
        <w:rPr>
          <w:ins w:id="3502" w:author="Phạm Quang Thịnh" w:date="2019-07-05T19:17:00Z"/>
        </w:rPr>
      </w:pPr>
      <w:ins w:id="3503" w:author="Phạm Quang Thịnh" w:date="2019-07-05T19:17:00Z">
        <w:r>
          <w:rPr>
            <w:lang w:val="vi-VN"/>
          </w:rPr>
          <w:t>Click chọn xóa đơn vị: Xóa loại đại lý khỏi data base rồi thông báo kết quả</w:t>
        </w:r>
      </w:ins>
    </w:p>
    <w:p w14:paraId="14F4B846" w14:textId="77777777" w:rsidR="00223E72" w:rsidRPr="006E51FB" w:rsidRDefault="00223E72" w:rsidP="00223E72">
      <w:pPr>
        <w:pStyle w:val="oancuaDanhsach"/>
        <w:numPr>
          <w:ilvl w:val="1"/>
          <w:numId w:val="54"/>
        </w:numPr>
        <w:rPr>
          <w:ins w:id="3504" w:author="Phạm Quang Thịnh" w:date="2019-07-05T19:17:00Z"/>
        </w:rPr>
      </w:pPr>
      <w:ins w:id="3505" w:author="Phạm Quang Thịnh" w:date="2019-07-05T19:17:00Z">
        <w:r>
          <w:rPr>
            <w:lang w:val="vi-VN"/>
          </w:rPr>
          <w:t>Nhấn tìm kiếm trong mục đơn vị: Bắt đầu tìm kiếm theo từ khóa đã nhập trong database</w:t>
        </w:r>
      </w:ins>
    </w:p>
    <w:p w14:paraId="0B4E0264" w14:textId="77777777" w:rsidR="00223E72" w:rsidRPr="0039671E" w:rsidRDefault="00223E72" w:rsidP="00223E72">
      <w:pPr>
        <w:pStyle w:val="oancuaDanhsach"/>
        <w:numPr>
          <w:ilvl w:val="0"/>
          <w:numId w:val="54"/>
        </w:numPr>
        <w:rPr>
          <w:ins w:id="3506" w:author="Phạm Quang Thịnh" w:date="2019-07-05T19:17:00Z"/>
          <w:b/>
          <w:bCs/>
          <w:rPrChange w:id="3507" w:author="Phạm Quang Thịnh" w:date="2019-07-05T19:50:00Z">
            <w:rPr>
              <w:ins w:id="3508" w:author="Phạm Quang Thịnh" w:date="2019-07-05T19:17:00Z"/>
            </w:rPr>
          </w:rPrChange>
        </w:rPr>
      </w:pPr>
      <w:ins w:id="3509" w:author="Phạm Quang Thịnh" w:date="2019-07-05T19:17:00Z">
        <w:r w:rsidRPr="0039671E">
          <w:rPr>
            <w:b/>
            <w:bCs/>
            <w:lang w:val="vi-VN"/>
            <w:rPrChange w:id="3510" w:author="Phạm Quang Thịnh" w:date="2019-07-05T19:50:00Z">
              <w:rPr>
                <w:lang w:val="vi-VN"/>
              </w:rPr>
            </w:rPrChange>
          </w:rPr>
          <w:t>Báo cáo hàng tháng:</w:t>
        </w:r>
      </w:ins>
    </w:p>
    <w:p w14:paraId="4ABE6934" w14:textId="77777777" w:rsidR="00223E72" w:rsidRPr="006E51FB" w:rsidRDefault="00223E72" w:rsidP="00223E72">
      <w:pPr>
        <w:pStyle w:val="oancuaDanhsach"/>
        <w:numPr>
          <w:ilvl w:val="1"/>
          <w:numId w:val="54"/>
        </w:numPr>
        <w:rPr>
          <w:ins w:id="3511" w:author="Phạm Quang Thịnh" w:date="2019-07-05T19:17:00Z"/>
        </w:rPr>
      </w:pPr>
      <w:ins w:id="3512" w:author="Phạm Quang Thịnh" w:date="2019-07-05T19:17:00Z">
        <w:r>
          <w:rPr>
            <w:lang w:val="vi-VN"/>
          </w:rPr>
          <w:t>Chọn báo cáo doanh số: Hiển thị giao diện báo cáo doanh số</w:t>
        </w:r>
      </w:ins>
    </w:p>
    <w:p w14:paraId="05D6D68C" w14:textId="77777777" w:rsidR="00223E72" w:rsidRPr="006E51FB" w:rsidRDefault="00223E72" w:rsidP="00223E72">
      <w:pPr>
        <w:pStyle w:val="oancuaDanhsach"/>
        <w:numPr>
          <w:ilvl w:val="1"/>
          <w:numId w:val="54"/>
        </w:numPr>
        <w:rPr>
          <w:ins w:id="3513" w:author="Phạm Quang Thịnh" w:date="2019-07-05T19:17:00Z"/>
        </w:rPr>
      </w:pPr>
      <w:ins w:id="3514" w:author="Phạm Quang Thịnh" w:date="2019-07-05T19:17:00Z">
        <w:r>
          <w:rPr>
            <w:lang w:val="vi-VN"/>
          </w:rPr>
          <w:t>Chọn báo cáo công nợ đại lý: Hiển thị giao diện báo cáo công nợ đại lý</w:t>
        </w:r>
      </w:ins>
    </w:p>
    <w:p w14:paraId="1DF1667E" w14:textId="77777777" w:rsidR="00223E72" w:rsidRPr="0039671E" w:rsidRDefault="00223E72" w:rsidP="00223E72">
      <w:pPr>
        <w:pStyle w:val="oancuaDanhsach"/>
        <w:numPr>
          <w:ilvl w:val="0"/>
          <w:numId w:val="54"/>
        </w:numPr>
        <w:rPr>
          <w:ins w:id="3515" w:author="Phạm Quang Thịnh" w:date="2019-07-05T19:17:00Z"/>
          <w:b/>
          <w:bCs/>
          <w:rPrChange w:id="3516" w:author="Phạm Quang Thịnh" w:date="2019-07-05T19:50:00Z">
            <w:rPr>
              <w:ins w:id="3517" w:author="Phạm Quang Thịnh" w:date="2019-07-05T19:17:00Z"/>
            </w:rPr>
          </w:rPrChange>
        </w:rPr>
      </w:pPr>
      <w:ins w:id="3518" w:author="Phạm Quang Thịnh" w:date="2019-07-05T19:17:00Z">
        <w:r w:rsidRPr="0039671E">
          <w:rPr>
            <w:b/>
            <w:bCs/>
            <w:lang w:val="vi-VN"/>
            <w:rPrChange w:id="3519" w:author="Phạm Quang Thịnh" w:date="2019-07-05T19:50:00Z">
              <w:rPr>
                <w:lang w:val="vi-VN"/>
              </w:rPr>
            </w:rPrChange>
          </w:rPr>
          <w:t>Báo cáo doanh số:</w:t>
        </w:r>
      </w:ins>
    </w:p>
    <w:p w14:paraId="50F5BB00" w14:textId="77777777" w:rsidR="00223E72" w:rsidRPr="006E51FB" w:rsidRDefault="00223E72" w:rsidP="00223E72">
      <w:pPr>
        <w:pStyle w:val="oancuaDanhsach"/>
        <w:numPr>
          <w:ilvl w:val="1"/>
          <w:numId w:val="54"/>
        </w:numPr>
        <w:rPr>
          <w:ins w:id="3520" w:author="Phạm Quang Thịnh" w:date="2019-07-05T19:17:00Z"/>
        </w:rPr>
      </w:pPr>
      <w:ins w:id="3521" w:author="Phạm Quang Thịnh" w:date="2019-07-05T19:17:00Z">
        <w:r>
          <w:rPr>
            <w:lang w:val="vi-VN"/>
          </w:rPr>
          <w:t>Nhấn Lập phiếu: Kiểm tra phiếu báo cáo tháng này đã có hay chưa chưa có thì tạo phiếu mới trong database với Tổng doanh số là 0, rồi mở giao diện hiển thị chi tiết doanh số</w:t>
        </w:r>
      </w:ins>
    </w:p>
    <w:p w14:paraId="7E13D6EC" w14:textId="77777777" w:rsidR="00223E72" w:rsidRPr="00740343" w:rsidRDefault="00223E72" w:rsidP="00223E72">
      <w:pPr>
        <w:pStyle w:val="oancuaDanhsach"/>
        <w:numPr>
          <w:ilvl w:val="1"/>
          <w:numId w:val="54"/>
        </w:numPr>
        <w:rPr>
          <w:ins w:id="3522" w:author="Phạm Quang Thịnh" w:date="2019-07-05T19:17:00Z"/>
        </w:rPr>
      </w:pPr>
      <w:ins w:id="3523" w:author="Phạm Quang Thịnh" w:date="2019-07-05T19:17:00Z">
        <w:r>
          <w:rPr>
            <w:lang w:val="vi-VN"/>
          </w:rPr>
          <w:t>Click chuột phải vào 1 phiếu báo cáo: hiện tùy chọn xóa phiếu &amp; xem phiếu</w:t>
        </w:r>
      </w:ins>
    </w:p>
    <w:p w14:paraId="5A291976" w14:textId="77777777" w:rsidR="00223E72" w:rsidRPr="00740343" w:rsidRDefault="00223E72" w:rsidP="00223E72">
      <w:pPr>
        <w:pStyle w:val="oancuaDanhsach"/>
        <w:numPr>
          <w:ilvl w:val="2"/>
          <w:numId w:val="54"/>
        </w:numPr>
        <w:rPr>
          <w:ins w:id="3524" w:author="Phạm Quang Thịnh" w:date="2019-07-05T19:17:00Z"/>
        </w:rPr>
      </w:pPr>
      <w:ins w:id="3525" w:author="Phạm Quang Thịnh" w:date="2019-07-05T19:17:00Z">
        <w:r>
          <w:rPr>
            <w:lang w:val="vi-VN"/>
          </w:rPr>
          <w:t>Click chọn xóa: Xóa các chi tiết phiếu báo cáo khỏi database &amp; xóa phiếu báo cáo khỏi data base rồi thông báo kết quả</w:t>
        </w:r>
      </w:ins>
    </w:p>
    <w:p w14:paraId="75C2BC46" w14:textId="77777777" w:rsidR="00223E72" w:rsidRPr="006E51FB" w:rsidRDefault="00223E72" w:rsidP="00223E72">
      <w:pPr>
        <w:pStyle w:val="oancuaDanhsach"/>
        <w:numPr>
          <w:ilvl w:val="2"/>
          <w:numId w:val="54"/>
        </w:numPr>
        <w:rPr>
          <w:ins w:id="3526" w:author="Phạm Quang Thịnh" w:date="2019-07-05T19:17:00Z"/>
        </w:rPr>
      </w:pPr>
      <w:ins w:id="3527" w:author="Phạm Quang Thịnh" w:date="2019-07-05T19:17:00Z">
        <w:r>
          <w:t>Click</w:t>
        </w:r>
        <w:r>
          <w:rPr>
            <w:lang w:val="vi-VN"/>
          </w:rPr>
          <w:t xml:space="preserve"> chọn xem: Mở giao diện chi tiết phiếu báo cáo doanh số với mã báo cáo đã chọn</w:t>
        </w:r>
      </w:ins>
    </w:p>
    <w:p w14:paraId="4ABDC5A9" w14:textId="77777777" w:rsidR="00223E72" w:rsidRPr="006E51FB" w:rsidRDefault="00223E72" w:rsidP="00223E72">
      <w:pPr>
        <w:pStyle w:val="oancuaDanhsach"/>
        <w:numPr>
          <w:ilvl w:val="1"/>
          <w:numId w:val="54"/>
        </w:numPr>
        <w:rPr>
          <w:ins w:id="3528" w:author="Phạm Quang Thịnh" w:date="2019-07-05T19:17:00Z"/>
        </w:rPr>
      </w:pPr>
      <w:ins w:id="3529" w:author="Phạm Quang Thịnh" w:date="2019-07-05T19:17:00Z">
        <w:r>
          <w:rPr>
            <w:lang w:val="vi-VN"/>
          </w:rPr>
          <w:t>Nhấn tìm kiếm: Bắt đầu tìm kiếm theo từ khóa đã nhập trong database</w:t>
        </w:r>
      </w:ins>
    </w:p>
    <w:p w14:paraId="6D54C486" w14:textId="77777777" w:rsidR="00223E72" w:rsidRPr="0039671E" w:rsidRDefault="00223E72" w:rsidP="00223E72">
      <w:pPr>
        <w:pStyle w:val="oancuaDanhsach"/>
        <w:numPr>
          <w:ilvl w:val="0"/>
          <w:numId w:val="54"/>
        </w:numPr>
        <w:rPr>
          <w:ins w:id="3530" w:author="Phạm Quang Thịnh" w:date="2019-07-05T19:17:00Z"/>
          <w:b/>
          <w:bCs/>
          <w:rPrChange w:id="3531" w:author="Phạm Quang Thịnh" w:date="2019-07-05T19:50:00Z">
            <w:rPr>
              <w:ins w:id="3532" w:author="Phạm Quang Thịnh" w:date="2019-07-05T19:17:00Z"/>
            </w:rPr>
          </w:rPrChange>
        </w:rPr>
      </w:pPr>
      <w:ins w:id="3533" w:author="Phạm Quang Thịnh" w:date="2019-07-05T19:17:00Z">
        <w:r w:rsidRPr="0039671E">
          <w:rPr>
            <w:b/>
            <w:bCs/>
            <w:lang w:val="vi-VN"/>
            <w:rPrChange w:id="3534" w:author="Phạm Quang Thịnh" w:date="2019-07-05T19:50:00Z">
              <w:rPr>
                <w:lang w:val="vi-VN"/>
              </w:rPr>
            </w:rPrChange>
          </w:rPr>
          <w:t>Chi tiết báo cáo doanh số:</w:t>
        </w:r>
      </w:ins>
    </w:p>
    <w:p w14:paraId="68044A9A" w14:textId="77777777" w:rsidR="00223E72" w:rsidRPr="006E51FB" w:rsidRDefault="00223E72" w:rsidP="00223E72">
      <w:pPr>
        <w:pStyle w:val="oancuaDanhsach"/>
        <w:numPr>
          <w:ilvl w:val="1"/>
          <w:numId w:val="54"/>
        </w:numPr>
        <w:rPr>
          <w:ins w:id="3535" w:author="Phạm Quang Thịnh" w:date="2019-07-05T19:17:00Z"/>
        </w:rPr>
      </w:pPr>
      <w:ins w:id="3536" w:author="Phạm Quang Thịnh" w:date="2019-07-05T19:17:00Z">
        <w:r>
          <w:rPr>
            <w:lang w:val="vi-VN"/>
          </w:rPr>
          <w:t>Nhấn xác nhận: Lưu chi tiết phiếu báo cáo doanh số vào database &amp; sửa tổng doanh số của mã phiếu trong database rồi thông báo kết quả</w:t>
        </w:r>
      </w:ins>
    </w:p>
    <w:p w14:paraId="07AEF4F4" w14:textId="77777777" w:rsidR="00223E72" w:rsidRPr="006E51FB" w:rsidRDefault="00223E72" w:rsidP="00223E72">
      <w:pPr>
        <w:pStyle w:val="oancuaDanhsach"/>
        <w:numPr>
          <w:ilvl w:val="1"/>
          <w:numId w:val="54"/>
        </w:numPr>
        <w:rPr>
          <w:ins w:id="3537" w:author="Phạm Quang Thịnh" w:date="2019-07-05T19:17:00Z"/>
        </w:rPr>
      </w:pPr>
      <w:ins w:id="3538" w:author="Phạm Quang Thịnh" w:date="2019-07-05T19:17:00Z">
        <w:r>
          <w:rPr>
            <w:lang w:val="vi-VN"/>
          </w:rPr>
          <w:t>Nhấn tìm kiếm: Bắt đầu tìm kiếm theo từ khóa đã nhập trong database</w:t>
        </w:r>
      </w:ins>
    </w:p>
    <w:p w14:paraId="5DF7E38B" w14:textId="77777777" w:rsidR="00223E72" w:rsidRPr="0039671E" w:rsidRDefault="00223E72" w:rsidP="00223E72">
      <w:pPr>
        <w:pStyle w:val="oancuaDanhsach"/>
        <w:numPr>
          <w:ilvl w:val="0"/>
          <w:numId w:val="54"/>
        </w:numPr>
        <w:rPr>
          <w:ins w:id="3539" w:author="Phạm Quang Thịnh" w:date="2019-07-05T19:17:00Z"/>
          <w:b/>
          <w:bCs/>
          <w:rPrChange w:id="3540" w:author="Phạm Quang Thịnh" w:date="2019-07-05T19:50:00Z">
            <w:rPr>
              <w:ins w:id="3541" w:author="Phạm Quang Thịnh" w:date="2019-07-05T19:17:00Z"/>
            </w:rPr>
          </w:rPrChange>
        </w:rPr>
      </w:pPr>
      <w:ins w:id="3542" w:author="Phạm Quang Thịnh" w:date="2019-07-05T19:17:00Z">
        <w:r w:rsidRPr="0039671E">
          <w:rPr>
            <w:b/>
            <w:bCs/>
            <w:lang w:val="vi-VN"/>
            <w:rPrChange w:id="3543" w:author="Phạm Quang Thịnh" w:date="2019-07-05T19:50:00Z">
              <w:rPr>
                <w:lang w:val="vi-VN"/>
              </w:rPr>
            </w:rPrChange>
          </w:rPr>
          <w:t>Báo cáo công nợ:</w:t>
        </w:r>
      </w:ins>
    </w:p>
    <w:p w14:paraId="09E14076" w14:textId="77777777" w:rsidR="00223E72" w:rsidRPr="00740343" w:rsidRDefault="00223E72" w:rsidP="00223E72">
      <w:pPr>
        <w:pStyle w:val="oancuaDanhsach"/>
        <w:numPr>
          <w:ilvl w:val="1"/>
          <w:numId w:val="54"/>
        </w:numPr>
        <w:rPr>
          <w:ins w:id="3544" w:author="Phạm Quang Thịnh" w:date="2019-07-05T19:17:00Z"/>
        </w:rPr>
      </w:pPr>
      <w:ins w:id="3545" w:author="Phạm Quang Thịnh" w:date="2019-07-05T19:17:00Z">
        <w:r>
          <w:rPr>
            <w:lang w:val="vi-VN"/>
          </w:rPr>
          <w:t>Nhấn Lập phiếu: Kiểm tra phiếu báo cáo tháng này đã có hay chưa chưa có thì tạo phiếu mới trong database, rồi mở giao diện hiển thị chi tiết công nợ</w:t>
        </w:r>
      </w:ins>
    </w:p>
    <w:p w14:paraId="2172B71A" w14:textId="77777777" w:rsidR="00223E72" w:rsidRPr="00740343" w:rsidRDefault="00223E72" w:rsidP="00223E72">
      <w:pPr>
        <w:pStyle w:val="oancuaDanhsach"/>
        <w:numPr>
          <w:ilvl w:val="1"/>
          <w:numId w:val="54"/>
        </w:numPr>
        <w:rPr>
          <w:ins w:id="3546" w:author="Phạm Quang Thịnh" w:date="2019-07-05T19:17:00Z"/>
        </w:rPr>
      </w:pPr>
      <w:ins w:id="3547" w:author="Phạm Quang Thịnh" w:date="2019-07-05T19:17:00Z">
        <w:r>
          <w:rPr>
            <w:lang w:val="vi-VN"/>
          </w:rPr>
          <w:t>Click chuột phải vào 1 phiếu báo cáo: hiện tùy chọn xóa phiếu &amp; xem phiếu</w:t>
        </w:r>
      </w:ins>
    </w:p>
    <w:p w14:paraId="48E717D1" w14:textId="77777777" w:rsidR="00223E72" w:rsidRPr="00740343" w:rsidRDefault="00223E72" w:rsidP="00223E72">
      <w:pPr>
        <w:pStyle w:val="oancuaDanhsach"/>
        <w:numPr>
          <w:ilvl w:val="2"/>
          <w:numId w:val="54"/>
        </w:numPr>
        <w:rPr>
          <w:ins w:id="3548" w:author="Phạm Quang Thịnh" w:date="2019-07-05T19:17:00Z"/>
        </w:rPr>
      </w:pPr>
      <w:ins w:id="3549" w:author="Phạm Quang Thịnh" w:date="2019-07-05T19:17:00Z">
        <w:r>
          <w:rPr>
            <w:lang w:val="vi-VN"/>
          </w:rPr>
          <w:t>Click chọn xóa: Xóa các chi tiết phiếu báo cáo khỏi database &amp; xóa phiếu báo cáo khỏi data base rồi thông báo kết quả</w:t>
        </w:r>
      </w:ins>
    </w:p>
    <w:p w14:paraId="64898FAE" w14:textId="77777777" w:rsidR="00223E72" w:rsidRPr="00740343" w:rsidRDefault="00223E72" w:rsidP="00223E72">
      <w:pPr>
        <w:pStyle w:val="oancuaDanhsach"/>
        <w:numPr>
          <w:ilvl w:val="2"/>
          <w:numId w:val="54"/>
        </w:numPr>
        <w:rPr>
          <w:ins w:id="3550" w:author="Phạm Quang Thịnh" w:date="2019-07-05T19:17:00Z"/>
        </w:rPr>
      </w:pPr>
      <w:ins w:id="3551" w:author="Phạm Quang Thịnh" w:date="2019-07-05T19:17:00Z">
        <w:r>
          <w:t>Click</w:t>
        </w:r>
        <w:r>
          <w:rPr>
            <w:lang w:val="vi-VN"/>
          </w:rPr>
          <w:t xml:space="preserve"> chọn xem: Mở giao diện chi tiết phiếu báo cáo công nợ với mã báo cáo đã chọn</w:t>
        </w:r>
      </w:ins>
    </w:p>
    <w:p w14:paraId="0C59EF7D" w14:textId="2B8B97FA" w:rsidR="00223E72" w:rsidRPr="0039671E" w:rsidRDefault="00223E72" w:rsidP="00223E72">
      <w:pPr>
        <w:pStyle w:val="oancuaDanhsach"/>
        <w:numPr>
          <w:ilvl w:val="1"/>
          <w:numId w:val="54"/>
        </w:numPr>
        <w:rPr>
          <w:ins w:id="3552" w:author="Phạm Quang Thịnh" w:date="2019-07-05T19:50:00Z"/>
          <w:rPrChange w:id="3553" w:author="Phạm Quang Thịnh" w:date="2019-07-05T19:50:00Z">
            <w:rPr>
              <w:ins w:id="3554" w:author="Phạm Quang Thịnh" w:date="2019-07-05T19:50:00Z"/>
              <w:lang w:val="vi-VN"/>
            </w:rPr>
          </w:rPrChange>
        </w:rPr>
      </w:pPr>
      <w:ins w:id="3555" w:author="Phạm Quang Thịnh" w:date="2019-07-05T19:17:00Z">
        <w:r>
          <w:rPr>
            <w:lang w:val="vi-VN"/>
          </w:rPr>
          <w:t>Nhấn tìm kiếm: Bắt đầu tìm kiếm theo từ khóa đã nhập trong database</w:t>
        </w:r>
      </w:ins>
    </w:p>
    <w:p w14:paraId="2552212C" w14:textId="5ACF562C" w:rsidR="0039671E" w:rsidRDefault="0039671E" w:rsidP="0039671E">
      <w:pPr>
        <w:pStyle w:val="oancuaDanhsach"/>
        <w:ind w:left="1440"/>
        <w:rPr>
          <w:ins w:id="3556" w:author="Phạm Quang Thịnh" w:date="2019-07-05T19:50:00Z"/>
          <w:lang w:val="vi-VN"/>
        </w:rPr>
      </w:pPr>
    </w:p>
    <w:p w14:paraId="5F29B0DF" w14:textId="77777777" w:rsidR="0039671E" w:rsidRPr="006E51FB" w:rsidRDefault="0039671E">
      <w:pPr>
        <w:pStyle w:val="oancuaDanhsach"/>
        <w:ind w:left="1440"/>
        <w:rPr>
          <w:ins w:id="3557" w:author="Phạm Quang Thịnh" w:date="2019-07-05T19:17:00Z"/>
        </w:rPr>
        <w:pPrChange w:id="3558" w:author="Phạm Quang Thịnh" w:date="2019-07-05T19:50:00Z">
          <w:pPr>
            <w:pStyle w:val="oancuaDanhsach"/>
            <w:numPr>
              <w:ilvl w:val="1"/>
              <w:numId w:val="54"/>
            </w:numPr>
            <w:ind w:left="1440" w:hanging="360"/>
          </w:pPr>
        </w:pPrChange>
      </w:pPr>
    </w:p>
    <w:p w14:paraId="714549C0" w14:textId="77777777" w:rsidR="00223E72" w:rsidRPr="0039671E" w:rsidRDefault="00223E72" w:rsidP="00223E72">
      <w:pPr>
        <w:pStyle w:val="oancuaDanhsach"/>
        <w:numPr>
          <w:ilvl w:val="0"/>
          <w:numId w:val="54"/>
        </w:numPr>
        <w:rPr>
          <w:ins w:id="3559" w:author="Phạm Quang Thịnh" w:date="2019-07-05T19:17:00Z"/>
          <w:b/>
          <w:bCs/>
          <w:rPrChange w:id="3560" w:author="Phạm Quang Thịnh" w:date="2019-07-05T19:50:00Z">
            <w:rPr>
              <w:ins w:id="3561" w:author="Phạm Quang Thịnh" w:date="2019-07-05T19:17:00Z"/>
            </w:rPr>
          </w:rPrChange>
        </w:rPr>
      </w:pPr>
      <w:ins w:id="3562" w:author="Phạm Quang Thịnh" w:date="2019-07-05T19:17:00Z">
        <w:r w:rsidRPr="0039671E">
          <w:rPr>
            <w:b/>
            <w:bCs/>
            <w:lang w:val="vi-VN"/>
            <w:rPrChange w:id="3563" w:author="Phạm Quang Thịnh" w:date="2019-07-05T19:50:00Z">
              <w:rPr>
                <w:lang w:val="vi-VN"/>
              </w:rPr>
            </w:rPrChange>
          </w:rPr>
          <w:lastRenderedPageBreak/>
          <w:t>Chi tiết báo cáo công nợ:</w:t>
        </w:r>
      </w:ins>
    </w:p>
    <w:p w14:paraId="0A2B4590" w14:textId="77777777" w:rsidR="00223E72" w:rsidRPr="00740343" w:rsidRDefault="00223E72" w:rsidP="00223E72">
      <w:pPr>
        <w:pStyle w:val="oancuaDanhsach"/>
        <w:numPr>
          <w:ilvl w:val="1"/>
          <w:numId w:val="54"/>
        </w:numPr>
        <w:rPr>
          <w:ins w:id="3564" w:author="Phạm Quang Thịnh" w:date="2019-07-05T19:17:00Z"/>
        </w:rPr>
      </w:pPr>
      <w:ins w:id="3565" w:author="Phạm Quang Thịnh" w:date="2019-07-05T19:17:00Z">
        <w:r>
          <w:rPr>
            <w:lang w:val="vi-VN"/>
          </w:rPr>
          <w:t>Nhấn xác nhận: Lưu chi tiết phiếu báo cáo doanh số vào database &amp; sửa tổng doanh số của mã phiếu trong database rồi thông báo kết quả</w:t>
        </w:r>
      </w:ins>
    </w:p>
    <w:p w14:paraId="39184DB3" w14:textId="77777777" w:rsidR="00223E72" w:rsidRPr="006E51FB" w:rsidRDefault="00223E72" w:rsidP="00223E72">
      <w:pPr>
        <w:pStyle w:val="oancuaDanhsach"/>
        <w:numPr>
          <w:ilvl w:val="1"/>
          <w:numId w:val="54"/>
        </w:numPr>
        <w:rPr>
          <w:ins w:id="3566" w:author="Phạm Quang Thịnh" w:date="2019-07-05T19:17:00Z"/>
        </w:rPr>
      </w:pPr>
      <w:ins w:id="3567" w:author="Phạm Quang Thịnh" w:date="2019-07-05T19:17:00Z">
        <w:r>
          <w:rPr>
            <w:lang w:val="vi-VN"/>
          </w:rPr>
          <w:t>Nhấn tìm kiếm: Bắt đầu tìm kiếm theo từ khóa đã nhập trong database</w:t>
        </w:r>
      </w:ins>
    </w:p>
    <w:p w14:paraId="7469A231" w14:textId="77777777" w:rsidR="00223E72" w:rsidRPr="0039671E" w:rsidRDefault="00223E72" w:rsidP="00223E72">
      <w:pPr>
        <w:pStyle w:val="oancuaDanhsach"/>
        <w:numPr>
          <w:ilvl w:val="0"/>
          <w:numId w:val="54"/>
        </w:numPr>
        <w:rPr>
          <w:ins w:id="3568" w:author="Phạm Quang Thịnh" w:date="2019-07-05T19:17:00Z"/>
          <w:b/>
          <w:bCs/>
          <w:rPrChange w:id="3569" w:author="Phạm Quang Thịnh" w:date="2019-07-05T19:50:00Z">
            <w:rPr>
              <w:ins w:id="3570" w:author="Phạm Quang Thịnh" w:date="2019-07-05T19:17:00Z"/>
            </w:rPr>
          </w:rPrChange>
        </w:rPr>
      </w:pPr>
      <w:ins w:id="3571" w:author="Phạm Quang Thịnh" w:date="2019-07-05T19:17:00Z">
        <w:r w:rsidRPr="0039671E">
          <w:rPr>
            <w:b/>
            <w:bCs/>
            <w:lang w:val="vi-VN"/>
            <w:rPrChange w:id="3572" w:author="Phạm Quang Thịnh" w:date="2019-07-05T19:50:00Z">
              <w:rPr>
                <w:lang w:val="vi-VN"/>
              </w:rPr>
            </w:rPrChange>
          </w:rPr>
          <w:t>Quản lý mặt hàng:</w:t>
        </w:r>
      </w:ins>
    </w:p>
    <w:p w14:paraId="13802DA9" w14:textId="77777777" w:rsidR="00223E72" w:rsidRPr="006E51FB" w:rsidRDefault="00223E72" w:rsidP="00223E72">
      <w:pPr>
        <w:pStyle w:val="oancuaDanhsach"/>
        <w:numPr>
          <w:ilvl w:val="1"/>
          <w:numId w:val="54"/>
        </w:numPr>
        <w:rPr>
          <w:ins w:id="3573" w:author="Phạm Quang Thịnh" w:date="2019-07-05T19:17:00Z"/>
        </w:rPr>
      </w:pPr>
      <w:ins w:id="3574" w:author="Phạm Quang Thịnh" w:date="2019-07-05T19:17:00Z">
        <w:r>
          <w:rPr>
            <w:lang w:val="vi-VN"/>
          </w:rPr>
          <w:t>Nhấn thêm: Kiểm tra các rảng buộc ở các ô nhập thông tin, kiểm tra số mặt hàng đã đạt tối đa hay chưa nếu thỏa, thêm mặt hàng vào database rồi thông báo kết quả</w:t>
        </w:r>
      </w:ins>
    </w:p>
    <w:p w14:paraId="3764699D" w14:textId="77777777" w:rsidR="00223E72" w:rsidRPr="006E51FB" w:rsidRDefault="00223E72" w:rsidP="00223E72">
      <w:pPr>
        <w:pStyle w:val="oancuaDanhsach"/>
        <w:numPr>
          <w:ilvl w:val="1"/>
          <w:numId w:val="54"/>
        </w:numPr>
        <w:rPr>
          <w:ins w:id="3575" w:author="Phạm Quang Thịnh" w:date="2019-07-05T19:17:00Z"/>
        </w:rPr>
      </w:pPr>
      <w:ins w:id="3576" w:author="Phạm Quang Thịnh" w:date="2019-07-05T19:17:00Z">
        <w:r>
          <w:rPr>
            <w:lang w:val="vi-VN"/>
          </w:rPr>
          <w:t xml:space="preserve">Nhấn Xóa: Xóa mặt hàng trong chi tiết phiếu xuất hàng, rồi xóa mặt hàng khỏi database rồi thông báo kết quả </w:t>
        </w:r>
      </w:ins>
    </w:p>
    <w:p w14:paraId="22346EE0" w14:textId="77777777" w:rsidR="00223E72" w:rsidRPr="006E51FB" w:rsidRDefault="00223E72" w:rsidP="00223E72">
      <w:pPr>
        <w:pStyle w:val="oancuaDanhsach"/>
        <w:numPr>
          <w:ilvl w:val="1"/>
          <w:numId w:val="54"/>
        </w:numPr>
        <w:rPr>
          <w:ins w:id="3577" w:author="Phạm Quang Thịnh" w:date="2019-07-05T19:17:00Z"/>
        </w:rPr>
      </w:pPr>
      <w:ins w:id="3578" w:author="Phạm Quang Thịnh" w:date="2019-07-05T19:17:00Z">
        <w:r>
          <w:rPr>
            <w:lang w:val="vi-VN"/>
          </w:rPr>
          <w:t>Nhấn Sửa: Kiểm tra các rảng buộc ở các ô nhập thông tin, Nếu thỏa thì sửa thông tin mặt hàng trong database rồi thông báo kết quả</w:t>
        </w:r>
      </w:ins>
    </w:p>
    <w:p w14:paraId="508E3BC0" w14:textId="77777777" w:rsidR="00223E72" w:rsidRPr="006E51FB" w:rsidRDefault="00223E72" w:rsidP="00223E72">
      <w:pPr>
        <w:pStyle w:val="oancuaDanhsach"/>
        <w:numPr>
          <w:ilvl w:val="1"/>
          <w:numId w:val="54"/>
        </w:numPr>
        <w:rPr>
          <w:ins w:id="3579" w:author="Phạm Quang Thịnh" w:date="2019-07-05T19:17:00Z"/>
        </w:rPr>
      </w:pPr>
      <w:ins w:id="3580" w:author="Phạm Quang Thịnh" w:date="2019-07-05T19:17:00Z">
        <w:r>
          <w:rPr>
            <w:lang w:val="vi-VN"/>
          </w:rPr>
          <w:t>Nhấn tìm kiếm: Bắt đầu tìm kiếm theo từ khóa đã nhập trong database</w:t>
        </w:r>
      </w:ins>
    </w:p>
    <w:p w14:paraId="7B970D50" w14:textId="77777777" w:rsidR="00223E72" w:rsidRPr="006E51FB" w:rsidRDefault="00223E72" w:rsidP="00223E72">
      <w:pPr>
        <w:pStyle w:val="oancuaDanhsach"/>
        <w:numPr>
          <w:ilvl w:val="1"/>
          <w:numId w:val="54"/>
        </w:numPr>
        <w:rPr>
          <w:ins w:id="3581" w:author="Phạm Quang Thịnh" w:date="2019-07-05T19:17:00Z"/>
        </w:rPr>
      </w:pPr>
      <w:ins w:id="3582" w:author="Phạm Quang Thịnh" w:date="2019-07-05T19:17:00Z">
        <w:r>
          <w:rPr>
            <w:lang w:val="vi-VN"/>
          </w:rPr>
          <w:t>Nhấn vào 1 mặt hàng: thông tin mặt hàng được đưa lên các ô nhập dữ liệu để sửa</w:t>
        </w:r>
      </w:ins>
    </w:p>
    <w:p w14:paraId="6CE6AAB9" w14:textId="77777777" w:rsidR="00223E72" w:rsidRPr="00740343" w:rsidRDefault="00223E72" w:rsidP="00223E72">
      <w:pPr>
        <w:pStyle w:val="oancuaDanhsach"/>
        <w:numPr>
          <w:ilvl w:val="1"/>
          <w:numId w:val="54"/>
        </w:numPr>
        <w:rPr>
          <w:ins w:id="3583" w:author="Phạm Quang Thịnh" w:date="2019-07-05T19:17:00Z"/>
        </w:rPr>
      </w:pPr>
      <w:ins w:id="3584" w:author="Phạm Quang Thịnh" w:date="2019-07-05T19:17:00Z">
        <w:r>
          <w:rPr>
            <w:lang w:val="vi-VN"/>
          </w:rPr>
          <w:t>Click chuột phải vào 1 mặt hàng: hiện tùy chọn xóa &amp; sửa mặt hàng</w:t>
        </w:r>
      </w:ins>
    </w:p>
    <w:p w14:paraId="6830745D" w14:textId="77777777" w:rsidR="00223E72" w:rsidRPr="006E51FB" w:rsidRDefault="00223E72" w:rsidP="00223E72">
      <w:pPr>
        <w:pStyle w:val="oancuaDanhsach"/>
        <w:numPr>
          <w:ilvl w:val="2"/>
          <w:numId w:val="54"/>
        </w:numPr>
        <w:rPr>
          <w:ins w:id="3585" w:author="Phạm Quang Thịnh" w:date="2019-07-05T19:17:00Z"/>
        </w:rPr>
      </w:pPr>
      <w:ins w:id="3586" w:author="Phạm Quang Thịnh" w:date="2019-07-05T19:17:00Z">
        <w:r>
          <w:rPr>
            <w:lang w:val="vi-VN"/>
          </w:rPr>
          <w:t>Click chọn xóa: Thực hiện như nhấn Xóa</w:t>
        </w:r>
      </w:ins>
    </w:p>
    <w:p w14:paraId="25ED090D" w14:textId="77777777" w:rsidR="00223E72" w:rsidRPr="00740343" w:rsidRDefault="00223E72" w:rsidP="00223E72">
      <w:pPr>
        <w:pStyle w:val="oancuaDanhsach"/>
        <w:numPr>
          <w:ilvl w:val="2"/>
          <w:numId w:val="54"/>
        </w:numPr>
        <w:rPr>
          <w:ins w:id="3587" w:author="Phạm Quang Thịnh" w:date="2019-07-05T19:17:00Z"/>
        </w:rPr>
      </w:pPr>
      <w:ins w:id="3588" w:author="Phạm Quang Thịnh" w:date="2019-07-05T19:17:00Z">
        <w:r>
          <w:rPr>
            <w:lang w:val="vi-VN"/>
          </w:rPr>
          <w:t>Click chọn sửa: Thực hiện như nhấn sửa</w:t>
        </w:r>
      </w:ins>
    </w:p>
    <w:p w14:paraId="1180F577" w14:textId="77777777" w:rsidR="00223E72" w:rsidRPr="006E51FB" w:rsidRDefault="00223E72" w:rsidP="00223E72">
      <w:pPr>
        <w:pStyle w:val="oancuaDanhsach"/>
        <w:numPr>
          <w:ilvl w:val="1"/>
          <w:numId w:val="54"/>
        </w:numPr>
        <w:rPr>
          <w:ins w:id="3589" w:author="Phạm Quang Thịnh" w:date="2019-07-05T19:17:00Z"/>
        </w:rPr>
      </w:pPr>
      <w:ins w:id="3590" w:author="Phạm Quang Thịnh" w:date="2019-07-05T19:17:00Z">
        <w:r>
          <w:rPr>
            <w:lang w:val="vi-VN"/>
          </w:rPr>
          <w:t>Nhấn tìm kiếm: Bắt đầu tìm kiếm theo từ khóa đã nhập trong database</w:t>
        </w:r>
      </w:ins>
    </w:p>
    <w:p w14:paraId="1B55A37C" w14:textId="77777777" w:rsidR="00223E72" w:rsidRPr="00740343" w:rsidRDefault="00223E72" w:rsidP="00223E72">
      <w:pPr>
        <w:pStyle w:val="oancuaDanhsach"/>
        <w:numPr>
          <w:ilvl w:val="1"/>
          <w:numId w:val="54"/>
        </w:numPr>
        <w:rPr>
          <w:ins w:id="3591" w:author="Phạm Quang Thịnh" w:date="2019-07-05T19:17:00Z"/>
        </w:rPr>
      </w:pPr>
      <w:ins w:id="3592" w:author="Phạm Quang Thịnh" w:date="2019-07-05T19:17:00Z">
        <w:r>
          <w:rPr>
            <w:lang w:val="vi-VN"/>
          </w:rPr>
          <w:t>Nhấn lập phiếu xuất hàng: Mở giao diện lập phiếu xuất hàng</w:t>
        </w:r>
      </w:ins>
    </w:p>
    <w:p w14:paraId="3F6D89F0" w14:textId="77777777" w:rsidR="00223E72" w:rsidRPr="0039671E" w:rsidRDefault="00223E72" w:rsidP="00223E72">
      <w:pPr>
        <w:pStyle w:val="oancuaDanhsach"/>
        <w:numPr>
          <w:ilvl w:val="0"/>
          <w:numId w:val="54"/>
        </w:numPr>
        <w:rPr>
          <w:ins w:id="3593" w:author="Phạm Quang Thịnh" w:date="2019-07-05T19:17:00Z"/>
          <w:b/>
          <w:bCs/>
          <w:rPrChange w:id="3594" w:author="Phạm Quang Thịnh" w:date="2019-07-05T19:50:00Z">
            <w:rPr>
              <w:ins w:id="3595" w:author="Phạm Quang Thịnh" w:date="2019-07-05T19:17:00Z"/>
            </w:rPr>
          </w:rPrChange>
        </w:rPr>
      </w:pPr>
      <w:ins w:id="3596" w:author="Phạm Quang Thịnh" w:date="2019-07-05T19:17:00Z">
        <w:r w:rsidRPr="0039671E">
          <w:rPr>
            <w:b/>
            <w:bCs/>
            <w:lang w:val="vi-VN"/>
            <w:rPrChange w:id="3597" w:author="Phạm Quang Thịnh" w:date="2019-07-05T19:50:00Z">
              <w:rPr>
                <w:lang w:val="vi-VN"/>
              </w:rPr>
            </w:rPrChange>
          </w:rPr>
          <w:t>Phiếu xuất hàng:</w:t>
        </w:r>
      </w:ins>
    </w:p>
    <w:p w14:paraId="68519760" w14:textId="77777777" w:rsidR="00223E72" w:rsidRPr="006E51FB" w:rsidRDefault="00223E72" w:rsidP="00223E72">
      <w:pPr>
        <w:pStyle w:val="oancuaDanhsach"/>
        <w:numPr>
          <w:ilvl w:val="1"/>
          <w:numId w:val="54"/>
        </w:numPr>
        <w:rPr>
          <w:ins w:id="3598" w:author="Phạm Quang Thịnh" w:date="2019-07-05T19:17:00Z"/>
        </w:rPr>
      </w:pPr>
      <w:ins w:id="3599" w:author="Phạm Quang Thịnh" w:date="2019-07-05T19:17:00Z">
        <w:r>
          <w:rPr>
            <w:lang w:val="vi-VN"/>
          </w:rPr>
          <w:t>Nhấn lập phiếu: : Kiểm tra các rảng buộc ở các ô nhập thông tin nếu thỏa thì đưa thông tin phiếu vào database với tổng giá trị =0 và mở giao diện nhập chi tiết phiếu xuất hàng</w:t>
        </w:r>
      </w:ins>
    </w:p>
    <w:p w14:paraId="1D2919E4" w14:textId="77777777" w:rsidR="00223E72" w:rsidRPr="00740343" w:rsidRDefault="00223E72" w:rsidP="00223E72">
      <w:pPr>
        <w:pStyle w:val="oancuaDanhsach"/>
        <w:numPr>
          <w:ilvl w:val="1"/>
          <w:numId w:val="54"/>
        </w:numPr>
        <w:rPr>
          <w:ins w:id="3600" w:author="Phạm Quang Thịnh" w:date="2019-07-05T19:17:00Z"/>
        </w:rPr>
      </w:pPr>
      <w:ins w:id="3601" w:author="Phạm Quang Thịnh" w:date="2019-07-05T19:17:00Z">
        <w:r>
          <w:rPr>
            <w:lang w:val="vi-VN"/>
          </w:rPr>
          <w:t>Click chuột phải vào 1 phiếu: hiện tùy chọn xóa &amp; sửa mặt hàng</w:t>
        </w:r>
      </w:ins>
    </w:p>
    <w:p w14:paraId="4CD2F567" w14:textId="77777777" w:rsidR="00223E72" w:rsidRPr="00740343" w:rsidRDefault="00223E72" w:rsidP="00223E72">
      <w:pPr>
        <w:pStyle w:val="oancuaDanhsach"/>
        <w:numPr>
          <w:ilvl w:val="2"/>
          <w:numId w:val="54"/>
        </w:numPr>
        <w:rPr>
          <w:ins w:id="3602" w:author="Phạm Quang Thịnh" w:date="2019-07-05T19:17:00Z"/>
        </w:rPr>
      </w:pPr>
      <w:ins w:id="3603" w:author="Phạm Quang Thịnh" w:date="2019-07-05T19:17:00Z">
        <w:r>
          <w:rPr>
            <w:lang w:val="vi-VN"/>
          </w:rPr>
          <w:t>Click chọn xóa: Xóa phiếu khỏi database rồi thông báo kết quả</w:t>
        </w:r>
      </w:ins>
    </w:p>
    <w:p w14:paraId="541D4563" w14:textId="77777777" w:rsidR="00223E72" w:rsidRPr="00740343" w:rsidRDefault="00223E72" w:rsidP="00223E72">
      <w:pPr>
        <w:pStyle w:val="oancuaDanhsach"/>
        <w:numPr>
          <w:ilvl w:val="2"/>
          <w:numId w:val="54"/>
        </w:numPr>
        <w:rPr>
          <w:ins w:id="3604" w:author="Phạm Quang Thịnh" w:date="2019-07-05T19:17:00Z"/>
        </w:rPr>
      </w:pPr>
      <w:ins w:id="3605" w:author="Phạm Quang Thịnh" w:date="2019-07-05T19:17:00Z">
        <w:r>
          <w:rPr>
            <w:lang w:val="vi-VN"/>
          </w:rPr>
          <w:t>Click chọn sửa: Mở giao diện Chi tiết phiếu xuất hàng để sửa</w:t>
        </w:r>
      </w:ins>
    </w:p>
    <w:p w14:paraId="01FBC00F" w14:textId="77777777" w:rsidR="00223E72" w:rsidRPr="006E51FB" w:rsidRDefault="00223E72" w:rsidP="00223E72">
      <w:pPr>
        <w:pStyle w:val="oancuaDanhsach"/>
        <w:numPr>
          <w:ilvl w:val="1"/>
          <w:numId w:val="54"/>
        </w:numPr>
        <w:rPr>
          <w:ins w:id="3606" w:author="Phạm Quang Thịnh" w:date="2019-07-05T19:17:00Z"/>
        </w:rPr>
      </w:pPr>
      <w:ins w:id="3607" w:author="Phạm Quang Thịnh" w:date="2019-07-05T19:17:00Z">
        <w:r>
          <w:rPr>
            <w:lang w:val="vi-VN"/>
          </w:rPr>
          <w:t>Nhấn tìm kiếm: Bắt đầu tìm kiếm theo từ khóa đã nhập trong database</w:t>
        </w:r>
      </w:ins>
    </w:p>
    <w:p w14:paraId="3203B1CD" w14:textId="77777777" w:rsidR="00223E72" w:rsidRPr="006E51FB" w:rsidRDefault="00223E72" w:rsidP="00223E72">
      <w:pPr>
        <w:pStyle w:val="oancuaDanhsach"/>
        <w:numPr>
          <w:ilvl w:val="0"/>
          <w:numId w:val="54"/>
        </w:numPr>
        <w:rPr>
          <w:ins w:id="3608" w:author="Phạm Quang Thịnh" w:date="2019-07-05T19:17:00Z"/>
        </w:rPr>
      </w:pPr>
      <w:ins w:id="3609" w:author="Phạm Quang Thịnh" w:date="2019-07-05T19:17:00Z">
        <w:r>
          <w:rPr>
            <w:lang w:val="vi-VN"/>
          </w:rPr>
          <w:t>Chi tiết phiếu xuất hàng:</w:t>
        </w:r>
        <w:r w:rsidRPr="006A19A5">
          <w:rPr>
            <w:lang w:val="vi-VN"/>
          </w:rPr>
          <w:t xml:space="preserve"> </w:t>
        </w:r>
      </w:ins>
    </w:p>
    <w:p w14:paraId="52C8E1B6" w14:textId="77777777" w:rsidR="00223E72" w:rsidRPr="006E51FB" w:rsidRDefault="00223E72" w:rsidP="00223E72">
      <w:pPr>
        <w:pStyle w:val="oancuaDanhsach"/>
        <w:numPr>
          <w:ilvl w:val="1"/>
          <w:numId w:val="54"/>
        </w:numPr>
        <w:rPr>
          <w:ins w:id="3610" w:author="Phạm Quang Thịnh" w:date="2019-07-05T19:17:00Z"/>
        </w:rPr>
      </w:pPr>
      <w:ins w:id="3611" w:author="Phạm Quang Thịnh" w:date="2019-07-05T19:17:00Z">
        <w:r>
          <w:rPr>
            <w:lang w:val="vi-VN"/>
          </w:rPr>
          <w:t>Nhấn lưu phiếu: Sửa thông tin phiếu xuất hàng với tổng giá trị mới sau khi thêm mặt hàng</w:t>
        </w:r>
      </w:ins>
    </w:p>
    <w:p w14:paraId="7F87E498" w14:textId="77777777" w:rsidR="00223E72" w:rsidRPr="006E51FB" w:rsidRDefault="00223E72" w:rsidP="00223E72">
      <w:pPr>
        <w:pStyle w:val="oancuaDanhsach"/>
        <w:numPr>
          <w:ilvl w:val="1"/>
          <w:numId w:val="54"/>
        </w:numPr>
        <w:rPr>
          <w:ins w:id="3612" w:author="Phạm Quang Thịnh" w:date="2019-07-05T19:17:00Z"/>
        </w:rPr>
      </w:pPr>
      <w:ins w:id="3613" w:author="Phạm Quang Thịnh" w:date="2019-07-05T19:17:00Z">
        <w:r>
          <w:rPr>
            <w:lang w:val="vi-VN"/>
          </w:rPr>
          <w:t>Nhấn thêm: Kiểm tra các rảng buộc ở các ô nhập thông tin, Kiểm tra mặt hàng này đã tồn tại hay chưa, nếu thỏa thì thêm mặt hàng vào chi tiết phiếu xuất hàng</w:t>
        </w:r>
      </w:ins>
    </w:p>
    <w:p w14:paraId="1B59A77D" w14:textId="77777777" w:rsidR="00223E72" w:rsidRPr="006E51FB" w:rsidRDefault="00223E72" w:rsidP="00223E72">
      <w:pPr>
        <w:pStyle w:val="oancuaDanhsach"/>
        <w:numPr>
          <w:ilvl w:val="1"/>
          <w:numId w:val="54"/>
        </w:numPr>
        <w:rPr>
          <w:ins w:id="3614" w:author="Phạm Quang Thịnh" w:date="2019-07-05T19:17:00Z"/>
        </w:rPr>
      </w:pPr>
      <w:ins w:id="3615" w:author="Phạm Quang Thịnh" w:date="2019-07-05T19:17:00Z">
        <w:r>
          <w:rPr>
            <w:lang w:val="vi-VN"/>
          </w:rPr>
          <w:t>Nhấn sửa: Sửa thông tin của mặt hàng đang chọn</w:t>
        </w:r>
      </w:ins>
    </w:p>
    <w:p w14:paraId="597B1B15" w14:textId="1AB79656" w:rsidR="00223E72" w:rsidRPr="00D9284F" w:rsidRDefault="00223E72" w:rsidP="00223E72">
      <w:pPr>
        <w:pStyle w:val="oancuaDanhsach"/>
        <w:numPr>
          <w:ilvl w:val="1"/>
          <w:numId w:val="54"/>
        </w:numPr>
        <w:rPr>
          <w:ins w:id="3616" w:author="Phạm Quang Thịnh" w:date="2019-07-05T23:30:00Z"/>
          <w:rPrChange w:id="3617" w:author="Phạm Quang Thịnh" w:date="2019-07-05T23:30:00Z">
            <w:rPr>
              <w:ins w:id="3618" w:author="Phạm Quang Thịnh" w:date="2019-07-05T23:30:00Z"/>
              <w:lang w:val="vi-VN"/>
            </w:rPr>
          </w:rPrChange>
        </w:rPr>
      </w:pPr>
      <w:ins w:id="3619" w:author="Phạm Quang Thịnh" w:date="2019-07-05T19:17:00Z">
        <w:r>
          <w:rPr>
            <w:lang w:val="vi-VN"/>
          </w:rPr>
          <w:t>Nhấn vào 1 mặt hàng: thông tin mặt hàng được đưa lên các ô nhập dữ liệu để sửa</w:t>
        </w:r>
      </w:ins>
    </w:p>
    <w:p w14:paraId="100F2CC6" w14:textId="1006AF77" w:rsidR="00D9284F" w:rsidRPr="00740343" w:rsidRDefault="00D9284F" w:rsidP="00223E72">
      <w:pPr>
        <w:pStyle w:val="oancuaDanhsach"/>
        <w:numPr>
          <w:ilvl w:val="1"/>
          <w:numId w:val="54"/>
        </w:numPr>
        <w:rPr>
          <w:ins w:id="3620" w:author="Phạm Quang Thịnh" w:date="2019-07-05T19:17:00Z"/>
        </w:rPr>
      </w:pPr>
      <w:ins w:id="3621" w:author="Phạm Quang Thịnh" w:date="2019-07-05T23:30:00Z">
        <w:r>
          <w:rPr>
            <w:lang w:val="vi-VN"/>
          </w:rPr>
          <w:t>Nhấn tìm kiếm: Bắt đầu tìm kiếm theo từ khóa đã nhập trong database</w:t>
        </w:r>
      </w:ins>
    </w:p>
    <w:p w14:paraId="68E0E5D3" w14:textId="303F860F" w:rsidR="00863D73" w:rsidRPr="006B0157" w:rsidDel="00223E72" w:rsidRDefault="00863D73">
      <w:pPr>
        <w:pStyle w:val="oancuaDanhsach"/>
        <w:numPr>
          <w:ilvl w:val="0"/>
          <w:numId w:val="73"/>
        </w:numPr>
        <w:rPr>
          <w:del w:id="3622" w:author="Phạm Quang Thịnh" w:date="2019-07-05T19:17:00Z"/>
        </w:rPr>
        <w:pPrChange w:id="3623" w:author="Phạm Quang Thịnh" w:date="2019-07-05T23:30:00Z">
          <w:pPr>
            <w:pStyle w:val="u3"/>
            <w:numPr>
              <w:numId w:val="15"/>
            </w:numPr>
            <w:ind w:left="1080" w:hanging="360"/>
          </w:pPr>
        </w:pPrChange>
      </w:pPr>
    </w:p>
    <w:p w14:paraId="24ADB5FC" w14:textId="649306D7" w:rsidR="00863D73" w:rsidRPr="006B0157" w:rsidDel="00223E72" w:rsidRDefault="00863D73">
      <w:pPr>
        <w:pStyle w:val="oancuaDanhsach"/>
        <w:ind w:left="1440"/>
        <w:rPr>
          <w:del w:id="3624" w:author="Phạm Quang Thịnh" w:date="2019-07-05T19:17:00Z"/>
        </w:rPr>
        <w:pPrChange w:id="3625" w:author="Phạm Quang Thịnh" w:date="2019-07-05T23:30:00Z">
          <w:pPr>
            <w:pStyle w:val="u3"/>
            <w:numPr>
              <w:numId w:val="15"/>
            </w:numPr>
            <w:ind w:left="1080" w:hanging="360"/>
          </w:pPr>
        </w:pPrChange>
      </w:pPr>
      <w:del w:id="3626" w:author="Phạm Quang Thịnh" w:date="2019-07-05T19:17:00Z">
        <w:r w:rsidRPr="006B0157" w:rsidDel="00223E72">
          <w:delText>Danh sách màn hình &amp; mô tả chức năng từng màn hình</w:delText>
        </w:r>
      </w:del>
    </w:p>
    <w:p w14:paraId="515E9BC6" w14:textId="31F8D4F2" w:rsidR="00371B9B" w:rsidRDefault="00863D73">
      <w:pPr>
        <w:pStyle w:val="oancuaDanhsach"/>
        <w:ind w:left="1440"/>
        <w:rPr>
          <w:ins w:id="3627" w:author="Phạm Quang Thịnh" w:date="2019-06-05T11:11:00Z"/>
        </w:rPr>
        <w:pPrChange w:id="3628" w:author="Phạm Quang Thịnh" w:date="2019-07-05T23:30:00Z">
          <w:pPr>
            <w:pStyle w:val="u3"/>
            <w:numPr>
              <w:numId w:val="15"/>
            </w:numPr>
            <w:ind w:left="1080" w:hanging="360"/>
          </w:pPr>
        </w:pPrChange>
      </w:pPr>
      <w:del w:id="3629" w:author="Phạm Quang Thịnh" w:date="2019-06-04T13:16:00Z">
        <w:r w:rsidRPr="006B0157" w:rsidDel="00202EFE">
          <w:delText xml:space="preserve"> </w:delText>
        </w:r>
      </w:del>
      <w:del w:id="3630" w:author="Phạm Quang Thịnh" w:date="2019-07-05T19:17:00Z">
        <w:r w:rsidRPr="006B0157" w:rsidDel="00223E72">
          <w:delText>Mô tả xử lý</w:delText>
        </w:r>
      </w:del>
      <w:ins w:id="3631" w:author="Hoan Ng" w:date="2017-03-20T21:27:00Z">
        <w:del w:id="3632" w:author="Phạm Quang Thịnh" w:date="2019-07-05T19:17:00Z">
          <w:r w:rsidR="00E62EE1" w:rsidRPr="006B0157" w:rsidDel="00223E72">
            <w:delText xml:space="preserve"> sự kiện</w:delText>
          </w:r>
        </w:del>
      </w:ins>
      <w:del w:id="3633" w:author="Phạm Quang Thịnh" w:date="2019-07-05T19:17:00Z">
        <w:r w:rsidRPr="006B0157" w:rsidDel="00223E72">
          <w:delText xml:space="preserve"> từng màn hình</w:delText>
        </w:r>
      </w:del>
    </w:p>
    <w:p w14:paraId="2B814AB0" w14:textId="1A1AFE8F" w:rsidR="00371B9B" w:rsidRDefault="00371B9B" w:rsidP="00371B9B">
      <w:pPr>
        <w:rPr>
          <w:ins w:id="3634" w:author="Phạm Quang Thịnh" w:date="2019-06-05T11:11:00Z"/>
        </w:rPr>
      </w:pPr>
    </w:p>
    <w:p w14:paraId="18A46568" w14:textId="75D2F5C2" w:rsidR="00371B9B" w:rsidRDefault="00371B9B" w:rsidP="00371B9B">
      <w:pPr>
        <w:rPr>
          <w:ins w:id="3635" w:author="Phạm Quang Thịnh" w:date="2019-06-05T11:11:00Z"/>
        </w:rPr>
      </w:pPr>
    </w:p>
    <w:p w14:paraId="392B0F69" w14:textId="43FAF367" w:rsidR="00371B9B" w:rsidRDefault="00371B9B" w:rsidP="00371B9B">
      <w:pPr>
        <w:rPr>
          <w:ins w:id="3636" w:author="Phạm Quang Thịnh" w:date="2019-06-05T11:11:00Z"/>
        </w:rPr>
      </w:pPr>
    </w:p>
    <w:p w14:paraId="0D58A278" w14:textId="1C5D863A" w:rsidR="00371B9B" w:rsidRDefault="00371B9B" w:rsidP="00371B9B">
      <w:pPr>
        <w:rPr>
          <w:ins w:id="3637" w:author="Phạm Quang Thịnh" w:date="2019-06-05T11:11:00Z"/>
        </w:rPr>
      </w:pPr>
    </w:p>
    <w:p w14:paraId="4AF30E20" w14:textId="6971BE29" w:rsidR="00371B9B" w:rsidRDefault="00371B9B" w:rsidP="00371B9B">
      <w:pPr>
        <w:rPr>
          <w:ins w:id="3638" w:author="Phạm Quang Thịnh" w:date="2019-06-05T11:11:00Z"/>
        </w:rPr>
      </w:pPr>
    </w:p>
    <w:p w14:paraId="71D29866" w14:textId="77777777" w:rsidR="00371B9B" w:rsidRPr="00411DBF" w:rsidRDefault="00371B9B" w:rsidP="00A35E6C"/>
    <w:p w14:paraId="65B41903" w14:textId="74DF7E8C" w:rsidR="007E56BA" w:rsidRPr="006B0157" w:rsidDel="008967CF" w:rsidRDefault="007E56BA" w:rsidP="00512934">
      <w:pPr>
        <w:pStyle w:val="u2"/>
        <w:numPr>
          <w:ilvl w:val="0"/>
          <w:numId w:val="12"/>
        </w:numPr>
        <w:rPr>
          <w:del w:id="3639" w:author="Hoan Nguyễn Công" w:date="2019-03-26T07:52:00Z"/>
        </w:rPr>
      </w:pPr>
      <w:del w:id="3640" w:author="Hoan Nguyễn Công" w:date="2019-03-26T07:52:00Z">
        <w:r w:rsidRPr="006B0157" w:rsidDel="008967CF">
          <w:lastRenderedPageBreak/>
          <w:delText>Thiết kế xử lý</w:delText>
        </w:r>
      </w:del>
      <w:ins w:id="3641" w:author="Hoan Ng" w:date="2017-03-20T21:27:00Z">
        <w:del w:id="3642" w:author="Hoan Nguyễn Công" w:date="2019-03-26T07:52:00Z">
          <w:r w:rsidR="00E62EE1" w:rsidRPr="006B0157" w:rsidDel="008967CF">
            <w:delText xml:space="preserve"> {Danh sách các xử lý &amp; thuật giải}</w:delText>
          </w:r>
        </w:del>
      </w:ins>
      <w:bookmarkStart w:id="3643" w:name="_Toc13165564"/>
      <w:bookmarkStart w:id="3644" w:name="_Toc13165608"/>
      <w:bookmarkStart w:id="3645" w:name="_Toc13165652"/>
      <w:bookmarkStart w:id="3646" w:name="_Toc13165702"/>
      <w:bookmarkStart w:id="3647" w:name="_Toc13165746"/>
      <w:bookmarkStart w:id="3648" w:name="_Toc13165796"/>
      <w:bookmarkStart w:id="3649" w:name="_Toc13165846"/>
      <w:bookmarkStart w:id="3650" w:name="_Toc13165886"/>
      <w:bookmarkStart w:id="3651" w:name="_Toc13165910"/>
      <w:bookmarkStart w:id="3652" w:name="_Toc13165940"/>
      <w:bookmarkStart w:id="3653" w:name="_Toc13165970"/>
      <w:bookmarkEnd w:id="3643"/>
      <w:bookmarkEnd w:id="3644"/>
      <w:bookmarkEnd w:id="3645"/>
      <w:bookmarkEnd w:id="3646"/>
      <w:bookmarkEnd w:id="3647"/>
      <w:bookmarkEnd w:id="3648"/>
      <w:bookmarkEnd w:id="3649"/>
      <w:bookmarkEnd w:id="3650"/>
      <w:bookmarkEnd w:id="3651"/>
      <w:bookmarkEnd w:id="3652"/>
      <w:bookmarkEnd w:id="3653"/>
    </w:p>
    <w:p w14:paraId="2F4BFD56" w14:textId="1F646898" w:rsidR="00F02E35" w:rsidRPr="006B0157" w:rsidRDefault="00F02E35" w:rsidP="00512934">
      <w:pPr>
        <w:pStyle w:val="u2"/>
        <w:numPr>
          <w:ilvl w:val="0"/>
          <w:numId w:val="12"/>
        </w:numPr>
        <w:rPr>
          <w:ins w:id="3654" w:author="Hoan Ng" w:date="2017-03-20T21:26:00Z"/>
        </w:rPr>
      </w:pPr>
      <w:bookmarkStart w:id="3655" w:name="_Toc13165971"/>
      <w:r w:rsidRPr="006B0157">
        <w:t>Thiết kế dữ liệu (RD – Relationship Diagram – Mô hình quan hệ)</w:t>
      </w:r>
      <w:bookmarkEnd w:id="3655"/>
    </w:p>
    <w:p w14:paraId="478E52EB" w14:textId="65266FC5" w:rsidR="00E62EE1" w:rsidRDefault="00E62EE1" w:rsidP="00512934">
      <w:pPr>
        <w:pStyle w:val="u3"/>
        <w:numPr>
          <w:ilvl w:val="0"/>
          <w:numId w:val="16"/>
        </w:numPr>
        <w:rPr>
          <w:ins w:id="3656" w:author="Phạm Quang Thịnh" w:date="2019-06-04T13:48:00Z"/>
        </w:rPr>
      </w:pPr>
      <w:ins w:id="3657" w:author="Hoan Ng" w:date="2017-03-20T21:26:00Z">
        <w:r w:rsidRPr="006B0157">
          <w:t>Sơ đồ RD cả hệ thống</w:t>
        </w:r>
      </w:ins>
    </w:p>
    <w:p w14:paraId="0E9AB4CE" w14:textId="197685FC" w:rsidR="00D94F32" w:rsidRPr="00411DBF" w:rsidRDefault="00D40D0D" w:rsidP="00A35E6C">
      <w:pPr>
        <w:rPr>
          <w:ins w:id="3658" w:author="Hoan Ng" w:date="2017-03-20T21:26:00Z"/>
        </w:rPr>
      </w:pPr>
      <w:ins w:id="3659" w:author="Phạm Quang Thịnh" w:date="2019-07-06T00:39:00Z">
        <w:r>
          <w:rPr>
            <w:noProof/>
          </w:rPr>
          <w:drawing>
            <wp:inline distT="0" distB="0" distL="0" distR="0" wp14:anchorId="0733CA2B" wp14:editId="7DEA1D64">
              <wp:extent cx="5938520" cy="3482975"/>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8520" cy="3482975"/>
                      </a:xfrm>
                      <a:prstGeom prst="rect">
                        <a:avLst/>
                      </a:prstGeom>
                      <a:noFill/>
                      <a:ln>
                        <a:noFill/>
                      </a:ln>
                    </pic:spPr>
                  </pic:pic>
                </a:graphicData>
              </a:graphic>
            </wp:inline>
          </w:drawing>
        </w:r>
      </w:ins>
    </w:p>
    <w:p w14:paraId="09158F7B" w14:textId="2542489F" w:rsidR="00E62EE1" w:rsidRDefault="00E62EE1" w:rsidP="00512934">
      <w:pPr>
        <w:pStyle w:val="u3"/>
        <w:numPr>
          <w:ilvl w:val="0"/>
          <w:numId w:val="16"/>
        </w:numPr>
        <w:rPr>
          <w:ins w:id="3660" w:author="Phạm Quang Thịnh" w:date="2019-07-05T21:05:00Z"/>
        </w:rPr>
      </w:pPr>
      <w:ins w:id="3661" w:author="Hoan Ng" w:date="2017-03-20T21:26:00Z">
        <w:del w:id="3662" w:author="Phạm Quang Thịnh" w:date="2019-06-04T13:17:00Z">
          <w:r w:rsidRPr="006B0157" w:rsidDel="00556D16">
            <w:delText xml:space="preserve"> </w:delText>
          </w:r>
        </w:del>
        <w:r w:rsidRPr="006B0157">
          <w:t>Giải thích từng bảng, kiểu dữ liệu</w:t>
        </w:r>
      </w:ins>
      <w:ins w:id="3663" w:author="Phạm Quang Thịnh" w:date="2019-07-05T21:06:00Z">
        <w:r w:rsidR="003D53E4">
          <w:t>,khóa, ràng buộc toàn vẹn</w:t>
        </w:r>
      </w:ins>
    </w:p>
    <w:tbl>
      <w:tblPr>
        <w:tblW w:w="9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336"/>
        <w:gridCol w:w="1715"/>
        <w:gridCol w:w="1406"/>
        <w:gridCol w:w="1586"/>
        <w:gridCol w:w="1969"/>
      </w:tblGrid>
      <w:tr w:rsidR="003D53E4" w:rsidRPr="00E61E1D" w14:paraId="0A7E6931" w14:textId="77777777" w:rsidTr="0015558D">
        <w:trPr>
          <w:trHeight w:val="273"/>
          <w:ins w:id="3664" w:author="Phạm Quang Thịnh" w:date="2019-07-05T21:05:00Z"/>
        </w:trPr>
        <w:tc>
          <w:tcPr>
            <w:tcW w:w="573" w:type="dxa"/>
            <w:shd w:val="clear" w:color="auto" w:fill="D0CECE" w:themeFill="background2" w:themeFillShade="E6"/>
          </w:tcPr>
          <w:p w14:paraId="3D769664" w14:textId="77777777" w:rsidR="003D53E4" w:rsidRPr="00A35E6C" w:rsidRDefault="003D53E4" w:rsidP="0015558D">
            <w:pPr>
              <w:rPr>
                <w:ins w:id="3665" w:author="Phạm Quang Thịnh" w:date="2019-07-05T21:05:00Z"/>
                <w:b/>
                <w:bCs/>
              </w:rPr>
            </w:pPr>
            <w:ins w:id="3666" w:author="Phạm Quang Thịnh" w:date="2019-07-05T21:05:00Z">
              <w:r w:rsidRPr="00A35E6C">
                <w:rPr>
                  <w:b/>
                  <w:bCs/>
                </w:rPr>
                <w:t>STT</w:t>
              </w:r>
            </w:ins>
          </w:p>
        </w:tc>
        <w:tc>
          <w:tcPr>
            <w:tcW w:w="2336" w:type="dxa"/>
            <w:shd w:val="clear" w:color="auto" w:fill="D0CECE" w:themeFill="background2" w:themeFillShade="E6"/>
          </w:tcPr>
          <w:p w14:paraId="097453DF" w14:textId="77777777" w:rsidR="003D53E4" w:rsidRPr="00A35E6C" w:rsidRDefault="003D53E4" w:rsidP="0015558D">
            <w:pPr>
              <w:rPr>
                <w:ins w:id="3667" w:author="Phạm Quang Thịnh" w:date="2019-07-05T21:05:00Z"/>
                <w:b/>
                <w:bCs/>
              </w:rPr>
            </w:pPr>
            <w:ins w:id="3668" w:author="Phạm Quang Thịnh" w:date="2019-07-05T21:05:00Z">
              <w:r w:rsidRPr="00A35E6C">
                <w:rPr>
                  <w:b/>
                  <w:bCs/>
                </w:rPr>
                <w:t>Tên lớp</w:t>
              </w:r>
            </w:ins>
          </w:p>
        </w:tc>
        <w:tc>
          <w:tcPr>
            <w:tcW w:w="1715" w:type="dxa"/>
            <w:shd w:val="clear" w:color="auto" w:fill="D0CECE" w:themeFill="background2" w:themeFillShade="E6"/>
          </w:tcPr>
          <w:p w14:paraId="4EC247CF" w14:textId="77777777" w:rsidR="003D53E4" w:rsidRPr="00A35E6C" w:rsidRDefault="003D53E4" w:rsidP="0015558D">
            <w:pPr>
              <w:rPr>
                <w:ins w:id="3669" w:author="Phạm Quang Thịnh" w:date="2019-07-05T21:05:00Z"/>
                <w:b/>
                <w:bCs/>
              </w:rPr>
            </w:pPr>
            <w:ins w:id="3670" w:author="Phạm Quang Thịnh" w:date="2019-07-05T21:05:00Z">
              <w:r w:rsidRPr="00A35E6C">
                <w:rPr>
                  <w:b/>
                  <w:bCs/>
                </w:rPr>
                <w:t>Thông tin</w:t>
              </w:r>
            </w:ins>
          </w:p>
        </w:tc>
        <w:tc>
          <w:tcPr>
            <w:tcW w:w="1406" w:type="dxa"/>
            <w:shd w:val="clear" w:color="auto" w:fill="D0CECE" w:themeFill="background2" w:themeFillShade="E6"/>
          </w:tcPr>
          <w:p w14:paraId="0E49BA14" w14:textId="77777777" w:rsidR="003D53E4" w:rsidRPr="00A35E6C" w:rsidRDefault="003D53E4" w:rsidP="0015558D">
            <w:pPr>
              <w:rPr>
                <w:ins w:id="3671" w:author="Phạm Quang Thịnh" w:date="2019-07-05T21:05:00Z"/>
                <w:b/>
                <w:bCs/>
              </w:rPr>
            </w:pPr>
            <w:ins w:id="3672" w:author="Phạm Quang Thịnh" w:date="2019-07-05T21:05:00Z">
              <w:r w:rsidRPr="00A35E6C">
                <w:rPr>
                  <w:b/>
                  <w:bCs/>
                </w:rPr>
                <w:t xml:space="preserve">Kiểu </w:t>
              </w:r>
            </w:ins>
          </w:p>
        </w:tc>
        <w:tc>
          <w:tcPr>
            <w:tcW w:w="1586" w:type="dxa"/>
            <w:shd w:val="clear" w:color="auto" w:fill="D0CECE" w:themeFill="background2" w:themeFillShade="E6"/>
          </w:tcPr>
          <w:p w14:paraId="3D7437A1" w14:textId="77777777" w:rsidR="003D53E4" w:rsidRPr="00A35E6C" w:rsidRDefault="003D53E4" w:rsidP="0015558D">
            <w:pPr>
              <w:rPr>
                <w:ins w:id="3673" w:author="Phạm Quang Thịnh" w:date="2019-07-05T21:05:00Z"/>
                <w:b/>
                <w:bCs/>
              </w:rPr>
            </w:pPr>
            <w:ins w:id="3674" w:author="Phạm Quang Thịnh" w:date="2019-07-05T21:05:00Z">
              <w:r w:rsidRPr="00A35E6C">
                <w:rPr>
                  <w:b/>
                  <w:bCs/>
                </w:rPr>
                <w:t>Khóa</w:t>
              </w:r>
            </w:ins>
          </w:p>
        </w:tc>
        <w:tc>
          <w:tcPr>
            <w:tcW w:w="1969" w:type="dxa"/>
            <w:shd w:val="clear" w:color="auto" w:fill="D0CECE" w:themeFill="background2" w:themeFillShade="E6"/>
          </w:tcPr>
          <w:p w14:paraId="2E86F554" w14:textId="77777777" w:rsidR="003D53E4" w:rsidRPr="00A35E6C" w:rsidRDefault="003D53E4" w:rsidP="0015558D">
            <w:pPr>
              <w:rPr>
                <w:ins w:id="3675" w:author="Phạm Quang Thịnh" w:date="2019-07-05T21:05:00Z"/>
                <w:b/>
                <w:bCs/>
              </w:rPr>
            </w:pPr>
            <w:ins w:id="3676" w:author="Phạm Quang Thịnh" w:date="2019-07-05T21:05:00Z">
              <w:r w:rsidRPr="00A35E6C">
                <w:rPr>
                  <w:b/>
                  <w:bCs/>
                </w:rPr>
                <w:t>Nội dung</w:t>
              </w:r>
            </w:ins>
          </w:p>
        </w:tc>
      </w:tr>
      <w:tr w:rsidR="003D53E4" w14:paraId="767FBC6B" w14:textId="77777777" w:rsidTr="0015558D">
        <w:trPr>
          <w:trHeight w:val="2510"/>
          <w:ins w:id="3677" w:author="Phạm Quang Thịnh" w:date="2019-07-05T21:05:00Z"/>
        </w:trPr>
        <w:tc>
          <w:tcPr>
            <w:tcW w:w="573" w:type="dxa"/>
          </w:tcPr>
          <w:p w14:paraId="2E962FD4" w14:textId="77777777" w:rsidR="003D53E4" w:rsidRDefault="003D53E4" w:rsidP="0015558D">
            <w:pPr>
              <w:rPr>
                <w:ins w:id="3678" w:author="Phạm Quang Thịnh" w:date="2019-07-05T21:05:00Z"/>
              </w:rPr>
            </w:pPr>
            <w:ins w:id="3679" w:author="Phạm Quang Thịnh" w:date="2019-07-05T21:05:00Z">
              <w:r>
                <w:t>1</w:t>
              </w:r>
            </w:ins>
          </w:p>
        </w:tc>
        <w:tc>
          <w:tcPr>
            <w:tcW w:w="2336" w:type="dxa"/>
          </w:tcPr>
          <w:p w14:paraId="52B5A63D" w14:textId="77777777" w:rsidR="003D53E4" w:rsidRDefault="003D53E4" w:rsidP="0015558D">
            <w:pPr>
              <w:rPr>
                <w:ins w:id="3680" w:author="Phạm Quang Thịnh" w:date="2019-07-05T21:05:00Z"/>
              </w:rPr>
            </w:pPr>
            <w:ins w:id="3681" w:author="Phạm Quang Thịnh" w:date="2019-07-05T21:05:00Z">
              <w:r>
                <w:t>HoSoDaiLy</w:t>
              </w:r>
            </w:ins>
          </w:p>
        </w:tc>
        <w:tc>
          <w:tcPr>
            <w:tcW w:w="1715" w:type="dxa"/>
          </w:tcPr>
          <w:p w14:paraId="1DB76447" w14:textId="77777777" w:rsidR="003D53E4" w:rsidRPr="00A35E6C" w:rsidRDefault="003D53E4" w:rsidP="0015558D">
            <w:pPr>
              <w:rPr>
                <w:ins w:id="3682" w:author="Phạm Quang Thịnh" w:date="2019-07-05T21:05:00Z"/>
                <w:b/>
                <w:bCs/>
              </w:rPr>
            </w:pPr>
            <w:ins w:id="3683" w:author="Phạm Quang Thịnh" w:date="2019-07-05T21:05:00Z">
              <w:r w:rsidRPr="00A35E6C">
                <w:rPr>
                  <w:b/>
                  <w:bCs/>
                </w:rPr>
                <w:t>maDaiLy</w:t>
              </w:r>
            </w:ins>
          </w:p>
          <w:p w14:paraId="1F8EC3C6" w14:textId="77777777" w:rsidR="003D53E4" w:rsidRDefault="003D53E4" w:rsidP="0015558D">
            <w:pPr>
              <w:rPr>
                <w:ins w:id="3684" w:author="Phạm Quang Thịnh" w:date="2019-07-05T21:05:00Z"/>
              </w:rPr>
            </w:pPr>
            <w:ins w:id="3685" w:author="Phạm Quang Thịnh" w:date="2019-07-05T21:05:00Z">
              <w:r>
                <w:t>tenDaiLy</w:t>
              </w:r>
            </w:ins>
          </w:p>
          <w:p w14:paraId="42F93D73" w14:textId="77777777" w:rsidR="003D53E4" w:rsidRDefault="003D53E4" w:rsidP="0015558D">
            <w:pPr>
              <w:rPr>
                <w:ins w:id="3686" w:author="Phạm Quang Thịnh" w:date="2019-07-05T21:05:00Z"/>
              </w:rPr>
            </w:pPr>
            <w:ins w:id="3687" w:author="Phạm Quang Thịnh" w:date="2019-07-05T21:05:00Z">
              <w:r>
                <w:t>diachi</w:t>
              </w:r>
            </w:ins>
          </w:p>
          <w:p w14:paraId="6EB7394B" w14:textId="77777777" w:rsidR="003D53E4" w:rsidRDefault="003D53E4" w:rsidP="0015558D">
            <w:pPr>
              <w:rPr>
                <w:ins w:id="3688" w:author="Phạm Quang Thịnh" w:date="2019-07-05T21:05:00Z"/>
              </w:rPr>
            </w:pPr>
            <w:ins w:id="3689" w:author="Phạm Quang Thịnh" w:date="2019-07-05T21:05:00Z">
              <w:r>
                <w:t>email</w:t>
              </w:r>
            </w:ins>
          </w:p>
          <w:p w14:paraId="061DEE42" w14:textId="77777777" w:rsidR="003D53E4" w:rsidRPr="00A35E6C" w:rsidRDefault="003D53E4" w:rsidP="0015558D">
            <w:pPr>
              <w:rPr>
                <w:ins w:id="3690" w:author="Phạm Quang Thịnh" w:date="2019-07-05T21:05:00Z"/>
                <w:i/>
                <w:iCs/>
              </w:rPr>
            </w:pPr>
            <w:ins w:id="3691" w:author="Phạm Quang Thịnh" w:date="2019-07-05T21:05:00Z">
              <w:r w:rsidRPr="00A35E6C">
                <w:rPr>
                  <w:i/>
                  <w:iCs/>
                </w:rPr>
                <w:t>maloaiDaiLy</w:t>
              </w:r>
            </w:ins>
          </w:p>
          <w:p w14:paraId="4549FEC4" w14:textId="77777777" w:rsidR="003D53E4" w:rsidRDefault="003D53E4" w:rsidP="0015558D">
            <w:pPr>
              <w:rPr>
                <w:ins w:id="3692" w:author="Phạm Quang Thịnh" w:date="2019-07-05T21:05:00Z"/>
              </w:rPr>
            </w:pPr>
            <w:ins w:id="3693" w:author="Phạm Quang Thịnh" w:date="2019-07-05T21:05:00Z">
              <w:r>
                <w:t>ngayTiepNhan</w:t>
              </w:r>
            </w:ins>
          </w:p>
          <w:p w14:paraId="42BF8629" w14:textId="77777777" w:rsidR="003D53E4" w:rsidRDefault="003D53E4" w:rsidP="0015558D">
            <w:pPr>
              <w:rPr>
                <w:ins w:id="3694" w:author="Phạm Quang Thịnh" w:date="2019-07-05T21:05:00Z"/>
              </w:rPr>
            </w:pPr>
            <w:ins w:id="3695" w:author="Phạm Quang Thịnh" w:date="2019-07-05T21:05:00Z">
              <w:r>
                <w:t>quan</w:t>
              </w:r>
            </w:ins>
          </w:p>
          <w:p w14:paraId="488AAE62" w14:textId="77777777" w:rsidR="003D53E4" w:rsidRDefault="003D53E4" w:rsidP="0015558D">
            <w:pPr>
              <w:rPr>
                <w:ins w:id="3696" w:author="Phạm Quang Thịnh" w:date="2019-07-05T21:05:00Z"/>
              </w:rPr>
            </w:pPr>
            <w:ins w:id="3697" w:author="Phạm Quang Thịnh" w:date="2019-07-05T21:05:00Z">
              <w:r>
                <w:t>dienthoai</w:t>
              </w:r>
            </w:ins>
          </w:p>
          <w:p w14:paraId="0B50B721" w14:textId="77777777" w:rsidR="003D53E4" w:rsidRDefault="003D53E4" w:rsidP="0015558D">
            <w:pPr>
              <w:rPr>
                <w:ins w:id="3698" w:author="Phạm Quang Thịnh" w:date="2019-07-05T21:05:00Z"/>
              </w:rPr>
            </w:pPr>
            <w:ins w:id="3699" w:author="Phạm Quang Thịnh" w:date="2019-07-05T21:05:00Z">
              <w:r>
                <w:t>nohientai</w:t>
              </w:r>
            </w:ins>
          </w:p>
        </w:tc>
        <w:tc>
          <w:tcPr>
            <w:tcW w:w="1406" w:type="dxa"/>
          </w:tcPr>
          <w:p w14:paraId="328E1214" w14:textId="77777777" w:rsidR="003D53E4" w:rsidRDefault="003D53E4" w:rsidP="0015558D">
            <w:pPr>
              <w:rPr>
                <w:ins w:id="3700" w:author="Phạm Quang Thịnh" w:date="2019-07-05T21:05:00Z"/>
              </w:rPr>
            </w:pPr>
            <w:ins w:id="3701" w:author="Phạm Quang Thịnh" w:date="2019-07-05T21:05:00Z">
              <w:r>
                <w:t>Nvarchar(10)</w:t>
              </w:r>
            </w:ins>
          </w:p>
          <w:p w14:paraId="0F585FBC" w14:textId="77777777" w:rsidR="003D53E4" w:rsidRDefault="003D53E4" w:rsidP="0015558D">
            <w:pPr>
              <w:rPr>
                <w:ins w:id="3702" w:author="Phạm Quang Thịnh" w:date="2019-07-05T21:05:00Z"/>
              </w:rPr>
            </w:pPr>
            <w:ins w:id="3703" w:author="Phạm Quang Thịnh" w:date="2019-07-05T21:05:00Z">
              <w:r>
                <w:t>Nvarchar(50)</w:t>
              </w:r>
            </w:ins>
          </w:p>
          <w:p w14:paraId="4C5D7A4D" w14:textId="77777777" w:rsidR="003D53E4" w:rsidRDefault="003D53E4" w:rsidP="0015558D">
            <w:pPr>
              <w:rPr>
                <w:ins w:id="3704" w:author="Phạm Quang Thịnh" w:date="2019-07-05T21:05:00Z"/>
              </w:rPr>
            </w:pPr>
            <w:ins w:id="3705" w:author="Phạm Quang Thịnh" w:date="2019-07-05T21:05:00Z">
              <w:r>
                <w:t>Nvarchar(50)</w:t>
              </w:r>
            </w:ins>
          </w:p>
          <w:p w14:paraId="3929AEFE" w14:textId="77777777" w:rsidR="003D53E4" w:rsidRDefault="003D53E4" w:rsidP="0015558D">
            <w:pPr>
              <w:rPr>
                <w:ins w:id="3706" w:author="Phạm Quang Thịnh" w:date="2019-07-05T21:05:00Z"/>
              </w:rPr>
            </w:pPr>
            <w:ins w:id="3707" w:author="Phạm Quang Thịnh" w:date="2019-07-05T21:05:00Z">
              <w:r>
                <w:t>Nvarchar(30)</w:t>
              </w:r>
            </w:ins>
          </w:p>
          <w:p w14:paraId="0F2B2A02" w14:textId="77777777" w:rsidR="003D53E4" w:rsidRDefault="003D53E4" w:rsidP="0015558D">
            <w:pPr>
              <w:rPr>
                <w:ins w:id="3708" w:author="Phạm Quang Thịnh" w:date="2019-07-05T21:05:00Z"/>
              </w:rPr>
            </w:pPr>
            <w:ins w:id="3709" w:author="Phạm Quang Thịnh" w:date="2019-07-05T21:05:00Z">
              <w:r>
                <w:t>Nvarchar(10)</w:t>
              </w:r>
            </w:ins>
          </w:p>
          <w:p w14:paraId="05F73924" w14:textId="77777777" w:rsidR="003D53E4" w:rsidRDefault="003D53E4" w:rsidP="0015558D">
            <w:pPr>
              <w:rPr>
                <w:ins w:id="3710" w:author="Phạm Quang Thịnh" w:date="2019-07-05T21:05:00Z"/>
              </w:rPr>
            </w:pPr>
            <w:ins w:id="3711" w:author="Phạm Quang Thịnh" w:date="2019-07-05T21:05:00Z">
              <w:r>
                <w:t>Datetime2(7)</w:t>
              </w:r>
            </w:ins>
          </w:p>
          <w:p w14:paraId="7857C635" w14:textId="77777777" w:rsidR="003D53E4" w:rsidRDefault="003D53E4" w:rsidP="0015558D">
            <w:pPr>
              <w:rPr>
                <w:ins w:id="3712" w:author="Phạm Quang Thịnh" w:date="2019-07-05T21:05:00Z"/>
              </w:rPr>
            </w:pPr>
            <w:ins w:id="3713" w:author="Phạm Quang Thịnh" w:date="2019-07-05T21:05:00Z">
              <w:r>
                <w:t>Int</w:t>
              </w:r>
            </w:ins>
          </w:p>
          <w:p w14:paraId="5A5BDEEE" w14:textId="77777777" w:rsidR="003D53E4" w:rsidRDefault="003D53E4" w:rsidP="0015558D">
            <w:pPr>
              <w:rPr>
                <w:ins w:id="3714" w:author="Phạm Quang Thịnh" w:date="2019-07-05T21:05:00Z"/>
              </w:rPr>
            </w:pPr>
            <w:ins w:id="3715" w:author="Phạm Quang Thịnh" w:date="2019-07-05T21:05:00Z">
              <w:r>
                <w:t>Nvarchar(20)</w:t>
              </w:r>
            </w:ins>
          </w:p>
          <w:p w14:paraId="11843E16" w14:textId="77777777" w:rsidR="003D53E4" w:rsidRDefault="003D53E4" w:rsidP="0015558D">
            <w:pPr>
              <w:rPr>
                <w:ins w:id="3716" w:author="Phạm Quang Thịnh" w:date="2019-07-05T21:05:00Z"/>
              </w:rPr>
            </w:pPr>
            <w:ins w:id="3717" w:author="Phạm Quang Thịnh" w:date="2019-07-05T21:05:00Z">
              <w:r>
                <w:t>int</w:t>
              </w:r>
            </w:ins>
          </w:p>
        </w:tc>
        <w:tc>
          <w:tcPr>
            <w:tcW w:w="1586" w:type="dxa"/>
          </w:tcPr>
          <w:p w14:paraId="194E7B81" w14:textId="77777777" w:rsidR="003D53E4" w:rsidRDefault="003D53E4" w:rsidP="0015558D">
            <w:pPr>
              <w:rPr>
                <w:ins w:id="3718" w:author="Phạm Quang Thịnh" w:date="2019-07-05T21:05:00Z"/>
              </w:rPr>
            </w:pPr>
            <w:ins w:id="3719" w:author="Phạm Quang Thịnh" w:date="2019-07-05T21:05:00Z">
              <w:r>
                <w:t>Chính</w:t>
              </w:r>
            </w:ins>
          </w:p>
          <w:p w14:paraId="72E4CF77" w14:textId="77777777" w:rsidR="003D53E4" w:rsidRDefault="003D53E4" w:rsidP="0015558D">
            <w:pPr>
              <w:rPr>
                <w:ins w:id="3720" w:author="Phạm Quang Thịnh" w:date="2019-07-05T21:05:00Z"/>
              </w:rPr>
            </w:pPr>
          </w:p>
          <w:p w14:paraId="4EF7ECA2" w14:textId="77777777" w:rsidR="003D53E4" w:rsidRDefault="003D53E4" w:rsidP="0015558D">
            <w:pPr>
              <w:rPr>
                <w:ins w:id="3721" w:author="Phạm Quang Thịnh" w:date="2019-07-05T21:05:00Z"/>
              </w:rPr>
            </w:pPr>
          </w:p>
          <w:p w14:paraId="183DEBFB" w14:textId="77777777" w:rsidR="003D53E4" w:rsidRDefault="003D53E4" w:rsidP="0015558D">
            <w:pPr>
              <w:rPr>
                <w:ins w:id="3722" w:author="Phạm Quang Thịnh" w:date="2019-07-05T21:05:00Z"/>
              </w:rPr>
            </w:pPr>
          </w:p>
          <w:p w14:paraId="1A92A998" w14:textId="77777777" w:rsidR="003D53E4" w:rsidRDefault="003D53E4" w:rsidP="0015558D">
            <w:pPr>
              <w:rPr>
                <w:ins w:id="3723" w:author="Phạm Quang Thịnh" w:date="2019-07-05T21:05:00Z"/>
              </w:rPr>
            </w:pPr>
            <w:ins w:id="3724" w:author="Phạm Quang Thịnh" w:date="2019-07-05T21:05:00Z">
              <w:r>
                <w:t>Ngoại</w:t>
              </w:r>
            </w:ins>
          </w:p>
        </w:tc>
        <w:tc>
          <w:tcPr>
            <w:tcW w:w="1969" w:type="dxa"/>
          </w:tcPr>
          <w:p w14:paraId="0780E28C" w14:textId="77777777" w:rsidR="003D53E4" w:rsidRDefault="003D53E4" w:rsidP="0015558D">
            <w:pPr>
              <w:rPr>
                <w:ins w:id="3725" w:author="Phạm Quang Thịnh" w:date="2019-07-05T21:05:00Z"/>
              </w:rPr>
            </w:pPr>
            <w:ins w:id="3726" w:author="Phạm Quang Thịnh" w:date="2019-07-05T21:05:00Z">
              <w:r>
                <w:t>Quản lý thông tin của đại lý</w:t>
              </w:r>
            </w:ins>
          </w:p>
        </w:tc>
      </w:tr>
      <w:tr w:rsidR="003D53E4" w14:paraId="2BF72C2E" w14:textId="77777777" w:rsidTr="0015558D">
        <w:trPr>
          <w:trHeight w:val="565"/>
          <w:ins w:id="3727" w:author="Phạm Quang Thịnh" w:date="2019-07-05T21:05:00Z"/>
        </w:trPr>
        <w:tc>
          <w:tcPr>
            <w:tcW w:w="573" w:type="dxa"/>
          </w:tcPr>
          <w:p w14:paraId="1D6C517B" w14:textId="77777777" w:rsidR="003D53E4" w:rsidRDefault="003D53E4" w:rsidP="0015558D">
            <w:pPr>
              <w:rPr>
                <w:ins w:id="3728" w:author="Phạm Quang Thịnh" w:date="2019-07-05T21:05:00Z"/>
              </w:rPr>
            </w:pPr>
            <w:ins w:id="3729" w:author="Phạm Quang Thịnh" w:date="2019-07-05T21:05:00Z">
              <w:r>
                <w:t>2</w:t>
              </w:r>
            </w:ins>
          </w:p>
        </w:tc>
        <w:tc>
          <w:tcPr>
            <w:tcW w:w="2336" w:type="dxa"/>
          </w:tcPr>
          <w:p w14:paraId="5F7E91DB" w14:textId="77777777" w:rsidR="003D53E4" w:rsidRDefault="003D53E4" w:rsidP="0015558D">
            <w:pPr>
              <w:rPr>
                <w:ins w:id="3730" w:author="Phạm Quang Thịnh" w:date="2019-07-05T21:05:00Z"/>
              </w:rPr>
            </w:pPr>
            <w:ins w:id="3731" w:author="Phạm Quang Thịnh" w:date="2019-07-05T21:05:00Z">
              <w:r>
                <w:t>LoaiDaiLy</w:t>
              </w:r>
            </w:ins>
          </w:p>
        </w:tc>
        <w:tc>
          <w:tcPr>
            <w:tcW w:w="1715" w:type="dxa"/>
          </w:tcPr>
          <w:p w14:paraId="15AE64EA" w14:textId="77777777" w:rsidR="003D53E4" w:rsidRPr="00A35E6C" w:rsidRDefault="003D53E4" w:rsidP="0015558D">
            <w:pPr>
              <w:rPr>
                <w:ins w:id="3732" w:author="Phạm Quang Thịnh" w:date="2019-07-05T21:05:00Z"/>
                <w:b/>
                <w:bCs/>
              </w:rPr>
            </w:pPr>
            <w:ins w:id="3733" w:author="Phạm Quang Thịnh" w:date="2019-07-05T21:05:00Z">
              <w:r w:rsidRPr="00A35E6C">
                <w:rPr>
                  <w:b/>
                  <w:bCs/>
                </w:rPr>
                <w:t>maLoaiDaiLy</w:t>
              </w:r>
            </w:ins>
          </w:p>
          <w:p w14:paraId="5E621D21" w14:textId="77777777" w:rsidR="003D53E4" w:rsidRDefault="003D53E4" w:rsidP="0015558D">
            <w:pPr>
              <w:rPr>
                <w:ins w:id="3734" w:author="Phạm Quang Thịnh" w:date="2019-07-05T21:05:00Z"/>
              </w:rPr>
            </w:pPr>
            <w:ins w:id="3735" w:author="Phạm Quang Thịnh" w:date="2019-07-05T21:05:00Z">
              <w:r>
                <w:t>loaiDaiLy</w:t>
              </w:r>
            </w:ins>
          </w:p>
          <w:p w14:paraId="750456B3" w14:textId="77777777" w:rsidR="003D53E4" w:rsidRDefault="003D53E4" w:rsidP="0015558D">
            <w:pPr>
              <w:rPr>
                <w:ins w:id="3736" w:author="Phạm Quang Thịnh" w:date="2019-07-05T21:05:00Z"/>
              </w:rPr>
            </w:pPr>
            <w:ins w:id="3737" w:author="Phạm Quang Thịnh" w:date="2019-07-05T21:05:00Z">
              <w:r>
                <w:t>maxno</w:t>
              </w:r>
            </w:ins>
          </w:p>
        </w:tc>
        <w:tc>
          <w:tcPr>
            <w:tcW w:w="1406" w:type="dxa"/>
          </w:tcPr>
          <w:p w14:paraId="427EF774" w14:textId="77777777" w:rsidR="003D53E4" w:rsidRDefault="003D53E4" w:rsidP="0015558D">
            <w:pPr>
              <w:rPr>
                <w:ins w:id="3738" w:author="Phạm Quang Thịnh" w:date="2019-07-05T21:05:00Z"/>
              </w:rPr>
            </w:pPr>
            <w:ins w:id="3739" w:author="Phạm Quang Thịnh" w:date="2019-07-05T21:05:00Z">
              <w:r>
                <w:t>Nvarchar(10)</w:t>
              </w:r>
            </w:ins>
          </w:p>
          <w:p w14:paraId="1BE802AC" w14:textId="77777777" w:rsidR="003D53E4" w:rsidRDefault="003D53E4" w:rsidP="0015558D">
            <w:pPr>
              <w:rPr>
                <w:ins w:id="3740" w:author="Phạm Quang Thịnh" w:date="2019-07-05T21:05:00Z"/>
              </w:rPr>
            </w:pPr>
            <w:ins w:id="3741" w:author="Phạm Quang Thịnh" w:date="2019-07-05T21:05:00Z">
              <w:r>
                <w:t>Int</w:t>
              </w:r>
            </w:ins>
          </w:p>
          <w:p w14:paraId="2EBB38AF" w14:textId="77777777" w:rsidR="003D53E4" w:rsidRDefault="003D53E4" w:rsidP="0015558D">
            <w:pPr>
              <w:rPr>
                <w:ins w:id="3742" w:author="Phạm Quang Thịnh" w:date="2019-07-05T21:05:00Z"/>
              </w:rPr>
            </w:pPr>
            <w:ins w:id="3743" w:author="Phạm Quang Thịnh" w:date="2019-07-05T21:05:00Z">
              <w:r>
                <w:t>int</w:t>
              </w:r>
            </w:ins>
          </w:p>
        </w:tc>
        <w:tc>
          <w:tcPr>
            <w:tcW w:w="1586" w:type="dxa"/>
          </w:tcPr>
          <w:p w14:paraId="5F7A4DE4" w14:textId="77777777" w:rsidR="003D53E4" w:rsidRDefault="003D53E4" w:rsidP="0015558D">
            <w:pPr>
              <w:rPr>
                <w:ins w:id="3744" w:author="Phạm Quang Thịnh" w:date="2019-07-05T21:05:00Z"/>
              </w:rPr>
            </w:pPr>
            <w:ins w:id="3745" w:author="Phạm Quang Thịnh" w:date="2019-07-05T21:05:00Z">
              <w:r>
                <w:t>Chính</w:t>
              </w:r>
            </w:ins>
          </w:p>
        </w:tc>
        <w:tc>
          <w:tcPr>
            <w:tcW w:w="1969" w:type="dxa"/>
          </w:tcPr>
          <w:p w14:paraId="720B0622" w14:textId="77777777" w:rsidR="003D53E4" w:rsidRDefault="003D53E4" w:rsidP="0015558D">
            <w:pPr>
              <w:rPr>
                <w:ins w:id="3746" w:author="Phạm Quang Thịnh" w:date="2019-07-05T21:05:00Z"/>
              </w:rPr>
            </w:pPr>
            <w:ins w:id="3747" w:author="Phạm Quang Thịnh" w:date="2019-07-05T21:05:00Z">
              <w:r>
                <w:t>Đại lý phải thuộc một trong các loại đại lý</w:t>
              </w:r>
            </w:ins>
          </w:p>
        </w:tc>
      </w:tr>
      <w:tr w:rsidR="003D53E4" w14:paraId="501D40C5" w14:textId="77777777" w:rsidTr="0015558D">
        <w:trPr>
          <w:trHeight w:val="1425"/>
          <w:ins w:id="3748" w:author="Phạm Quang Thịnh" w:date="2019-07-05T21:05:00Z"/>
        </w:trPr>
        <w:tc>
          <w:tcPr>
            <w:tcW w:w="573" w:type="dxa"/>
          </w:tcPr>
          <w:p w14:paraId="4466B4DB" w14:textId="77777777" w:rsidR="003D53E4" w:rsidRDefault="003D53E4" w:rsidP="0015558D">
            <w:pPr>
              <w:rPr>
                <w:ins w:id="3749" w:author="Phạm Quang Thịnh" w:date="2019-07-05T21:05:00Z"/>
              </w:rPr>
            </w:pPr>
            <w:ins w:id="3750" w:author="Phạm Quang Thịnh" w:date="2019-07-05T21:05:00Z">
              <w:r>
                <w:lastRenderedPageBreak/>
                <w:t>3</w:t>
              </w:r>
            </w:ins>
          </w:p>
        </w:tc>
        <w:tc>
          <w:tcPr>
            <w:tcW w:w="2336" w:type="dxa"/>
          </w:tcPr>
          <w:p w14:paraId="33350EB9" w14:textId="77777777" w:rsidR="003D53E4" w:rsidRDefault="003D53E4" w:rsidP="0015558D">
            <w:pPr>
              <w:rPr>
                <w:ins w:id="3751" w:author="Phạm Quang Thịnh" w:date="2019-07-05T21:05:00Z"/>
              </w:rPr>
            </w:pPr>
            <w:ins w:id="3752" w:author="Phạm Quang Thịnh" w:date="2019-07-05T21:05:00Z">
              <w:r>
                <w:t>MatHang</w:t>
              </w:r>
            </w:ins>
          </w:p>
        </w:tc>
        <w:tc>
          <w:tcPr>
            <w:tcW w:w="1715" w:type="dxa"/>
          </w:tcPr>
          <w:p w14:paraId="1582AEE5" w14:textId="77777777" w:rsidR="003D53E4" w:rsidRPr="00A35E6C" w:rsidRDefault="003D53E4" w:rsidP="0015558D">
            <w:pPr>
              <w:rPr>
                <w:ins w:id="3753" w:author="Phạm Quang Thịnh" w:date="2019-07-05T21:05:00Z"/>
                <w:b/>
                <w:bCs/>
              </w:rPr>
            </w:pPr>
            <w:ins w:id="3754" w:author="Phạm Quang Thịnh" w:date="2019-07-05T21:05:00Z">
              <w:r>
                <w:rPr>
                  <w:b/>
                  <w:bCs/>
                </w:rPr>
                <w:t>e</w:t>
              </w:r>
            </w:ins>
          </w:p>
          <w:p w14:paraId="517C38F1" w14:textId="77777777" w:rsidR="003D53E4" w:rsidRDefault="003D53E4" w:rsidP="0015558D">
            <w:pPr>
              <w:rPr>
                <w:ins w:id="3755" w:author="Phạm Quang Thịnh" w:date="2019-07-05T21:05:00Z"/>
              </w:rPr>
            </w:pPr>
            <w:ins w:id="3756" w:author="Phạm Quang Thịnh" w:date="2019-07-05T21:05:00Z">
              <w:r>
                <w:t>tenMatHang</w:t>
              </w:r>
            </w:ins>
          </w:p>
          <w:p w14:paraId="25A166C5" w14:textId="77777777" w:rsidR="003D53E4" w:rsidRDefault="003D53E4" w:rsidP="0015558D">
            <w:pPr>
              <w:rPr>
                <w:ins w:id="3757" w:author="Phạm Quang Thịnh" w:date="2019-07-05T21:05:00Z"/>
              </w:rPr>
            </w:pPr>
            <w:ins w:id="3758" w:author="Phạm Quang Thịnh" w:date="2019-07-05T21:05:00Z">
              <w:r>
                <w:t>hanSuDung</w:t>
              </w:r>
            </w:ins>
          </w:p>
          <w:p w14:paraId="3BF058A7" w14:textId="77777777" w:rsidR="003D53E4" w:rsidRDefault="003D53E4" w:rsidP="0015558D">
            <w:pPr>
              <w:rPr>
                <w:ins w:id="3759" w:author="Phạm Quang Thịnh" w:date="2019-07-05T21:05:00Z"/>
              </w:rPr>
            </w:pPr>
            <w:ins w:id="3760" w:author="Phạm Quang Thịnh" w:date="2019-07-05T21:05:00Z">
              <w:r>
                <w:t>gia</w:t>
              </w:r>
            </w:ins>
          </w:p>
          <w:p w14:paraId="0E85C448" w14:textId="77777777" w:rsidR="003D53E4" w:rsidRDefault="003D53E4" w:rsidP="0015558D">
            <w:pPr>
              <w:rPr>
                <w:ins w:id="3761" w:author="Phạm Quang Thịnh" w:date="2019-07-05T21:05:00Z"/>
              </w:rPr>
            </w:pPr>
            <w:ins w:id="3762" w:author="Phạm Quang Thịnh" w:date="2019-07-05T21:05:00Z">
              <w:r>
                <w:t>donViTinh</w:t>
              </w:r>
            </w:ins>
          </w:p>
        </w:tc>
        <w:tc>
          <w:tcPr>
            <w:tcW w:w="1406" w:type="dxa"/>
          </w:tcPr>
          <w:p w14:paraId="3CC7A7D1" w14:textId="77777777" w:rsidR="003D53E4" w:rsidRDefault="003D53E4" w:rsidP="0015558D">
            <w:pPr>
              <w:rPr>
                <w:ins w:id="3763" w:author="Phạm Quang Thịnh" w:date="2019-07-05T21:05:00Z"/>
              </w:rPr>
            </w:pPr>
            <w:ins w:id="3764" w:author="Phạm Quang Thịnh" w:date="2019-07-05T21:05:00Z">
              <w:r>
                <w:t>Nvarchar(10)</w:t>
              </w:r>
            </w:ins>
          </w:p>
          <w:p w14:paraId="527DD677" w14:textId="77777777" w:rsidR="003D53E4" w:rsidRDefault="003D53E4" w:rsidP="0015558D">
            <w:pPr>
              <w:rPr>
                <w:ins w:id="3765" w:author="Phạm Quang Thịnh" w:date="2019-07-05T21:05:00Z"/>
              </w:rPr>
            </w:pPr>
            <w:ins w:id="3766" w:author="Phạm Quang Thịnh" w:date="2019-07-05T21:05:00Z">
              <w:r>
                <w:t>Nvarchar(30)</w:t>
              </w:r>
            </w:ins>
          </w:p>
          <w:p w14:paraId="40996F64" w14:textId="77777777" w:rsidR="003D53E4" w:rsidRDefault="003D53E4" w:rsidP="0015558D">
            <w:pPr>
              <w:rPr>
                <w:ins w:id="3767" w:author="Phạm Quang Thịnh" w:date="2019-07-05T21:05:00Z"/>
              </w:rPr>
            </w:pPr>
            <w:ins w:id="3768" w:author="Phạm Quang Thịnh" w:date="2019-07-05T21:05:00Z">
              <w:r>
                <w:t>Datetime2(7)</w:t>
              </w:r>
            </w:ins>
          </w:p>
          <w:p w14:paraId="59533933" w14:textId="77777777" w:rsidR="003D53E4" w:rsidRDefault="003D53E4" w:rsidP="0015558D">
            <w:pPr>
              <w:rPr>
                <w:ins w:id="3769" w:author="Phạm Quang Thịnh" w:date="2019-07-05T21:05:00Z"/>
              </w:rPr>
            </w:pPr>
            <w:ins w:id="3770" w:author="Phạm Quang Thịnh" w:date="2019-07-05T21:05:00Z">
              <w:r>
                <w:t>Int</w:t>
              </w:r>
            </w:ins>
          </w:p>
          <w:p w14:paraId="68C64C9D" w14:textId="77777777" w:rsidR="003D53E4" w:rsidRDefault="003D53E4" w:rsidP="0015558D">
            <w:pPr>
              <w:rPr>
                <w:ins w:id="3771" w:author="Phạm Quang Thịnh" w:date="2019-07-05T21:05:00Z"/>
              </w:rPr>
            </w:pPr>
            <w:ins w:id="3772" w:author="Phạm Quang Thịnh" w:date="2019-07-05T21:05:00Z">
              <w:r>
                <w:t>Nvarchar(20)</w:t>
              </w:r>
            </w:ins>
          </w:p>
        </w:tc>
        <w:tc>
          <w:tcPr>
            <w:tcW w:w="1586" w:type="dxa"/>
          </w:tcPr>
          <w:p w14:paraId="1A76233D" w14:textId="77777777" w:rsidR="003D53E4" w:rsidRDefault="003D53E4" w:rsidP="0015558D">
            <w:pPr>
              <w:rPr>
                <w:ins w:id="3773" w:author="Phạm Quang Thịnh" w:date="2019-07-05T21:05:00Z"/>
              </w:rPr>
            </w:pPr>
            <w:ins w:id="3774" w:author="Phạm Quang Thịnh" w:date="2019-07-05T21:05:00Z">
              <w:r>
                <w:t>Chính</w:t>
              </w:r>
            </w:ins>
          </w:p>
        </w:tc>
        <w:tc>
          <w:tcPr>
            <w:tcW w:w="1969" w:type="dxa"/>
          </w:tcPr>
          <w:p w14:paraId="4132ACD5" w14:textId="77777777" w:rsidR="003D53E4" w:rsidRDefault="003D53E4" w:rsidP="0015558D">
            <w:pPr>
              <w:rPr>
                <w:ins w:id="3775" w:author="Phạm Quang Thịnh" w:date="2019-07-05T21:05:00Z"/>
              </w:rPr>
            </w:pPr>
            <w:ins w:id="3776" w:author="Phạm Quang Thịnh" w:date="2019-07-05T21:05:00Z">
              <w:r>
                <w:t>Quản lý thông tin của các mặt hàng hiện có</w:t>
              </w:r>
            </w:ins>
          </w:p>
        </w:tc>
      </w:tr>
      <w:tr w:rsidR="003D53E4" w14:paraId="4D7DB8AB" w14:textId="77777777" w:rsidTr="0015558D">
        <w:trPr>
          <w:trHeight w:val="1132"/>
          <w:ins w:id="3777" w:author="Phạm Quang Thịnh" w:date="2019-07-05T21:05:00Z"/>
        </w:trPr>
        <w:tc>
          <w:tcPr>
            <w:tcW w:w="573" w:type="dxa"/>
          </w:tcPr>
          <w:p w14:paraId="0D4A93CC" w14:textId="77777777" w:rsidR="003D53E4" w:rsidRDefault="003D53E4" w:rsidP="0015558D">
            <w:pPr>
              <w:rPr>
                <w:ins w:id="3778" w:author="Phạm Quang Thịnh" w:date="2019-07-05T21:05:00Z"/>
              </w:rPr>
            </w:pPr>
            <w:ins w:id="3779" w:author="Phạm Quang Thịnh" w:date="2019-07-05T21:05:00Z">
              <w:r>
                <w:t>4</w:t>
              </w:r>
            </w:ins>
          </w:p>
        </w:tc>
        <w:tc>
          <w:tcPr>
            <w:tcW w:w="2336" w:type="dxa"/>
          </w:tcPr>
          <w:p w14:paraId="01149E81" w14:textId="77777777" w:rsidR="003D53E4" w:rsidRDefault="003D53E4" w:rsidP="0015558D">
            <w:pPr>
              <w:rPr>
                <w:ins w:id="3780" w:author="Phạm Quang Thịnh" w:date="2019-07-05T21:05:00Z"/>
              </w:rPr>
            </w:pPr>
            <w:ins w:id="3781" w:author="Phạm Quang Thịnh" w:date="2019-07-05T21:05:00Z">
              <w:r>
                <w:t>PhieuThuTien</w:t>
              </w:r>
            </w:ins>
          </w:p>
        </w:tc>
        <w:tc>
          <w:tcPr>
            <w:tcW w:w="1715" w:type="dxa"/>
          </w:tcPr>
          <w:p w14:paraId="0F11607B" w14:textId="77777777" w:rsidR="003D53E4" w:rsidRPr="00A35E6C" w:rsidRDefault="003D53E4" w:rsidP="0015558D">
            <w:pPr>
              <w:rPr>
                <w:ins w:id="3782" w:author="Phạm Quang Thịnh" w:date="2019-07-05T21:05:00Z"/>
                <w:b/>
                <w:bCs/>
              </w:rPr>
            </w:pPr>
            <w:ins w:id="3783" w:author="Phạm Quang Thịnh" w:date="2019-07-05T21:05:00Z">
              <w:r w:rsidRPr="00A35E6C">
                <w:rPr>
                  <w:b/>
                  <w:bCs/>
                </w:rPr>
                <w:t>maPhieu</w:t>
              </w:r>
            </w:ins>
          </w:p>
          <w:p w14:paraId="28AF0935" w14:textId="77777777" w:rsidR="003D53E4" w:rsidRPr="00A35E6C" w:rsidRDefault="003D53E4" w:rsidP="0015558D">
            <w:pPr>
              <w:rPr>
                <w:ins w:id="3784" w:author="Phạm Quang Thịnh" w:date="2019-07-05T21:05:00Z"/>
                <w:i/>
                <w:iCs/>
              </w:rPr>
            </w:pPr>
            <w:ins w:id="3785" w:author="Phạm Quang Thịnh" w:date="2019-07-05T21:05:00Z">
              <w:r w:rsidRPr="00A35E6C">
                <w:rPr>
                  <w:i/>
                  <w:iCs/>
                </w:rPr>
                <w:t>maDaiLy</w:t>
              </w:r>
            </w:ins>
          </w:p>
          <w:p w14:paraId="5E00EFE9" w14:textId="77777777" w:rsidR="003D53E4" w:rsidRDefault="003D53E4" w:rsidP="0015558D">
            <w:pPr>
              <w:rPr>
                <w:ins w:id="3786" w:author="Phạm Quang Thịnh" w:date="2019-07-05T21:05:00Z"/>
              </w:rPr>
            </w:pPr>
            <w:ins w:id="3787" w:author="Phạm Quang Thịnh" w:date="2019-07-05T21:05:00Z">
              <w:r>
                <w:t>ngayThuTien</w:t>
              </w:r>
            </w:ins>
          </w:p>
          <w:p w14:paraId="6500A1EF" w14:textId="77777777" w:rsidR="003D53E4" w:rsidRDefault="003D53E4" w:rsidP="0015558D">
            <w:pPr>
              <w:rPr>
                <w:ins w:id="3788" w:author="Phạm Quang Thịnh" w:date="2019-07-05T21:05:00Z"/>
              </w:rPr>
            </w:pPr>
            <w:ins w:id="3789" w:author="Phạm Quang Thịnh" w:date="2019-07-05T21:05:00Z">
              <w:r>
                <w:t>soTienThu</w:t>
              </w:r>
            </w:ins>
          </w:p>
        </w:tc>
        <w:tc>
          <w:tcPr>
            <w:tcW w:w="1406" w:type="dxa"/>
          </w:tcPr>
          <w:p w14:paraId="64513FB7" w14:textId="77777777" w:rsidR="003D53E4" w:rsidRDefault="003D53E4" w:rsidP="0015558D">
            <w:pPr>
              <w:rPr>
                <w:ins w:id="3790" w:author="Phạm Quang Thịnh" w:date="2019-07-05T21:05:00Z"/>
              </w:rPr>
            </w:pPr>
            <w:ins w:id="3791" w:author="Phạm Quang Thịnh" w:date="2019-07-05T21:05:00Z">
              <w:r>
                <w:t>Nvarchar(10)</w:t>
              </w:r>
            </w:ins>
          </w:p>
          <w:p w14:paraId="1C062CEB" w14:textId="77777777" w:rsidR="003D53E4" w:rsidRDefault="003D53E4" w:rsidP="0015558D">
            <w:pPr>
              <w:rPr>
                <w:ins w:id="3792" w:author="Phạm Quang Thịnh" w:date="2019-07-05T21:05:00Z"/>
              </w:rPr>
            </w:pPr>
            <w:ins w:id="3793" w:author="Phạm Quang Thịnh" w:date="2019-07-05T21:05:00Z">
              <w:r>
                <w:t>Nvarchar(10)</w:t>
              </w:r>
            </w:ins>
          </w:p>
          <w:p w14:paraId="33F5FA41" w14:textId="77777777" w:rsidR="003D53E4" w:rsidRDefault="003D53E4" w:rsidP="0015558D">
            <w:pPr>
              <w:rPr>
                <w:ins w:id="3794" w:author="Phạm Quang Thịnh" w:date="2019-07-05T21:05:00Z"/>
              </w:rPr>
            </w:pPr>
            <w:ins w:id="3795" w:author="Phạm Quang Thịnh" w:date="2019-07-05T21:05:00Z">
              <w:r>
                <w:t>Datetime2(7)</w:t>
              </w:r>
            </w:ins>
          </w:p>
          <w:p w14:paraId="7E8E6301" w14:textId="77777777" w:rsidR="003D53E4" w:rsidRDefault="003D53E4" w:rsidP="0015558D">
            <w:pPr>
              <w:rPr>
                <w:ins w:id="3796" w:author="Phạm Quang Thịnh" w:date="2019-07-05T21:05:00Z"/>
              </w:rPr>
            </w:pPr>
            <w:ins w:id="3797" w:author="Phạm Quang Thịnh" w:date="2019-07-05T21:05:00Z">
              <w:r>
                <w:t>int</w:t>
              </w:r>
            </w:ins>
          </w:p>
        </w:tc>
        <w:tc>
          <w:tcPr>
            <w:tcW w:w="1586" w:type="dxa"/>
          </w:tcPr>
          <w:p w14:paraId="377923EF" w14:textId="77777777" w:rsidR="003D53E4" w:rsidRDefault="003D53E4" w:rsidP="0015558D">
            <w:pPr>
              <w:rPr>
                <w:ins w:id="3798" w:author="Phạm Quang Thịnh" w:date="2019-07-05T21:05:00Z"/>
              </w:rPr>
            </w:pPr>
            <w:ins w:id="3799" w:author="Phạm Quang Thịnh" w:date="2019-07-05T21:05:00Z">
              <w:r>
                <w:t>Chính</w:t>
              </w:r>
            </w:ins>
          </w:p>
          <w:p w14:paraId="3D646A5B" w14:textId="77777777" w:rsidR="003D53E4" w:rsidRDefault="003D53E4" w:rsidP="0015558D">
            <w:pPr>
              <w:rPr>
                <w:ins w:id="3800" w:author="Phạm Quang Thịnh" w:date="2019-07-05T21:05:00Z"/>
              </w:rPr>
            </w:pPr>
            <w:ins w:id="3801" w:author="Phạm Quang Thịnh" w:date="2019-07-05T21:05:00Z">
              <w:r>
                <w:t>Ngoại</w:t>
              </w:r>
            </w:ins>
          </w:p>
        </w:tc>
        <w:tc>
          <w:tcPr>
            <w:tcW w:w="1969" w:type="dxa"/>
          </w:tcPr>
          <w:p w14:paraId="5050F96D" w14:textId="77777777" w:rsidR="003D53E4" w:rsidRDefault="003D53E4" w:rsidP="0015558D">
            <w:pPr>
              <w:rPr>
                <w:ins w:id="3802" w:author="Phạm Quang Thịnh" w:date="2019-07-05T21:05:00Z"/>
              </w:rPr>
            </w:pPr>
            <w:ins w:id="3803" w:author="Phạm Quang Thịnh" w:date="2019-07-05T21:05:00Z">
              <w:r>
                <w:t>Thu tiền nợ của các đại lý</w:t>
              </w:r>
            </w:ins>
          </w:p>
        </w:tc>
      </w:tr>
      <w:tr w:rsidR="003D53E4" w14:paraId="469882BC" w14:textId="77777777" w:rsidTr="0015558D">
        <w:trPr>
          <w:trHeight w:val="890"/>
          <w:ins w:id="3804" w:author="Phạm Quang Thịnh" w:date="2019-07-05T21:05:00Z"/>
        </w:trPr>
        <w:tc>
          <w:tcPr>
            <w:tcW w:w="573" w:type="dxa"/>
          </w:tcPr>
          <w:p w14:paraId="6B224B70" w14:textId="77777777" w:rsidR="003D53E4" w:rsidRDefault="003D53E4" w:rsidP="0015558D">
            <w:pPr>
              <w:rPr>
                <w:ins w:id="3805" w:author="Phạm Quang Thịnh" w:date="2019-07-05T21:05:00Z"/>
              </w:rPr>
            </w:pPr>
            <w:ins w:id="3806" w:author="Phạm Quang Thịnh" w:date="2019-07-05T21:05:00Z">
              <w:r>
                <w:t>5</w:t>
              </w:r>
            </w:ins>
          </w:p>
        </w:tc>
        <w:tc>
          <w:tcPr>
            <w:tcW w:w="2336" w:type="dxa"/>
          </w:tcPr>
          <w:p w14:paraId="1DB5074B" w14:textId="77777777" w:rsidR="003D53E4" w:rsidRDefault="003D53E4" w:rsidP="0015558D">
            <w:pPr>
              <w:rPr>
                <w:ins w:id="3807" w:author="Phạm Quang Thịnh" w:date="2019-07-05T21:05:00Z"/>
              </w:rPr>
            </w:pPr>
            <w:ins w:id="3808" w:author="Phạm Quang Thịnh" w:date="2019-07-05T21:05:00Z">
              <w:r>
                <w:t>PhieuXuatHang</w:t>
              </w:r>
            </w:ins>
          </w:p>
        </w:tc>
        <w:tc>
          <w:tcPr>
            <w:tcW w:w="1715" w:type="dxa"/>
          </w:tcPr>
          <w:p w14:paraId="44E5889C" w14:textId="77777777" w:rsidR="003D53E4" w:rsidRPr="00A35E6C" w:rsidRDefault="003D53E4" w:rsidP="0015558D">
            <w:pPr>
              <w:rPr>
                <w:ins w:id="3809" w:author="Phạm Quang Thịnh" w:date="2019-07-05T21:05:00Z"/>
                <w:b/>
                <w:bCs/>
              </w:rPr>
            </w:pPr>
            <w:ins w:id="3810" w:author="Phạm Quang Thịnh" w:date="2019-07-05T21:05:00Z">
              <w:r w:rsidRPr="00A35E6C">
                <w:rPr>
                  <w:b/>
                  <w:bCs/>
                </w:rPr>
                <w:t>maXuatHang</w:t>
              </w:r>
            </w:ins>
          </w:p>
          <w:p w14:paraId="34B6A3A3" w14:textId="77777777" w:rsidR="003D53E4" w:rsidRPr="00A35E6C" w:rsidRDefault="003D53E4" w:rsidP="0015558D">
            <w:pPr>
              <w:rPr>
                <w:ins w:id="3811" w:author="Phạm Quang Thịnh" w:date="2019-07-05T21:05:00Z"/>
                <w:i/>
                <w:iCs/>
              </w:rPr>
            </w:pPr>
            <w:ins w:id="3812" w:author="Phạm Quang Thịnh" w:date="2019-07-05T21:05:00Z">
              <w:r w:rsidRPr="00A35E6C">
                <w:rPr>
                  <w:i/>
                  <w:iCs/>
                </w:rPr>
                <w:t>maDaiLy</w:t>
              </w:r>
            </w:ins>
          </w:p>
          <w:p w14:paraId="5DB06B52" w14:textId="77777777" w:rsidR="003D53E4" w:rsidRDefault="003D53E4" w:rsidP="0015558D">
            <w:pPr>
              <w:rPr>
                <w:ins w:id="3813" w:author="Phạm Quang Thịnh" w:date="2019-07-05T21:05:00Z"/>
              </w:rPr>
            </w:pPr>
            <w:ins w:id="3814" w:author="Phạm Quang Thịnh" w:date="2019-07-05T21:05:00Z">
              <w:r>
                <w:t>ngayLapPhieu</w:t>
              </w:r>
            </w:ins>
          </w:p>
          <w:p w14:paraId="54121117" w14:textId="77777777" w:rsidR="003D53E4" w:rsidRDefault="003D53E4" w:rsidP="0015558D">
            <w:pPr>
              <w:rPr>
                <w:ins w:id="3815" w:author="Phạm Quang Thịnh" w:date="2019-07-05T21:05:00Z"/>
              </w:rPr>
            </w:pPr>
            <w:ins w:id="3816" w:author="Phạm Quang Thịnh" w:date="2019-07-05T21:05:00Z">
              <w:r>
                <w:t>tongtien</w:t>
              </w:r>
            </w:ins>
          </w:p>
        </w:tc>
        <w:tc>
          <w:tcPr>
            <w:tcW w:w="1406" w:type="dxa"/>
          </w:tcPr>
          <w:p w14:paraId="54267333" w14:textId="77777777" w:rsidR="003D53E4" w:rsidRDefault="003D53E4" w:rsidP="0015558D">
            <w:pPr>
              <w:rPr>
                <w:ins w:id="3817" w:author="Phạm Quang Thịnh" w:date="2019-07-05T21:05:00Z"/>
              </w:rPr>
            </w:pPr>
            <w:ins w:id="3818" w:author="Phạm Quang Thịnh" w:date="2019-07-05T21:05:00Z">
              <w:r>
                <w:t>Nvarchar(10)</w:t>
              </w:r>
            </w:ins>
          </w:p>
          <w:p w14:paraId="621E4F2E" w14:textId="77777777" w:rsidR="003D53E4" w:rsidRDefault="003D53E4" w:rsidP="0015558D">
            <w:pPr>
              <w:rPr>
                <w:ins w:id="3819" w:author="Phạm Quang Thịnh" w:date="2019-07-05T21:05:00Z"/>
              </w:rPr>
            </w:pPr>
            <w:ins w:id="3820" w:author="Phạm Quang Thịnh" w:date="2019-07-05T21:05:00Z">
              <w:r>
                <w:t>Nvarchar(10)</w:t>
              </w:r>
            </w:ins>
          </w:p>
          <w:p w14:paraId="3FD087E1" w14:textId="77777777" w:rsidR="003D53E4" w:rsidRDefault="003D53E4" w:rsidP="0015558D">
            <w:pPr>
              <w:rPr>
                <w:ins w:id="3821" w:author="Phạm Quang Thịnh" w:date="2019-07-05T21:05:00Z"/>
              </w:rPr>
            </w:pPr>
            <w:ins w:id="3822" w:author="Phạm Quang Thịnh" w:date="2019-07-05T21:05:00Z">
              <w:r>
                <w:t>Datetime2(7)</w:t>
              </w:r>
            </w:ins>
          </w:p>
          <w:p w14:paraId="3DF9995B" w14:textId="77777777" w:rsidR="003D53E4" w:rsidRDefault="003D53E4" w:rsidP="0015558D">
            <w:pPr>
              <w:rPr>
                <w:ins w:id="3823" w:author="Phạm Quang Thịnh" w:date="2019-07-05T21:05:00Z"/>
              </w:rPr>
            </w:pPr>
            <w:ins w:id="3824" w:author="Phạm Quang Thịnh" w:date="2019-07-05T21:05:00Z">
              <w:r>
                <w:t>int</w:t>
              </w:r>
            </w:ins>
          </w:p>
        </w:tc>
        <w:tc>
          <w:tcPr>
            <w:tcW w:w="1586" w:type="dxa"/>
          </w:tcPr>
          <w:p w14:paraId="2B7D1100" w14:textId="77777777" w:rsidR="003D53E4" w:rsidRDefault="003D53E4" w:rsidP="0015558D">
            <w:pPr>
              <w:rPr>
                <w:ins w:id="3825" w:author="Phạm Quang Thịnh" w:date="2019-07-05T21:05:00Z"/>
              </w:rPr>
            </w:pPr>
            <w:ins w:id="3826" w:author="Phạm Quang Thịnh" w:date="2019-07-05T21:05:00Z">
              <w:r>
                <w:t>Chính</w:t>
              </w:r>
            </w:ins>
          </w:p>
          <w:p w14:paraId="7801F7C6" w14:textId="77777777" w:rsidR="003D53E4" w:rsidRDefault="003D53E4" w:rsidP="0015558D">
            <w:pPr>
              <w:rPr>
                <w:ins w:id="3827" w:author="Phạm Quang Thịnh" w:date="2019-07-05T21:05:00Z"/>
              </w:rPr>
            </w:pPr>
            <w:ins w:id="3828" w:author="Phạm Quang Thịnh" w:date="2019-07-05T21:05:00Z">
              <w:r>
                <w:t>Ngoại</w:t>
              </w:r>
            </w:ins>
          </w:p>
        </w:tc>
        <w:tc>
          <w:tcPr>
            <w:tcW w:w="1969" w:type="dxa"/>
          </w:tcPr>
          <w:p w14:paraId="7E8B71C5" w14:textId="77777777" w:rsidR="003D53E4" w:rsidRDefault="003D53E4" w:rsidP="0015558D">
            <w:pPr>
              <w:rPr>
                <w:ins w:id="3829" w:author="Phạm Quang Thịnh" w:date="2019-07-05T21:05:00Z"/>
              </w:rPr>
            </w:pPr>
            <w:ins w:id="3830" w:author="Phạm Quang Thịnh" w:date="2019-07-05T21:05:00Z">
              <w:r>
                <w:t>Chuyển các mặt hàng đến các đại lý</w:t>
              </w:r>
            </w:ins>
          </w:p>
        </w:tc>
      </w:tr>
      <w:tr w:rsidR="003D53E4" w14:paraId="1367F2CB" w14:textId="77777777" w:rsidTr="0015558D">
        <w:trPr>
          <w:trHeight w:val="1132"/>
          <w:ins w:id="3831" w:author="Phạm Quang Thịnh" w:date="2019-07-05T21:05:00Z"/>
        </w:trPr>
        <w:tc>
          <w:tcPr>
            <w:tcW w:w="573" w:type="dxa"/>
          </w:tcPr>
          <w:p w14:paraId="63DC3CFD" w14:textId="77777777" w:rsidR="003D53E4" w:rsidRDefault="003D53E4" w:rsidP="0015558D">
            <w:pPr>
              <w:rPr>
                <w:ins w:id="3832" w:author="Phạm Quang Thịnh" w:date="2019-07-05T21:05:00Z"/>
              </w:rPr>
            </w:pPr>
            <w:ins w:id="3833" w:author="Phạm Quang Thịnh" w:date="2019-07-05T21:05:00Z">
              <w:r>
                <w:t>6</w:t>
              </w:r>
            </w:ins>
          </w:p>
        </w:tc>
        <w:tc>
          <w:tcPr>
            <w:tcW w:w="2336" w:type="dxa"/>
          </w:tcPr>
          <w:p w14:paraId="131C95D2" w14:textId="77777777" w:rsidR="003D53E4" w:rsidRDefault="003D53E4" w:rsidP="0015558D">
            <w:pPr>
              <w:rPr>
                <w:ins w:id="3834" w:author="Phạm Quang Thịnh" w:date="2019-07-05T21:05:00Z"/>
              </w:rPr>
            </w:pPr>
            <w:ins w:id="3835" w:author="Phạm Quang Thịnh" w:date="2019-07-05T21:05:00Z">
              <w:r>
                <w:t>ChiTietPhieuXuatHang</w:t>
              </w:r>
            </w:ins>
          </w:p>
        </w:tc>
        <w:tc>
          <w:tcPr>
            <w:tcW w:w="1715" w:type="dxa"/>
          </w:tcPr>
          <w:p w14:paraId="4AAC5FF2" w14:textId="77777777" w:rsidR="003D53E4" w:rsidRPr="00A35E6C" w:rsidRDefault="003D53E4" w:rsidP="0015558D">
            <w:pPr>
              <w:rPr>
                <w:ins w:id="3836" w:author="Phạm Quang Thịnh" w:date="2019-07-05T21:05:00Z"/>
                <w:i/>
                <w:iCs/>
              </w:rPr>
            </w:pPr>
            <w:ins w:id="3837" w:author="Phạm Quang Thịnh" w:date="2019-07-05T21:05:00Z">
              <w:r w:rsidRPr="00A35E6C">
                <w:rPr>
                  <w:i/>
                  <w:iCs/>
                </w:rPr>
                <w:t>maXuatHang</w:t>
              </w:r>
            </w:ins>
          </w:p>
          <w:p w14:paraId="51E9ABC4" w14:textId="77777777" w:rsidR="003D53E4" w:rsidRPr="00A35E6C" w:rsidRDefault="003D53E4" w:rsidP="0015558D">
            <w:pPr>
              <w:rPr>
                <w:ins w:id="3838" w:author="Phạm Quang Thịnh" w:date="2019-07-05T21:05:00Z"/>
                <w:i/>
                <w:iCs/>
              </w:rPr>
            </w:pPr>
            <w:ins w:id="3839" w:author="Phạm Quang Thịnh" w:date="2019-07-05T21:05:00Z">
              <w:r w:rsidRPr="00A35E6C">
                <w:rPr>
                  <w:i/>
                  <w:iCs/>
                </w:rPr>
                <w:t>maMatHang</w:t>
              </w:r>
            </w:ins>
          </w:p>
          <w:p w14:paraId="0C6F6AC7" w14:textId="77777777" w:rsidR="003D53E4" w:rsidRDefault="003D53E4" w:rsidP="0015558D">
            <w:pPr>
              <w:rPr>
                <w:ins w:id="3840" w:author="Phạm Quang Thịnh" w:date="2019-07-05T21:05:00Z"/>
              </w:rPr>
            </w:pPr>
            <w:ins w:id="3841" w:author="Phạm Quang Thịnh" w:date="2019-07-05T21:05:00Z">
              <w:r>
                <w:t>soluong</w:t>
              </w:r>
            </w:ins>
          </w:p>
          <w:p w14:paraId="29600F57" w14:textId="77777777" w:rsidR="003D53E4" w:rsidRDefault="003D53E4" w:rsidP="0015558D">
            <w:pPr>
              <w:rPr>
                <w:ins w:id="3842" w:author="Phạm Quang Thịnh" w:date="2019-07-05T21:05:00Z"/>
              </w:rPr>
            </w:pPr>
            <w:ins w:id="3843" w:author="Phạm Quang Thịnh" w:date="2019-07-05T21:05:00Z">
              <w:r>
                <w:t>tongtien</w:t>
              </w:r>
            </w:ins>
          </w:p>
        </w:tc>
        <w:tc>
          <w:tcPr>
            <w:tcW w:w="1406" w:type="dxa"/>
          </w:tcPr>
          <w:p w14:paraId="6539352D" w14:textId="77777777" w:rsidR="003D53E4" w:rsidRDefault="003D53E4" w:rsidP="0015558D">
            <w:pPr>
              <w:rPr>
                <w:ins w:id="3844" w:author="Phạm Quang Thịnh" w:date="2019-07-05T21:05:00Z"/>
              </w:rPr>
            </w:pPr>
            <w:ins w:id="3845" w:author="Phạm Quang Thịnh" w:date="2019-07-05T21:05:00Z">
              <w:r>
                <w:t>Nvarchar(10)</w:t>
              </w:r>
            </w:ins>
          </w:p>
          <w:p w14:paraId="5EB9DE81" w14:textId="77777777" w:rsidR="003D53E4" w:rsidRDefault="003D53E4" w:rsidP="0015558D">
            <w:pPr>
              <w:rPr>
                <w:ins w:id="3846" w:author="Phạm Quang Thịnh" w:date="2019-07-05T21:05:00Z"/>
              </w:rPr>
            </w:pPr>
            <w:ins w:id="3847" w:author="Phạm Quang Thịnh" w:date="2019-07-05T21:05:00Z">
              <w:r>
                <w:t>Nvarchar(10)</w:t>
              </w:r>
            </w:ins>
          </w:p>
          <w:p w14:paraId="1B99EEEE" w14:textId="77777777" w:rsidR="003D53E4" w:rsidRDefault="003D53E4" w:rsidP="0015558D">
            <w:pPr>
              <w:rPr>
                <w:ins w:id="3848" w:author="Phạm Quang Thịnh" w:date="2019-07-05T21:05:00Z"/>
              </w:rPr>
            </w:pPr>
            <w:ins w:id="3849" w:author="Phạm Quang Thịnh" w:date="2019-07-05T21:05:00Z">
              <w:r>
                <w:t>Int</w:t>
              </w:r>
            </w:ins>
          </w:p>
          <w:p w14:paraId="7B6FE1CC" w14:textId="77777777" w:rsidR="003D53E4" w:rsidRDefault="003D53E4" w:rsidP="0015558D">
            <w:pPr>
              <w:rPr>
                <w:ins w:id="3850" w:author="Phạm Quang Thịnh" w:date="2019-07-05T21:05:00Z"/>
              </w:rPr>
            </w:pPr>
            <w:ins w:id="3851" w:author="Phạm Quang Thịnh" w:date="2019-07-05T21:05:00Z">
              <w:r>
                <w:t>int</w:t>
              </w:r>
            </w:ins>
          </w:p>
        </w:tc>
        <w:tc>
          <w:tcPr>
            <w:tcW w:w="1586" w:type="dxa"/>
          </w:tcPr>
          <w:p w14:paraId="0E3637F0" w14:textId="77777777" w:rsidR="003D53E4" w:rsidRDefault="003D53E4" w:rsidP="0015558D">
            <w:pPr>
              <w:rPr>
                <w:ins w:id="3852" w:author="Phạm Quang Thịnh" w:date="2019-07-05T21:05:00Z"/>
              </w:rPr>
            </w:pPr>
            <w:ins w:id="3853" w:author="Phạm Quang Thịnh" w:date="2019-07-05T21:05:00Z">
              <w:r>
                <w:t>Ngoại</w:t>
              </w:r>
            </w:ins>
          </w:p>
          <w:p w14:paraId="510CAA29" w14:textId="77777777" w:rsidR="003D53E4" w:rsidRDefault="003D53E4" w:rsidP="0015558D">
            <w:pPr>
              <w:rPr>
                <w:ins w:id="3854" w:author="Phạm Quang Thịnh" w:date="2019-07-05T21:05:00Z"/>
              </w:rPr>
            </w:pPr>
            <w:ins w:id="3855" w:author="Phạm Quang Thịnh" w:date="2019-07-05T21:05:00Z">
              <w:r>
                <w:t>Ngoại</w:t>
              </w:r>
            </w:ins>
          </w:p>
        </w:tc>
        <w:tc>
          <w:tcPr>
            <w:tcW w:w="1969" w:type="dxa"/>
          </w:tcPr>
          <w:p w14:paraId="6DE8B4AB" w14:textId="77777777" w:rsidR="003D53E4" w:rsidRDefault="003D53E4" w:rsidP="0015558D">
            <w:pPr>
              <w:rPr>
                <w:ins w:id="3856" w:author="Phạm Quang Thịnh" w:date="2019-07-05T21:05:00Z"/>
              </w:rPr>
            </w:pPr>
            <w:ins w:id="3857" w:author="Phạm Quang Thịnh" w:date="2019-07-05T21:05:00Z">
              <w:r>
                <w:t>Lưu thông tin của các mặt hàng cần xuất đến các đại lý</w:t>
              </w:r>
            </w:ins>
          </w:p>
        </w:tc>
      </w:tr>
      <w:tr w:rsidR="003D53E4" w14:paraId="24BEB7C2" w14:textId="77777777" w:rsidTr="0015558D">
        <w:trPr>
          <w:trHeight w:val="530"/>
          <w:ins w:id="3858" w:author="Phạm Quang Thịnh" w:date="2019-07-05T21:05:00Z"/>
        </w:trPr>
        <w:tc>
          <w:tcPr>
            <w:tcW w:w="573" w:type="dxa"/>
          </w:tcPr>
          <w:p w14:paraId="15DA142A" w14:textId="77777777" w:rsidR="003D53E4" w:rsidRDefault="003D53E4" w:rsidP="0015558D">
            <w:pPr>
              <w:rPr>
                <w:ins w:id="3859" w:author="Phạm Quang Thịnh" w:date="2019-07-05T21:05:00Z"/>
              </w:rPr>
            </w:pPr>
            <w:ins w:id="3860" w:author="Phạm Quang Thịnh" w:date="2019-07-05T21:05:00Z">
              <w:r>
                <w:t>7</w:t>
              </w:r>
            </w:ins>
          </w:p>
        </w:tc>
        <w:tc>
          <w:tcPr>
            <w:tcW w:w="2336" w:type="dxa"/>
          </w:tcPr>
          <w:p w14:paraId="6A444E7F" w14:textId="77777777" w:rsidR="003D53E4" w:rsidRDefault="003D53E4" w:rsidP="0015558D">
            <w:pPr>
              <w:rPr>
                <w:ins w:id="3861" w:author="Phạm Quang Thịnh" w:date="2019-07-05T21:05:00Z"/>
              </w:rPr>
            </w:pPr>
            <w:ins w:id="3862" w:author="Phạm Quang Thịnh" w:date="2019-07-05T21:05:00Z">
              <w:r>
                <w:t>PhieuBaoCaoCongNo</w:t>
              </w:r>
            </w:ins>
          </w:p>
        </w:tc>
        <w:tc>
          <w:tcPr>
            <w:tcW w:w="1715" w:type="dxa"/>
          </w:tcPr>
          <w:p w14:paraId="598443AA" w14:textId="77777777" w:rsidR="003D53E4" w:rsidRPr="00A35E6C" w:rsidRDefault="003D53E4" w:rsidP="0015558D">
            <w:pPr>
              <w:rPr>
                <w:ins w:id="3863" w:author="Phạm Quang Thịnh" w:date="2019-07-05T21:05:00Z"/>
                <w:b/>
                <w:bCs/>
              </w:rPr>
            </w:pPr>
            <w:ins w:id="3864" w:author="Phạm Quang Thịnh" w:date="2019-07-05T21:05:00Z">
              <w:r w:rsidRPr="00A35E6C">
                <w:rPr>
                  <w:b/>
                  <w:bCs/>
                </w:rPr>
                <w:t>maPhieu</w:t>
              </w:r>
            </w:ins>
          </w:p>
          <w:p w14:paraId="4224AF51" w14:textId="77777777" w:rsidR="003D53E4" w:rsidRDefault="003D53E4" w:rsidP="0015558D">
            <w:pPr>
              <w:rPr>
                <w:ins w:id="3865" w:author="Phạm Quang Thịnh" w:date="2019-07-05T21:05:00Z"/>
              </w:rPr>
            </w:pPr>
            <w:ins w:id="3866" w:author="Phạm Quang Thịnh" w:date="2019-07-05T21:05:00Z">
              <w:r>
                <w:t>ngayLapPhieu</w:t>
              </w:r>
            </w:ins>
          </w:p>
        </w:tc>
        <w:tc>
          <w:tcPr>
            <w:tcW w:w="1406" w:type="dxa"/>
          </w:tcPr>
          <w:p w14:paraId="1466991C" w14:textId="77777777" w:rsidR="003D53E4" w:rsidRDefault="003D53E4" w:rsidP="0015558D">
            <w:pPr>
              <w:rPr>
                <w:ins w:id="3867" w:author="Phạm Quang Thịnh" w:date="2019-07-05T21:05:00Z"/>
              </w:rPr>
            </w:pPr>
            <w:ins w:id="3868" w:author="Phạm Quang Thịnh" w:date="2019-07-05T21:05:00Z">
              <w:r>
                <w:t>Nvarchar(10)</w:t>
              </w:r>
            </w:ins>
          </w:p>
          <w:p w14:paraId="3F0C831D" w14:textId="77777777" w:rsidR="003D53E4" w:rsidRDefault="003D53E4" w:rsidP="0015558D">
            <w:pPr>
              <w:rPr>
                <w:ins w:id="3869" w:author="Phạm Quang Thịnh" w:date="2019-07-05T21:05:00Z"/>
              </w:rPr>
            </w:pPr>
            <w:ins w:id="3870" w:author="Phạm Quang Thịnh" w:date="2019-07-05T21:05:00Z">
              <w:r>
                <w:t>Datetime2(7)</w:t>
              </w:r>
            </w:ins>
          </w:p>
        </w:tc>
        <w:tc>
          <w:tcPr>
            <w:tcW w:w="1586" w:type="dxa"/>
          </w:tcPr>
          <w:p w14:paraId="5E0ED55C" w14:textId="77777777" w:rsidR="003D53E4" w:rsidRDefault="003D53E4" w:rsidP="0015558D">
            <w:pPr>
              <w:rPr>
                <w:ins w:id="3871" w:author="Phạm Quang Thịnh" w:date="2019-07-05T21:05:00Z"/>
              </w:rPr>
            </w:pPr>
            <w:ins w:id="3872" w:author="Phạm Quang Thịnh" w:date="2019-07-05T21:05:00Z">
              <w:r>
                <w:t>Chính</w:t>
              </w:r>
            </w:ins>
          </w:p>
        </w:tc>
        <w:tc>
          <w:tcPr>
            <w:tcW w:w="1969" w:type="dxa"/>
          </w:tcPr>
          <w:p w14:paraId="7A1C24DA" w14:textId="77777777" w:rsidR="003D53E4" w:rsidRDefault="003D53E4" w:rsidP="0015558D">
            <w:pPr>
              <w:rPr>
                <w:ins w:id="3873" w:author="Phạm Quang Thịnh" w:date="2019-07-05T21:05:00Z"/>
              </w:rPr>
            </w:pPr>
          </w:p>
        </w:tc>
      </w:tr>
      <w:tr w:rsidR="003D53E4" w14:paraId="4E7986D7" w14:textId="77777777" w:rsidTr="0015558D">
        <w:trPr>
          <w:trHeight w:val="1132"/>
          <w:ins w:id="3874" w:author="Phạm Quang Thịnh" w:date="2019-07-05T21:05:00Z"/>
        </w:trPr>
        <w:tc>
          <w:tcPr>
            <w:tcW w:w="573" w:type="dxa"/>
          </w:tcPr>
          <w:p w14:paraId="439C4AFE" w14:textId="77777777" w:rsidR="003D53E4" w:rsidRDefault="003D53E4" w:rsidP="0015558D">
            <w:pPr>
              <w:rPr>
                <w:ins w:id="3875" w:author="Phạm Quang Thịnh" w:date="2019-07-05T21:05:00Z"/>
              </w:rPr>
            </w:pPr>
            <w:ins w:id="3876" w:author="Phạm Quang Thịnh" w:date="2019-07-05T21:05:00Z">
              <w:r>
                <w:t>8</w:t>
              </w:r>
            </w:ins>
          </w:p>
        </w:tc>
        <w:tc>
          <w:tcPr>
            <w:tcW w:w="2336" w:type="dxa"/>
          </w:tcPr>
          <w:p w14:paraId="5DF5D0FB" w14:textId="77777777" w:rsidR="003D53E4" w:rsidRDefault="003D53E4" w:rsidP="0015558D">
            <w:pPr>
              <w:rPr>
                <w:ins w:id="3877" w:author="Phạm Quang Thịnh" w:date="2019-07-05T21:05:00Z"/>
              </w:rPr>
            </w:pPr>
            <w:ins w:id="3878" w:author="Phạm Quang Thịnh" w:date="2019-07-05T21:05:00Z">
              <w:r>
                <w:t>CTPhieuBaoCaoCongNo</w:t>
              </w:r>
            </w:ins>
          </w:p>
        </w:tc>
        <w:tc>
          <w:tcPr>
            <w:tcW w:w="1715" w:type="dxa"/>
          </w:tcPr>
          <w:p w14:paraId="3A5F1DCD" w14:textId="77777777" w:rsidR="003D53E4" w:rsidRPr="00A35E6C" w:rsidRDefault="003D53E4" w:rsidP="0015558D">
            <w:pPr>
              <w:rPr>
                <w:ins w:id="3879" w:author="Phạm Quang Thịnh" w:date="2019-07-05T21:05:00Z"/>
                <w:i/>
                <w:iCs/>
              </w:rPr>
            </w:pPr>
            <w:ins w:id="3880" w:author="Phạm Quang Thịnh" w:date="2019-07-05T21:05:00Z">
              <w:r w:rsidRPr="00A35E6C">
                <w:rPr>
                  <w:i/>
                  <w:iCs/>
                </w:rPr>
                <w:t>maPhieu</w:t>
              </w:r>
            </w:ins>
          </w:p>
          <w:p w14:paraId="6E071B89" w14:textId="77777777" w:rsidR="003D53E4" w:rsidRPr="00A35E6C" w:rsidRDefault="003D53E4" w:rsidP="0015558D">
            <w:pPr>
              <w:rPr>
                <w:ins w:id="3881" w:author="Phạm Quang Thịnh" w:date="2019-07-05T21:05:00Z"/>
                <w:i/>
                <w:iCs/>
              </w:rPr>
            </w:pPr>
            <w:ins w:id="3882" w:author="Phạm Quang Thịnh" w:date="2019-07-05T21:05:00Z">
              <w:r w:rsidRPr="00A35E6C">
                <w:rPr>
                  <w:i/>
                  <w:iCs/>
                </w:rPr>
                <w:t>maDaiLy</w:t>
              </w:r>
            </w:ins>
          </w:p>
          <w:p w14:paraId="21B83D59" w14:textId="77777777" w:rsidR="003D53E4" w:rsidRDefault="003D53E4" w:rsidP="0015558D">
            <w:pPr>
              <w:rPr>
                <w:ins w:id="3883" w:author="Phạm Quang Thịnh" w:date="2019-07-05T21:05:00Z"/>
              </w:rPr>
            </w:pPr>
            <w:ins w:id="3884" w:author="Phạm Quang Thịnh" w:date="2019-07-05T21:05:00Z">
              <w:r>
                <w:t>noDau</w:t>
              </w:r>
            </w:ins>
          </w:p>
          <w:p w14:paraId="34164C6F" w14:textId="77777777" w:rsidR="003D53E4" w:rsidRDefault="003D53E4" w:rsidP="0015558D">
            <w:pPr>
              <w:rPr>
                <w:ins w:id="3885" w:author="Phạm Quang Thịnh" w:date="2019-07-05T21:05:00Z"/>
              </w:rPr>
            </w:pPr>
            <w:ins w:id="3886" w:author="Phạm Quang Thịnh" w:date="2019-07-05T21:05:00Z">
              <w:r>
                <w:t>noCuoi</w:t>
              </w:r>
            </w:ins>
          </w:p>
          <w:p w14:paraId="567F14A4" w14:textId="77777777" w:rsidR="003D53E4" w:rsidRDefault="003D53E4" w:rsidP="0015558D">
            <w:pPr>
              <w:rPr>
                <w:ins w:id="3887" w:author="Phạm Quang Thịnh" w:date="2019-07-05T21:05:00Z"/>
              </w:rPr>
            </w:pPr>
            <w:ins w:id="3888" w:author="Phạm Quang Thịnh" w:date="2019-07-05T21:05:00Z">
              <w:r>
                <w:t>phatSinh</w:t>
              </w:r>
            </w:ins>
          </w:p>
        </w:tc>
        <w:tc>
          <w:tcPr>
            <w:tcW w:w="1406" w:type="dxa"/>
          </w:tcPr>
          <w:p w14:paraId="6447BB02" w14:textId="77777777" w:rsidR="003D53E4" w:rsidRDefault="003D53E4" w:rsidP="0015558D">
            <w:pPr>
              <w:rPr>
                <w:ins w:id="3889" w:author="Phạm Quang Thịnh" w:date="2019-07-05T21:05:00Z"/>
              </w:rPr>
            </w:pPr>
            <w:ins w:id="3890" w:author="Phạm Quang Thịnh" w:date="2019-07-05T21:05:00Z">
              <w:r>
                <w:t>Nvarchar(10)</w:t>
              </w:r>
            </w:ins>
          </w:p>
          <w:p w14:paraId="2EDE16FE" w14:textId="77777777" w:rsidR="003D53E4" w:rsidRDefault="003D53E4" w:rsidP="0015558D">
            <w:pPr>
              <w:rPr>
                <w:ins w:id="3891" w:author="Phạm Quang Thịnh" w:date="2019-07-05T21:05:00Z"/>
              </w:rPr>
            </w:pPr>
            <w:ins w:id="3892" w:author="Phạm Quang Thịnh" w:date="2019-07-05T21:05:00Z">
              <w:r>
                <w:t>Nvarchar(10)</w:t>
              </w:r>
            </w:ins>
          </w:p>
          <w:p w14:paraId="1924CAE5" w14:textId="77777777" w:rsidR="003D53E4" w:rsidRDefault="003D53E4" w:rsidP="0015558D">
            <w:pPr>
              <w:rPr>
                <w:ins w:id="3893" w:author="Phạm Quang Thịnh" w:date="2019-07-05T21:05:00Z"/>
              </w:rPr>
            </w:pPr>
            <w:ins w:id="3894" w:author="Phạm Quang Thịnh" w:date="2019-07-05T21:05:00Z">
              <w:r>
                <w:t>Int</w:t>
              </w:r>
            </w:ins>
          </w:p>
          <w:p w14:paraId="338864A5" w14:textId="77777777" w:rsidR="003D53E4" w:rsidRDefault="003D53E4" w:rsidP="0015558D">
            <w:pPr>
              <w:rPr>
                <w:ins w:id="3895" w:author="Phạm Quang Thịnh" w:date="2019-07-05T21:05:00Z"/>
              </w:rPr>
            </w:pPr>
            <w:ins w:id="3896" w:author="Phạm Quang Thịnh" w:date="2019-07-05T21:05:00Z">
              <w:r>
                <w:t>Int</w:t>
              </w:r>
            </w:ins>
          </w:p>
          <w:p w14:paraId="1289E34A" w14:textId="77777777" w:rsidR="003D53E4" w:rsidRDefault="003D53E4" w:rsidP="0015558D">
            <w:pPr>
              <w:rPr>
                <w:ins w:id="3897" w:author="Phạm Quang Thịnh" w:date="2019-07-05T21:05:00Z"/>
              </w:rPr>
            </w:pPr>
            <w:ins w:id="3898" w:author="Phạm Quang Thịnh" w:date="2019-07-05T21:05:00Z">
              <w:r>
                <w:t>int</w:t>
              </w:r>
            </w:ins>
          </w:p>
        </w:tc>
        <w:tc>
          <w:tcPr>
            <w:tcW w:w="1586" w:type="dxa"/>
          </w:tcPr>
          <w:p w14:paraId="4EE13D16" w14:textId="77777777" w:rsidR="003D53E4" w:rsidRDefault="003D53E4" w:rsidP="0015558D">
            <w:pPr>
              <w:rPr>
                <w:ins w:id="3899" w:author="Phạm Quang Thịnh" w:date="2019-07-05T21:05:00Z"/>
              </w:rPr>
            </w:pPr>
            <w:ins w:id="3900" w:author="Phạm Quang Thịnh" w:date="2019-07-05T21:05:00Z">
              <w:r>
                <w:t>Ngoại</w:t>
              </w:r>
            </w:ins>
          </w:p>
          <w:p w14:paraId="31F15F77" w14:textId="77777777" w:rsidR="003D53E4" w:rsidRDefault="003D53E4" w:rsidP="0015558D">
            <w:pPr>
              <w:rPr>
                <w:ins w:id="3901" w:author="Phạm Quang Thịnh" w:date="2019-07-05T21:05:00Z"/>
              </w:rPr>
            </w:pPr>
            <w:ins w:id="3902" w:author="Phạm Quang Thịnh" w:date="2019-07-05T21:05:00Z">
              <w:r>
                <w:t>Ngoại</w:t>
              </w:r>
            </w:ins>
          </w:p>
        </w:tc>
        <w:tc>
          <w:tcPr>
            <w:tcW w:w="1969" w:type="dxa"/>
          </w:tcPr>
          <w:p w14:paraId="13E83658" w14:textId="77777777" w:rsidR="003D53E4" w:rsidRDefault="003D53E4" w:rsidP="0015558D">
            <w:pPr>
              <w:rPr>
                <w:ins w:id="3903" w:author="Phạm Quang Thịnh" w:date="2019-07-05T21:05:00Z"/>
              </w:rPr>
            </w:pPr>
            <w:ins w:id="3904" w:author="Phạm Quang Thịnh" w:date="2019-07-05T21:05:00Z">
              <w:r>
                <w:t>Lưu số tiền nợ của các đại lý</w:t>
              </w:r>
            </w:ins>
          </w:p>
        </w:tc>
      </w:tr>
      <w:tr w:rsidR="003D53E4" w14:paraId="4F297D69" w14:textId="77777777" w:rsidTr="0015558D">
        <w:trPr>
          <w:trHeight w:val="530"/>
          <w:ins w:id="3905" w:author="Phạm Quang Thịnh" w:date="2019-07-05T21:05:00Z"/>
        </w:trPr>
        <w:tc>
          <w:tcPr>
            <w:tcW w:w="573" w:type="dxa"/>
          </w:tcPr>
          <w:p w14:paraId="2736BAC7" w14:textId="77777777" w:rsidR="003D53E4" w:rsidRDefault="003D53E4" w:rsidP="0015558D">
            <w:pPr>
              <w:rPr>
                <w:ins w:id="3906" w:author="Phạm Quang Thịnh" w:date="2019-07-05T21:05:00Z"/>
              </w:rPr>
            </w:pPr>
            <w:ins w:id="3907" w:author="Phạm Quang Thịnh" w:date="2019-07-05T21:05:00Z">
              <w:r>
                <w:t>9</w:t>
              </w:r>
            </w:ins>
          </w:p>
        </w:tc>
        <w:tc>
          <w:tcPr>
            <w:tcW w:w="2336" w:type="dxa"/>
          </w:tcPr>
          <w:p w14:paraId="79A82182" w14:textId="77777777" w:rsidR="003D53E4" w:rsidRDefault="003D53E4" w:rsidP="0015558D">
            <w:pPr>
              <w:rPr>
                <w:ins w:id="3908" w:author="Phạm Quang Thịnh" w:date="2019-07-05T21:05:00Z"/>
              </w:rPr>
            </w:pPr>
            <w:ins w:id="3909" w:author="Phạm Quang Thịnh" w:date="2019-07-05T21:05:00Z">
              <w:r>
                <w:t>PhieubaocaoDoanhThu</w:t>
              </w:r>
            </w:ins>
          </w:p>
        </w:tc>
        <w:tc>
          <w:tcPr>
            <w:tcW w:w="1715" w:type="dxa"/>
          </w:tcPr>
          <w:p w14:paraId="421A616D" w14:textId="77777777" w:rsidR="003D53E4" w:rsidRPr="00A35E6C" w:rsidRDefault="003D53E4" w:rsidP="0015558D">
            <w:pPr>
              <w:rPr>
                <w:ins w:id="3910" w:author="Phạm Quang Thịnh" w:date="2019-07-05T21:05:00Z"/>
                <w:b/>
                <w:bCs/>
              </w:rPr>
            </w:pPr>
            <w:ins w:id="3911" w:author="Phạm Quang Thịnh" w:date="2019-07-05T21:05:00Z">
              <w:r w:rsidRPr="00A35E6C">
                <w:rPr>
                  <w:b/>
                  <w:bCs/>
                </w:rPr>
                <w:t>maPhieu</w:t>
              </w:r>
            </w:ins>
          </w:p>
          <w:p w14:paraId="09186D57" w14:textId="77777777" w:rsidR="003D53E4" w:rsidRDefault="003D53E4" w:rsidP="0015558D">
            <w:pPr>
              <w:rPr>
                <w:ins w:id="3912" w:author="Phạm Quang Thịnh" w:date="2019-07-05T21:05:00Z"/>
              </w:rPr>
            </w:pPr>
            <w:ins w:id="3913" w:author="Phạm Quang Thịnh" w:date="2019-07-05T21:05:00Z">
              <w:r>
                <w:t>tongDoanhThu</w:t>
              </w:r>
            </w:ins>
          </w:p>
          <w:p w14:paraId="092754D0" w14:textId="77777777" w:rsidR="003D53E4" w:rsidRDefault="003D53E4" w:rsidP="0015558D">
            <w:pPr>
              <w:rPr>
                <w:ins w:id="3914" w:author="Phạm Quang Thịnh" w:date="2019-07-05T21:05:00Z"/>
              </w:rPr>
            </w:pPr>
            <w:ins w:id="3915" w:author="Phạm Quang Thịnh" w:date="2019-07-05T21:05:00Z">
              <w:r>
                <w:t>ngayLapPhieu</w:t>
              </w:r>
            </w:ins>
          </w:p>
        </w:tc>
        <w:tc>
          <w:tcPr>
            <w:tcW w:w="1406" w:type="dxa"/>
          </w:tcPr>
          <w:p w14:paraId="44ED5780" w14:textId="77777777" w:rsidR="003D53E4" w:rsidRDefault="003D53E4" w:rsidP="0015558D">
            <w:pPr>
              <w:rPr>
                <w:ins w:id="3916" w:author="Phạm Quang Thịnh" w:date="2019-07-05T21:05:00Z"/>
              </w:rPr>
            </w:pPr>
            <w:ins w:id="3917" w:author="Phạm Quang Thịnh" w:date="2019-07-05T21:05:00Z">
              <w:r>
                <w:t>Nvarchar(10)</w:t>
              </w:r>
            </w:ins>
          </w:p>
          <w:p w14:paraId="60429C38" w14:textId="77777777" w:rsidR="003D53E4" w:rsidRDefault="003D53E4" w:rsidP="0015558D">
            <w:pPr>
              <w:rPr>
                <w:ins w:id="3918" w:author="Phạm Quang Thịnh" w:date="2019-07-05T21:05:00Z"/>
              </w:rPr>
            </w:pPr>
            <w:ins w:id="3919" w:author="Phạm Quang Thịnh" w:date="2019-07-05T21:05:00Z">
              <w:r>
                <w:t>Int</w:t>
              </w:r>
            </w:ins>
          </w:p>
          <w:p w14:paraId="766FFE8F" w14:textId="77777777" w:rsidR="003D53E4" w:rsidRDefault="003D53E4" w:rsidP="0015558D">
            <w:pPr>
              <w:rPr>
                <w:ins w:id="3920" w:author="Phạm Quang Thịnh" w:date="2019-07-05T21:05:00Z"/>
              </w:rPr>
            </w:pPr>
            <w:ins w:id="3921" w:author="Phạm Quang Thịnh" w:date="2019-07-05T21:05:00Z">
              <w:r>
                <w:t>Datetime2(7)</w:t>
              </w:r>
            </w:ins>
          </w:p>
        </w:tc>
        <w:tc>
          <w:tcPr>
            <w:tcW w:w="1586" w:type="dxa"/>
          </w:tcPr>
          <w:p w14:paraId="4185BB92" w14:textId="77777777" w:rsidR="003D53E4" w:rsidRDefault="003D53E4" w:rsidP="0015558D">
            <w:pPr>
              <w:rPr>
                <w:ins w:id="3922" w:author="Phạm Quang Thịnh" w:date="2019-07-05T21:05:00Z"/>
              </w:rPr>
            </w:pPr>
            <w:ins w:id="3923" w:author="Phạm Quang Thịnh" w:date="2019-07-05T21:05:00Z">
              <w:r>
                <w:t>Chính</w:t>
              </w:r>
            </w:ins>
          </w:p>
        </w:tc>
        <w:tc>
          <w:tcPr>
            <w:tcW w:w="1969" w:type="dxa"/>
          </w:tcPr>
          <w:p w14:paraId="4279A130" w14:textId="77777777" w:rsidR="003D53E4" w:rsidRDefault="003D53E4" w:rsidP="0015558D">
            <w:pPr>
              <w:rPr>
                <w:ins w:id="3924" w:author="Phạm Quang Thịnh" w:date="2019-07-05T21:05:00Z"/>
              </w:rPr>
            </w:pPr>
            <w:ins w:id="3925" w:author="Phạm Quang Thịnh" w:date="2019-07-05T21:05:00Z">
              <w:r>
                <w:t>Báo cáo doanh thu của các đai lý</w:t>
              </w:r>
            </w:ins>
          </w:p>
        </w:tc>
      </w:tr>
      <w:tr w:rsidR="003D53E4" w14:paraId="7DF04E57" w14:textId="77777777" w:rsidTr="0015558D">
        <w:trPr>
          <w:trHeight w:val="350"/>
          <w:ins w:id="3926" w:author="Phạm Quang Thịnh" w:date="2019-07-05T21:05:00Z"/>
        </w:trPr>
        <w:tc>
          <w:tcPr>
            <w:tcW w:w="573" w:type="dxa"/>
          </w:tcPr>
          <w:p w14:paraId="05BD1039" w14:textId="77777777" w:rsidR="003D53E4" w:rsidRDefault="003D53E4" w:rsidP="0015558D">
            <w:pPr>
              <w:rPr>
                <w:ins w:id="3927" w:author="Phạm Quang Thịnh" w:date="2019-07-05T21:05:00Z"/>
              </w:rPr>
            </w:pPr>
            <w:ins w:id="3928" w:author="Phạm Quang Thịnh" w:date="2019-07-05T21:05:00Z">
              <w:r>
                <w:lastRenderedPageBreak/>
                <w:t>10</w:t>
              </w:r>
            </w:ins>
          </w:p>
        </w:tc>
        <w:tc>
          <w:tcPr>
            <w:tcW w:w="2336" w:type="dxa"/>
          </w:tcPr>
          <w:p w14:paraId="4123FD79" w14:textId="77777777" w:rsidR="003D53E4" w:rsidRDefault="003D53E4" w:rsidP="0015558D">
            <w:pPr>
              <w:rPr>
                <w:ins w:id="3929" w:author="Phạm Quang Thịnh" w:date="2019-07-05T21:05:00Z"/>
              </w:rPr>
            </w:pPr>
            <w:ins w:id="3930" w:author="Phạm Quang Thịnh" w:date="2019-07-05T21:05:00Z">
              <w:r>
                <w:t>ChiTietDoanhbaocaoDT</w:t>
              </w:r>
            </w:ins>
          </w:p>
        </w:tc>
        <w:tc>
          <w:tcPr>
            <w:tcW w:w="1715" w:type="dxa"/>
          </w:tcPr>
          <w:p w14:paraId="1CBFEF97" w14:textId="77777777" w:rsidR="003D53E4" w:rsidRPr="00A35E6C" w:rsidRDefault="003D53E4" w:rsidP="0015558D">
            <w:pPr>
              <w:rPr>
                <w:ins w:id="3931" w:author="Phạm Quang Thịnh" w:date="2019-07-05T21:05:00Z"/>
                <w:i/>
                <w:iCs/>
              </w:rPr>
            </w:pPr>
            <w:ins w:id="3932" w:author="Phạm Quang Thịnh" w:date="2019-07-05T21:05:00Z">
              <w:r w:rsidRPr="00A35E6C">
                <w:rPr>
                  <w:i/>
                  <w:iCs/>
                </w:rPr>
                <w:t>maPhieu</w:t>
              </w:r>
            </w:ins>
          </w:p>
          <w:p w14:paraId="0A572529" w14:textId="77777777" w:rsidR="003D53E4" w:rsidRDefault="003D53E4" w:rsidP="0015558D">
            <w:pPr>
              <w:rPr>
                <w:ins w:id="3933" w:author="Phạm Quang Thịnh" w:date="2019-07-05T21:05:00Z"/>
              </w:rPr>
            </w:pPr>
            <w:ins w:id="3934" w:author="Phạm Quang Thịnh" w:date="2019-07-05T21:05:00Z">
              <w:r>
                <w:t>maDaiLy</w:t>
              </w:r>
            </w:ins>
          </w:p>
          <w:p w14:paraId="4C395D4D" w14:textId="77777777" w:rsidR="003D53E4" w:rsidRDefault="003D53E4" w:rsidP="0015558D">
            <w:pPr>
              <w:rPr>
                <w:ins w:id="3935" w:author="Phạm Quang Thịnh" w:date="2019-07-05T21:05:00Z"/>
              </w:rPr>
            </w:pPr>
            <w:ins w:id="3936" w:author="Phạm Quang Thịnh" w:date="2019-07-05T21:05:00Z">
              <w:r>
                <w:t>soPhieuXuat</w:t>
              </w:r>
            </w:ins>
          </w:p>
          <w:p w14:paraId="4FBD30C8" w14:textId="77777777" w:rsidR="003D53E4" w:rsidRDefault="003D53E4" w:rsidP="0015558D">
            <w:pPr>
              <w:rPr>
                <w:ins w:id="3937" w:author="Phạm Quang Thịnh" w:date="2019-07-05T21:05:00Z"/>
              </w:rPr>
            </w:pPr>
            <w:ins w:id="3938" w:author="Phạm Quang Thịnh" w:date="2019-07-05T21:05:00Z">
              <w:r>
                <w:t>tongDoanhThu</w:t>
              </w:r>
            </w:ins>
          </w:p>
          <w:p w14:paraId="28055262" w14:textId="77777777" w:rsidR="003D53E4" w:rsidRDefault="003D53E4" w:rsidP="0015558D">
            <w:pPr>
              <w:rPr>
                <w:ins w:id="3939" w:author="Phạm Quang Thịnh" w:date="2019-07-05T21:05:00Z"/>
              </w:rPr>
            </w:pPr>
            <w:ins w:id="3940" w:author="Phạm Quang Thịnh" w:date="2019-07-05T21:05:00Z">
              <w:r>
                <w:t>Tyle</w:t>
              </w:r>
            </w:ins>
          </w:p>
        </w:tc>
        <w:tc>
          <w:tcPr>
            <w:tcW w:w="1406" w:type="dxa"/>
          </w:tcPr>
          <w:p w14:paraId="6F363864" w14:textId="77777777" w:rsidR="003D53E4" w:rsidRDefault="003D53E4" w:rsidP="0015558D">
            <w:pPr>
              <w:rPr>
                <w:ins w:id="3941" w:author="Phạm Quang Thịnh" w:date="2019-07-05T21:05:00Z"/>
              </w:rPr>
            </w:pPr>
            <w:ins w:id="3942" w:author="Phạm Quang Thịnh" w:date="2019-07-05T21:05:00Z">
              <w:r>
                <w:t>Nvarchar(10)</w:t>
              </w:r>
            </w:ins>
          </w:p>
          <w:p w14:paraId="0E1E366A" w14:textId="77777777" w:rsidR="003D53E4" w:rsidRDefault="003D53E4" w:rsidP="0015558D">
            <w:pPr>
              <w:rPr>
                <w:ins w:id="3943" w:author="Phạm Quang Thịnh" w:date="2019-07-05T21:05:00Z"/>
              </w:rPr>
            </w:pPr>
            <w:ins w:id="3944" w:author="Phạm Quang Thịnh" w:date="2019-07-05T21:05:00Z">
              <w:r>
                <w:t>Nvarchar(10)</w:t>
              </w:r>
            </w:ins>
          </w:p>
          <w:p w14:paraId="381A2B25" w14:textId="77777777" w:rsidR="003D53E4" w:rsidRDefault="003D53E4" w:rsidP="0015558D">
            <w:pPr>
              <w:rPr>
                <w:ins w:id="3945" w:author="Phạm Quang Thịnh" w:date="2019-07-05T21:05:00Z"/>
              </w:rPr>
            </w:pPr>
            <w:ins w:id="3946" w:author="Phạm Quang Thịnh" w:date="2019-07-05T21:05:00Z">
              <w:r>
                <w:t>Int</w:t>
              </w:r>
            </w:ins>
          </w:p>
          <w:p w14:paraId="5EF5EB7A" w14:textId="77777777" w:rsidR="003D53E4" w:rsidRDefault="003D53E4" w:rsidP="0015558D">
            <w:pPr>
              <w:rPr>
                <w:ins w:id="3947" w:author="Phạm Quang Thịnh" w:date="2019-07-05T21:05:00Z"/>
              </w:rPr>
            </w:pPr>
            <w:ins w:id="3948" w:author="Phạm Quang Thịnh" w:date="2019-07-05T21:05:00Z">
              <w:r>
                <w:t>Int</w:t>
              </w:r>
            </w:ins>
          </w:p>
          <w:p w14:paraId="1B579AA3" w14:textId="77777777" w:rsidR="003D53E4" w:rsidRDefault="003D53E4" w:rsidP="0015558D">
            <w:pPr>
              <w:rPr>
                <w:ins w:id="3949" w:author="Phạm Quang Thịnh" w:date="2019-07-05T21:05:00Z"/>
              </w:rPr>
            </w:pPr>
            <w:ins w:id="3950" w:author="Phạm Quang Thịnh" w:date="2019-07-05T21:05:00Z">
              <w:r>
                <w:t>float</w:t>
              </w:r>
            </w:ins>
          </w:p>
        </w:tc>
        <w:tc>
          <w:tcPr>
            <w:tcW w:w="1586" w:type="dxa"/>
          </w:tcPr>
          <w:p w14:paraId="0AD42799" w14:textId="77777777" w:rsidR="003D53E4" w:rsidRDefault="003D53E4" w:rsidP="0015558D">
            <w:pPr>
              <w:rPr>
                <w:ins w:id="3951" w:author="Phạm Quang Thịnh" w:date="2019-07-05T21:05:00Z"/>
              </w:rPr>
            </w:pPr>
            <w:ins w:id="3952" w:author="Phạm Quang Thịnh" w:date="2019-07-05T21:05:00Z">
              <w:r>
                <w:t>Ngoại</w:t>
              </w:r>
            </w:ins>
          </w:p>
        </w:tc>
        <w:tc>
          <w:tcPr>
            <w:tcW w:w="1969" w:type="dxa"/>
          </w:tcPr>
          <w:p w14:paraId="07FFDDE5" w14:textId="77777777" w:rsidR="003D53E4" w:rsidRDefault="003D53E4" w:rsidP="0015558D">
            <w:pPr>
              <w:rPr>
                <w:ins w:id="3953" w:author="Phạm Quang Thịnh" w:date="2019-07-05T21:05:00Z"/>
              </w:rPr>
            </w:pPr>
            <w:ins w:id="3954" w:author="Phạm Quang Thịnh" w:date="2019-07-05T21:05:00Z">
              <w:r>
                <w:t>Chi tiết phiếu báo cáo doanh thu</w:t>
              </w:r>
            </w:ins>
          </w:p>
        </w:tc>
      </w:tr>
      <w:tr w:rsidR="003D53E4" w14:paraId="045C3D9F" w14:textId="77777777" w:rsidTr="0015558D">
        <w:trPr>
          <w:trHeight w:val="1132"/>
          <w:ins w:id="3955" w:author="Phạm Quang Thịnh" w:date="2019-07-05T21:05:00Z"/>
        </w:trPr>
        <w:tc>
          <w:tcPr>
            <w:tcW w:w="573" w:type="dxa"/>
          </w:tcPr>
          <w:p w14:paraId="06FA49A2" w14:textId="77777777" w:rsidR="003D53E4" w:rsidRDefault="003D53E4" w:rsidP="0015558D">
            <w:pPr>
              <w:rPr>
                <w:ins w:id="3956" w:author="Phạm Quang Thịnh" w:date="2019-07-05T21:05:00Z"/>
              </w:rPr>
            </w:pPr>
            <w:ins w:id="3957" w:author="Phạm Quang Thịnh" w:date="2019-07-05T21:05:00Z">
              <w:r>
                <w:t>11</w:t>
              </w:r>
            </w:ins>
          </w:p>
        </w:tc>
        <w:tc>
          <w:tcPr>
            <w:tcW w:w="2336" w:type="dxa"/>
          </w:tcPr>
          <w:p w14:paraId="4AE7803A" w14:textId="77777777" w:rsidR="003D53E4" w:rsidRDefault="003D53E4" w:rsidP="0015558D">
            <w:pPr>
              <w:rPr>
                <w:ins w:id="3958" w:author="Phạm Quang Thịnh" w:date="2019-07-05T21:05:00Z"/>
              </w:rPr>
            </w:pPr>
            <w:ins w:id="3959" w:author="Phạm Quang Thịnh" w:date="2019-07-05T21:05:00Z">
              <w:r>
                <w:t>QuyDinh</w:t>
              </w:r>
            </w:ins>
          </w:p>
        </w:tc>
        <w:tc>
          <w:tcPr>
            <w:tcW w:w="1715" w:type="dxa"/>
          </w:tcPr>
          <w:p w14:paraId="2E2F09A3" w14:textId="77777777" w:rsidR="003D53E4" w:rsidRDefault="003D53E4" w:rsidP="0015558D">
            <w:pPr>
              <w:rPr>
                <w:ins w:id="3960" w:author="Phạm Quang Thịnh" w:date="2019-07-05T21:05:00Z"/>
              </w:rPr>
            </w:pPr>
            <w:ins w:id="3961" w:author="Phạm Quang Thịnh" w:date="2019-07-05T21:05:00Z">
              <w:r>
                <w:t>getkey</w:t>
              </w:r>
            </w:ins>
          </w:p>
          <w:p w14:paraId="5D918083" w14:textId="77777777" w:rsidR="003D53E4" w:rsidRDefault="003D53E4" w:rsidP="0015558D">
            <w:pPr>
              <w:rPr>
                <w:ins w:id="3962" w:author="Phạm Quang Thịnh" w:date="2019-07-05T21:05:00Z"/>
              </w:rPr>
            </w:pPr>
            <w:ins w:id="3963" w:author="Phạm Quang Thịnh" w:date="2019-07-05T21:05:00Z">
              <w:r>
                <w:t>maxloaidl</w:t>
              </w:r>
            </w:ins>
          </w:p>
          <w:p w14:paraId="31FC1AAD" w14:textId="77777777" w:rsidR="003D53E4" w:rsidRDefault="003D53E4" w:rsidP="0015558D">
            <w:pPr>
              <w:rPr>
                <w:ins w:id="3964" w:author="Phạm Quang Thịnh" w:date="2019-07-05T21:05:00Z"/>
              </w:rPr>
            </w:pPr>
            <w:ins w:id="3965" w:author="Phạm Quang Thịnh" w:date="2019-07-05T21:05:00Z">
              <w:r>
                <w:t>soluongmathang</w:t>
              </w:r>
            </w:ins>
          </w:p>
          <w:p w14:paraId="2F9826B5" w14:textId="77777777" w:rsidR="003D53E4" w:rsidRDefault="003D53E4" w:rsidP="0015558D">
            <w:pPr>
              <w:rPr>
                <w:ins w:id="3966" w:author="Phạm Quang Thịnh" w:date="2019-07-05T21:05:00Z"/>
              </w:rPr>
            </w:pPr>
            <w:ins w:id="3967" w:author="Phạm Quang Thịnh" w:date="2019-07-05T21:05:00Z">
              <w:r>
                <w:t>soluongdvt</w:t>
              </w:r>
            </w:ins>
          </w:p>
          <w:p w14:paraId="7B11A8A5" w14:textId="77777777" w:rsidR="003D53E4" w:rsidRDefault="003D53E4" w:rsidP="0015558D">
            <w:pPr>
              <w:rPr>
                <w:ins w:id="3968" w:author="Phạm Quang Thịnh" w:date="2019-07-05T21:05:00Z"/>
              </w:rPr>
            </w:pPr>
            <w:ins w:id="3969" w:author="Phạm Quang Thịnh" w:date="2019-07-05T21:05:00Z">
              <w:r>
                <w:t>maxdl</w:t>
              </w:r>
            </w:ins>
          </w:p>
        </w:tc>
        <w:tc>
          <w:tcPr>
            <w:tcW w:w="1406" w:type="dxa"/>
          </w:tcPr>
          <w:p w14:paraId="6F7FB94D" w14:textId="77777777" w:rsidR="003D53E4" w:rsidRDefault="003D53E4" w:rsidP="0015558D">
            <w:pPr>
              <w:rPr>
                <w:ins w:id="3970" w:author="Phạm Quang Thịnh" w:date="2019-07-05T21:05:00Z"/>
              </w:rPr>
            </w:pPr>
            <w:ins w:id="3971" w:author="Phạm Quang Thịnh" w:date="2019-07-05T21:05:00Z">
              <w:r>
                <w:t>Int</w:t>
              </w:r>
            </w:ins>
          </w:p>
          <w:p w14:paraId="11F4A674" w14:textId="77777777" w:rsidR="003D53E4" w:rsidRDefault="003D53E4" w:rsidP="0015558D">
            <w:pPr>
              <w:rPr>
                <w:ins w:id="3972" w:author="Phạm Quang Thịnh" w:date="2019-07-05T21:05:00Z"/>
              </w:rPr>
            </w:pPr>
            <w:ins w:id="3973" w:author="Phạm Quang Thịnh" w:date="2019-07-05T21:05:00Z">
              <w:r>
                <w:t>Int</w:t>
              </w:r>
            </w:ins>
          </w:p>
          <w:p w14:paraId="71A25DC5" w14:textId="77777777" w:rsidR="003D53E4" w:rsidRDefault="003D53E4" w:rsidP="0015558D">
            <w:pPr>
              <w:rPr>
                <w:ins w:id="3974" w:author="Phạm Quang Thịnh" w:date="2019-07-05T21:05:00Z"/>
              </w:rPr>
            </w:pPr>
            <w:ins w:id="3975" w:author="Phạm Quang Thịnh" w:date="2019-07-05T21:05:00Z">
              <w:r>
                <w:t>Int</w:t>
              </w:r>
            </w:ins>
          </w:p>
          <w:p w14:paraId="7CF44028" w14:textId="77777777" w:rsidR="003D53E4" w:rsidRDefault="003D53E4" w:rsidP="0015558D">
            <w:pPr>
              <w:rPr>
                <w:ins w:id="3976" w:author="Phạm Quang Thịnh" w:date="2019-07-05T21:05:00Z"/>
              </w:rPr>
            </w:pPr>
            <w:ins w:id="3977" w:author="Phạm Quang Thịnh" w:date="2019-07-05T21:05:00Z">
              <w:r>
                <w:t>Int</w:t>
              </w:r>
            </w:ins>
          </w:p>
          <w:p w14:paraId="414E2675" w14:textId="77777777" w:rsidR="003D53E4" w:rsidRDefault="003D53E4" w:rsidP="0015558D">
            <w:pPr>
              <w:rPr>
                <w:ins w:id="3978" w:author="Phạm Quang Thịnh" w:date="2019-07-05T21:05:00Z"/>
              </w:rPr>
            </w:pPr>
            <w:ins w:id="3979" w:author="Phạm Quang Thịnh" w:date="2019-07-05T21:05:00Z">
              <w:r>
                <w:t>int</w:t>
              </w:r>
            </w:ins>
          </w:p>
        </w:tc>
        <w:tc>
          <w:tcPr>
            <w:tcW w:w="1586" w:type="dxa"/>
          </w:tcPr>
          <w:p w14:paraId="6E262DF1" w14:textId="77777777" w:rsidR="003D53E4" w:rsidRDefault="003D53E4" w:rsidP="0015558D">
            <w:pPr>
              <w:rPr>
                <w:ins w:id="3980" w:author="Phạm Quang Thịnh" w:date="2019-07-05T21:05:00Z"/>
              </w:rPr>
            </w:pPr>
          </w:p>
        </w:tc>
        <w:tc>
          <w:tcPr>
            <w:tcW w:w="1969" w:type="dxa"/>
          </w:tcPr>
          <w:p w14:paraId="49BD75C7" w14:textId="77777777" w:rsidR="003D53E4" w:rsidRDefault="003D53E4" w:rsidP="0015558D">
            <w:pPr>
              <w:rPr>
                <w:ins w:id="3981" w:author="Phạm Quang Thịnh" w:date="2019-07-05T21:05:00Z"/>
              </w:rPr>
            </w:pPr>
            <w:ins w:id="3982" w:author="Phạm Quang Thịnh" w:date="2019-07-05T21:05:00Z">
              <w:r>
                <w:t>Quy định ràng buộc</w:t>
              </w:r>
            </w:ins>
          </w:p>
        </w:tc>
      </w:tr>
      <w:tr w:rsidR="003D53E4" w14:paraId="36C646DE" w14:textId="77777777" w:rsidTr="0015558D">
        <w:trPr>
          <w:trHeight w:val="620"/>
          <w:ins w:id="3983" w:author="Phạm Quang Thịnh" w:date="2019-07-05T21:05:00Z"/>
        </w:trPr>
        <w:tc>
          <w:tcPr>
            <w:tcW w:w="573" w:type="dxa"/>
          </w:tcPr>
          <w:p w14:paraId="61B4A692" w14:textId="77777777" w:rsidR="003D53E4" w:rsidRDefault="003D53E4" w:rsidP="0015558D">
            <w:pPr>
              <w:rPr>
                <w:ins w:id="3984" w:author="Phạm Quang Thịnh" w:date="2019-07-05T21:05:00Z"/>
              </w:rPr>
            </w:pPr>
            <w:ins w:id="3985" w:author="Phạm Quang Thịnh" w:date="2019-07-05T21:05:00Z">
              <w:r>
                <w:t>12</w:t>
              </w:r>
            </w:ins>
          </w:p>
        </w:tc>
        <w:tc>
          <w:tcPr>
            <w:tcW w:w="2336" w:type="dxa"/>
          </w:tcPr>
          <w:p w14:paraId="6A671683" w14:textId="77777777" w:rsidR="003D53E4" w:rsidRDefault="003D53E4" w:rsidP="0015558D">
            <w:pPr>
              <w:rPr>
                <w:ins w:id="3986" w:author="Phạm Quang Thịnh" w:date="2019-07-05T21:05:00Z"/>
              </w:rPr>
            </w:pPr>
            <w:ins w:id="3987" w:author="Phạm Quang Thịnh" w:date="2019-07-05T21:05:00Z">
              <w:r>
                <w:t>NoThangtruoc</w:t>
              </w:r>
            </w:ins>
          </w:p>
        </w:tc>
        <w:tc>
          <w:tcPr>
            <w:tcW w:w="1715" w:type="dxa"/>
          </w:tcPr>
          <w:p w14:paraId="0FD799E0" w14:textId="77777777" w:rsidR="003D53E4" w:rsidRPr="00A35E6C" w:rsidRDefault="003D53E4" w:rsidP="0015558D">
            <w:pPr>
              <w:rPr>
                <w:ins w:id="3988" w:author="Phạm Quang Thịnh" w:date="2019-07-05T21:05:00Z"/>
                <w:b/>
                <w:bCs/>
                <w:i/>
                <w:iCs/>
              </w:rPr>
            </w:pPr>
            <w:ins w:id="3989" w:author="Phạm Quang Thịnh" w:date="2019-07-05T21:05:00Z">
              <w:r w:rsidRPr="00A35E6C">
                <w:rPr>
                  <w:b/>
                  <w:bCs/>
                  <w:i/>
                  <w:iCs/>
                </w:rPr>
                <w:t>maDaiLy</w:t>
              </w:r>
            </w:ins>
          </w:p>
          <w:p w14:paraId="5D36EAA2" w14:textId="77777777" w:rsidR="003D53E4" w:rsidRDefault="003D53E4" w:rsidP="0015558D">
            <w:pPr>
              <w:rPr>
                <w:ins w:id="3990" w:author="Phạm Quang Thịnh" w:date="2019-07-05T21:05:00Z"/>
              </w:rPr>
            </w:pPr>
            <w:ins w:id="3991" w:author="Phạm Quang Thịnh" w:date="2019-07-05T21:05:00Z">
              <w:r>
                <w:t>nothangT</w:t>
              </w:r>
            </w:ins>
          </w:p>
        </w:tc>
        <w:tc>
          <w:tcPr>
            <w:tcW w:w="1406" w:type="dxa"/>
          </w:tcPr>
          <w:p w14:paraId="1ED434E7" w14:textId="77777777" w:rsidR="003D53E4" w:rsidRDefault="003D53E4" w:rsidP="0015558D">
            <w:pPr>
              <w:rPr>
                <w:ins w:id="3992" w:author="Phạm Quang Thịnh" w:date="2019-07-05T21:05:00Z"/>
              </w:rPr>
            </w:pPr>
            <w:ins w:id="3993" w:author="Phạm Quang Thịnh" w:date="2019-07-05T21:05:00Z">
              <w:r>
                <w:t>Nvarchar(10)</w:t>
              </w:r>
            </w:ins>
          </w:p>
          <w:p w14:paraId="4DFE328C" w14:textId="77777777" w:rsidR="003D53E4" w:rsidRDefault="003D53E4" w:rsidP="0015558D">
            <w:pPr>
              <w:rPr>
                <w:ins w:id="3994" w:author="Phạm Quang Thịnh" w:date="2019-07-05T21:05:00Z"/>
              </w:rPr>
            </w:pPr>
            <w:ins w:id="3995" w:author="Phạm Quang Thịnh" w:date="2019-07-05T21:05:00Z">
              <w:r>
                <w:t>int</w:t>
              </w:r>
            </w:ins>
          </w:p>
        </w:tc>
        <w:tc>
          <w:tcPr>
            <w:tcW w:w="1586" w:type="dxa"/>
          </w:tcPr>
          <w:p w14:paraId="2BE5FA47" w14:textId="77777777" w:rsidR="003D53E4" w:rsidRDefault="003D53E4" w:rsidP="0015558D">
            <w:pPr>
              <w:rPr>
                <w:ins w:id="3996" w:author="Phạm Quang Thịnh" w:date="2019-07-05T21:05:00Z"/>
              </w:rPr>
            </w:pPr>
            <w:ins w:id="3997" w:author="Phạm Quang Thịnh" w:date="2019-07-05T21:05:00Z">
              <w:r>
                <w:t>Chính-Ngoại</w:t>
              </w:r>
            </w:ins>
          </w:p>
        </w:tc>
        <w:tc>
          <w:tcPr>
            <w:tcW w:w="1969" w:type="dxa"/>
          </w:tcPr>
          <w:p w14:paraId="30BF5255" w14:textId="77777777" w:rsidR="003D53E4" w:rsidRDefault="003D53E4" w:rsidP="0015558D">
            <w:pPr>
              <w:rPr>
                <w:ins w:id="3998" w:author="Phạm Quang Thịnh" w:date="2019-07-05T21:05:00Z"/>
              </w:rPr>
            </w:pPr>
            <w:ins w:id="3999" w:author="Phạm Quang Thịnh" w:date="2019-07-05T21:05:00Z">
              <w:r>
                <w:t>Lưu nợ tháng trước của đại lý</w:t>
              </w:r>
            </w:ins>
          </w:p>
        </w:tc>
      </w:tr>
    </w:tbl>
    <w:p w14:paraId="1217FDF7" w14:textId="6F999121" w:rsidR="003D53E4" w:rsidRPr="00AD5EF3" w:rsidDel="003D53E4" w:rsidRDefault="003D53E4">
      <w:pPr>
        <w:rPr>
          <w:ins w:id="4000" w:author="Hoan Ng" w:date="2017-03-20T21:26:00Z"/>
          <w:del w:id="4001" w:author="Phạm Quang Thịnh" w:date="2019-07-05T21:06:00Z"/>
        </w:rPr>
        <w:pPrChange w:id="4002" w:author="Phạm Quang Thịnh" w:date="2019-07-05T21:05:00Z">
          <w:pPr>
            <w:pStyle w:val="u3"/>
            <w:numPr>
              <w:numId w:val="16"/>
            </w:numPr>
            <w:ind w:left="1080" w:hanging="360"/>
          </w:pPr>
        </w:pPrChange>
      </w:pPr>
    </w:p>
    <w:p w14:paraId="7008F44A" w14:textId="766B3031" w:rsidR="00F30C15" w:rsidRPr="00411DBF" w:rsidDel="003D53E4" w:rsidRDefault="00E62EE1" w:rsidP="00411DBF">
      <w:pPr>
        <w:pStyle w:val="u3"/>
        <w:numPr>
          <w:ilvl w:val="0"/>
          <w:numId w:val="16"/>
        </w:numPr>
        <w:rPr>
          <w:ins w:id="4003" w:author="Hoan Ng" w:date="2017-03-20T21:28:00Z"/>
          <w:del w:id="4004" w:author="Phạm Quang Thịnh" w:date="2019-07-05T21:06:00Z"/>
        </w:rPr>
      </w:pPr>
      <w:ins w:id="4005" w:author="Hoan Ng" w:date="2017-03-20T21:26:00Z">
        <w:del w:id="4006" w:author="Phạm Quang Thịnh" w:date="2019-06-04T13:17:00Z">
          <w:r w:rsidRPr="006B0157" w:rsidDel="00556D16">
            <w:delText xml:space="preserve"> </w:delText>
          </w:r>
        </w:del>
        <w:del w:id="4007" w:author="Phạm Quang Thịnh" w:date="2019-07-05T21:06:00Z">
          <w:r w:rsidRPr="006B0157" w:rsidDel="003D53E4">
            <w:delText xml:space="preserve">Khóa &amp; </w:delText>
          </w:r>
        </w:del>
      </w:ins>
      <w:ins w:id="4008" w:author="Hoan Ng" w:date="2017-03-20T21:27:00Z">
        <w:del w:id="4009" w:author="Phạm Quang Thịnh" w:date="2019-07-05T21:06:00Z">
          <w:r w:rsidRPr="006B0157" w:rsidDel="003D53E4">
            <w:delText>r</w:delText>
          </w:r>
        </w:del>
        <w:del w:id="4010" w:author="Phạm Quang Thịnh" w:date="2019-07-04T20:04:00Z">
          <w:r w:rsidRPr="006B0157" w:rsidDel="000F3257">
            <w:delText>a</w:delText>
          </w:r>
        </w:del>
        <w:del w:id="4011" w:author="Phạm Quang Thịnh" w:date="2019-07-05T21:06:00Z">
          <w:r w:rsidRPr="006B0157" w:rsidDel="003D53E4">
            <w:delText>ng</w:delText>
          </w:r>
        </w:del>
      </w:ins>
      <w:ins w:id="4012" w:author="Hoan Ng" w:date="2017-03-20T21:26:00Z">
        <w:del w:id="4013" w:author="Phạm Quang Thịnh" w:date="2019-07-05T21:06:00Z">
          <w:r w:rsidRPr="006B0157" w:rsidDel="003D53E4">
            <w:delText xml:space="preserve"> </w:delText>
          </w:r>
        </w:del>
      </w:ins>
      <w:ins w:id="4014" w:author="Hoan Ng" w:date="2017-03-20T21:27:00Z">
        <w:del w:id="4015" w:author="Phạm Quang Thịnh" w:date="2019-07-05T21:06:00Z">
          <w:r w:rsidRPr="006B0157" w:rsidDel="003D53E4">
            <w:delText>buộc toàn vẹn</w:delText>
          </w:r>
        </w:del>
      </w:ins>
    </w:p>
    <w:p w14:paraId="3CF0F2A3" w14:textId="3D520BAD" w:rsidR="00E62EE1" w:rsidRPr="006B0157" w:rsidRDefault="00E62EE1" w:rsidP="00512934">
      <w:pPr>
        <w:pStyle w:val="u3"/>
        <w:numPr>
          <w:ilvl w:val="0"/>
          <w:numId w:val="16"/>
        </w:numPr>
      </w:pPr>
      <w:ins w:id="4016" w:author="Hoan Ng" w:date="2017-03-20T21:28:00Z">
        <w:r w:rsidRPr="006B0157">
          <w:t>Thiết kế dữ liệu mức vật lý</w:t>
        </w:r>
      </w:ins>
    </w:p>
    <w:p w14:paraId="49308080" w14:textId="26E70110" w:rsidR="007E56BA" w:rsidRPr="006B0157" w:rsidDel="008967CF" w:rsidRDefault="007E56BA" w:rsidP="00512934">
      <w:pPr>
        <w:pStyle w:val="u1"/>
        <w:rPr>
          <w:ins w:id="4017" w:author="Hoan Ng" w:date="2017-03-20T21:24:00Z"/>
          <w:del w:id="4018" w:author="Hoan Nguyễn Công" w:date="2019-03-26T07:52:00Z"/>
        </w:rPr>
      </w:pPr>
      <w:del w:id="4019" w:author="Hoan Nguyễn Công" w:date="2019-03-26T07:52:00Z">
        <w:r w:rsidRPr="006B0157" w:rsidDel="008967CF">
          <w:delText>Thiết kế kiến trúc</w:delText>
        </w:r>
      </w:del>
    </w:p>
    <w:p w14:paraId="78403908" w14:textId="53F1B8E8" w:rsidR="00E62EE1" w:rsidRPr="006B0157" w:rsidDel="008967CF" w:rsidRDefault="00E62EE1" w:rsidP="00512934">
      <w:pPr>
        <w:pStyle w:val="u1"/>
        <w:rPr>
          <w:ins w:id="4020" w:author="Hoan Ng" w:date="2017-03-20T21:24:00Z"/>
          <w:del w:id="4021" w:author="Hoan Nguyễn Công" w:date="2019-03-26T07:52:00Z"/>
        </w:rPr>
      </w:pPr>
      <w:ins w:id="4022" w:author="Hoan Ng" w:date="2017-03-20T21:24:00Z">
        <w:del w:id="4023" w:author="Hoan Nguyễn Công" w:date="2019-03-26T07:52:00Z">
          <w:r w:rsidRPr="006B0157" w:rsidDel="008967CF">
            <w:delText>Mô hỉnh tổng thể kiến trúc</w:delText>
          </w:r>
        </w:del>
      </w:ins>
    </w:p>
    <w:p w14:paraId="386849C4" w14:textId="33BB0631" w:rsidR="00E62EE1" w:rsidRPr="006B0157" w:rsidDel="008967CF" w:rsidRDefault="00E62EE1" w:rsidP="00512934">
      <w:pPr>
        <w:pStyle w:val="u1"/>
        <w:rPr>
          <w:ins w:id="4024" w:author="Hoan Ng" w:date="2017-03-20T21:24:00Z"/>
          <w:del w:id="4025" w:author="Hoan Nguyễn Công" w:date="2019-03-26T07:52:00Z"/>
        </w:rPr>
      </w:pPr>
      <w:ins w:id="4026" w:author="Hoan Ng" w:date="2017-03-20T21:24:00Z">
        <w:del w:id="4027" w:author="Hoan Nguyễn Công" w:date="2019-03-26T07:52:00Z">
          <w:r w:rsidRPr="006B0157" w:rsidDel="008967CF">
            <w:delText xml:space="preserve"> Danh sách các componet/Package</w:delText>
          </w:r>
        </w:del>
      </w:ins>
    </w:p>
    <w:p w14:paraId="31FA8814" w14:textId="1B837816" w:rsidR="00E62EE1" w:rsidRPr="006B0157" w:rsidDel="008967CF" w:rsidRDefault="00E62EE1" w:rsidP="00512934">
      <w:pPr>
        <w:pStyle w:val="u1"/>
        <w:rPr>
          <w:ins w:id="4028" w:author="Hoan Ng" w:date="2017-03-20T21:24:00Z"/>
          <w:del w:id="4029" w:author="Hoan Nguyễn Công" w:date="2019-03-26T07:52:00Z"/>
        </w:rPr>
      </w:pPr>
      <w:ins w:id="4030" w:author="Hoan Ng" w:date="2017-03-20T21:25:00Z">
        <w:del w:id="4031" w:author="Hoan Nguyễn Công" w:date="2019-03-26T07:52:00Z">
          <w:r w:rsidRPr="006B0157" w:rsidDel="008967CF">
            <w:delText xml:space="preserve"> Giải thích tương tác/giao tiếp giữa các components</w:delText>
          </w:r>
        </w:del>
      </w:ins>
    </w:p>
    <w:p w14:paraId="53E57751" w14:textId="7230D7AE" w:rsidR="00E62EE1" w:rsidRPr="006B0157" w:rsidDel="008967CF" w:rsidRDefault="00E62EE1" w:rsidP="00512934">
      <w:pPr>
        <w:pStyle w:val="u1"/>
        <w:rPr>
          <w:del w:id="4032" w:author="Hoan Nguyễn Công" w:date="2019-03-26T07:52:00Z"/>
        </w:rPr>
      </w:pPr>
    </w:p>
    <w:p w14:paraId="64BE845E" w14:textId="07E1A5F7" w:rsidR="007E56BA" w:rsidRPr="006B0157" w:rsidRDefault="007E56BA" w:rsidP="00512934">
      <w:pPr>
        <w:pStyle w:val="u1"/>
      </w:pPr>
      <w:del w:id="4033" w:author="Phạm Quang Thịnh" w:date="2019-06-04T13:33:00Z">
        <w:r w:rsidRPr="006B0157" w:rsidDel="00512934">
          <w:delText>Chương 4: Cài đặt</w:delText>
        </w:r>
      </w:del>
      <w:bookmarkStart w:id="4034" w:name="_Toc13165972"/>
      <w:ins w:id="4035" w:author="Phạm Quang Thịnh" w:date="2019-06-04T13:35:00Z">
        <w:r w:rsidR="006B0157">
          <w:t xml:space="preserve">Chương 4: </w:t>
        </w:r>
      </w:ins>
      <w:ins w:id="4036" w:author="Phạm Quang Thịnh" w:date="2019-06-04T13:37:00Z">
        <w:r w:rsidR="006D1D36">
          <w:t>Cài đặt</w:t>
        </w:r>
      </w:ins>
      <w:bookmarkEnd w:id="4034"/>
    </w:p>
    <w:p w14:paraId="7BE8EA21" w14:textId="66EBC501" w:rsidR="007E56BA" w:rsidRDefault="007E56BA" w:rsidP="00A35E6C">
      <w:pPr>
        <w:pStyle w:val="u2"/>
        <w:numPr>
          <w:ilvl w:val="0"/>
          <w:numId w:val="29"/>
        </w:numPr>
        <w:rPr>
          <w:ins w:id="4037" w:author="Phạm Quang Thịnh" w:date="2019-07-04T20:05:00Z"/>
        </w:rPr>
      </w:pPr>
      <w:bookmarkStart w:id="4038" w:name="_Toc13165973"/>
      <w:r w:rsidRPr="006B0157">
        <w:t>Công nghệ sử dụng</w:t>
      </w:r>
      <w:bookmarkEnd w:id="4038"/>
    </w:p>
    <w:p w14:paraId="75BAFE4C" w14:textId="69438EF5" w:rsidR="00867371" w:rsidRPr="009B5233" w:rsidRDefault="00867371" w:rsidP="00A35E6C">
      <w:pPr>
        <w:pStyle w:val="oancuaDanhsach"/>
        <w:numPr>
          <w:ilvl w:val="0"/>
          <w:numId w:val="30"/>
        </w:numPr>
        <w:rPr>
          <w:ins w:id="4039" w:author="Phạm Quang Thịnh" w:date="2019-07-04T20:06:00Z"/>
        </w:rPr>
      </w:pPr>
      <w:ins w:id="4040" w:author="Phạm Quang Thịnh" w:date="2019-07-04T20:06:00Z">
        <w:r w:rsidRPr="00411DBF">
          <w:t>Microsoft SQL Server M</w:t>
        </w:r>
        <w:r w:rsidRPr="009B5233">
          <w:t>anagement Studio</w:t>
        </w:r>
      </w:ins>
    </w:p>
    <w:p w14:paraId="528DAB87" w14:textId="1372F48C" w:rsidR="00867371" w:rsidRPr="009B5233" w:rsidRDefault="00867371" w:rsidP="00A35E6C">
      <w:pPr>
        <w:pStyle w:val="oancuaDanhsach"/>
        <w:numPr>
          <w:ilvl w:val="0"/>
          <w:numId w:val="30"/>
        </w:numPr>
      </w:pPr>
      <w:ins w:id="4041" w:author="Phạm Quang Thịnh" w:date="2019-07-04T20:06:00Z">
        <w:r w:rsidRPr="009B5233">
          <w:t xml:space="preserve">Microsoft </w:t>
        </w:r>
      </w:ins>
      <w:ins w:id="4042" w:author="Phạm Quang Thịnh" w:date="2019-07-04T20:07:00Z">
        <w:r w:rsidR="00244AFB" w:rsidRPr="009B5233">
          <w:t>Visual Studio 2017-2019</w:t>
        </w:r>
      </w:ins>
    </w:p>
    <w:p w14:paraId="1107754E" w14:textId="00634114" w:rsidR="009269E2" w:rsidRDefault="007E56BA">
      <w:pPr>
        <w:pStyle w:val="u2"/>
        <w:numPr>
          <w:ilvl w:val="0"/>
          <w:numId w:val="29"/>
        </w:numPr>
        <w:rPr>
          <w:ins w:id="4043" w:author="Hứa Văn Tuấn Anh" w:date="2019-07-05T23:07:00Z"/>
        </w:rPr>
      </w:pPr>
      <w:bookmarkStart w:id="4044" w:name="_Toc13165974"/>
      <w:r w:rsidRPr="006B0157">
        <w:t>Vấn đề khi cài đặt</w:t>
      </w:r>
      <w:bookmarkEnd w:id="4044"/>
    </w:p>
    <w:p w14:paraId="7AC44A32" w14:textId="57B0709F" w:rsidR="00795B2D" w:rsidRDefault="00795B2D" w:rsidP="00795B2D">
      <w:pPr>
        <w:pStyle w:val="oancuaDanhsach"/>
        <w:numPr>
          <w:ilvl w:val="0"/>
          <w:numId w:val="71"/>
        </w:numPr>
        <w:rPr>
          <w:ins w:id="4045" w:author="Hứa Văn Tuấn Anh" w:date="2019-07-05T23:09:00Z"/>
          <w:lang w:val="vi-VN"/>
        </w:rPr>
      </w:pPr>
      <w:ins w:id="4046" w:author="Hứa Văn Tuấn Anh" w:date="2019-07-05T23:08:00Z">
        <w:r>
          <w:rPr>
            <w:lang w:val="vi-VN"/>
          </w:rPr>
          <w:t>Mở và edit createDBQLDL.cmd đổi ‘</w:t>
        </w:r>
      </w:ins>
      <w:ins w:id="4047" w:author="Hứa Văn Tuấn Anh" w:date="2019-07-05T23:09:00Z">
        <w:r>
          <w:rPr>
            <w:lang w:val="vi-VN"/>
          </w:rPr>
          <w:t>TUAN-ANH’ thành tên server của máy chạy thử</w:t>
        </w:r>
      </w:ins>
    </w:p>
    <w:p w14:paraId="26DD62EC" w14:textId="4DCAEA45" w:rsidR="00795B2D" w:rsidRDefault="00795B2D" w:rsidP="00795B2D">
      <w:pPr>
        <w:pStyle w:val="oancuaDanhsach"/>
        <w:numPr>
          <w:ilvl w:val="0"/>
          <w:numId w:val="71"/>
        </w:numPr>
        <w:rPr>
          <w:ins w:id="4048" w:author="Hứa Văn Tuấn Anh" w:date="2019-07-05T23:09:00Z"/>
          <w:lang w:val="vi-VN"/>
        </w:rPr>
      </w:pPr>
      <w:ins w:id="4049" w:author="Hứa Văn Tuấn Anh" w:date="2019-07-05T23:09:00Z">
        <w:r>
          <w:rPr>
            <w:lang w:val="vi-VN"/>
          </w:rPr>
          <w:t xml:space="preserve">Lưu, đóng và chạy file cmd </w:t>
        </w:r>
      </w:ins>
    </w:p>
    <w:p w14:paraId="7C8A4A6E" w14:textId="6D424167" w:rsidR="00795B2D" w:rsidRPr="00795B2D" w:rsidRDefault="00795B2D">
      <w:pPr>
        <w:pStyle w:val="oancuaDanhsach"/>
        <w:numPr>
          <w:ilvl w:val="0"/>
          <w:numId w:val="71"/>
        </w:numPr>
        <w:rPr>
          <w:lang w:val="vi-VN"/>
          <w:rPrChange w:id="4050" w:author="Hứa Văn Tuấn Anh" w:date="2019-07-05T23:07:00Z">
            <w:rPr/>
          </w:rPrChange>
        </w:rPr>
        <w:pPrChange w:id="4051" w:author="Hứa Văn Tuấn Anh" w:date="2019-07-05T23:07:00Z">
          <w:pPr>
            <w:pStyle w:val="u2"/>
            <w:numPr>
              <w:numId w:val="29"/>
            </w:numPr>
            <w:ind w:left="720" w:hanging="360"/>
          </w:pPr>
        </w:pPrChange>
      </w:pPr>
      <w:ins w:id="4052" w:author="Hứa Văn Tuấn Anh" w:date="2019-07-05T23:10:00Z">
        <w:r>
          <w:rPr>
            <w:lang w:val="vi-VN"/>
          </w:rPr>
          <w:t>Mở QLDL.sln trong ‘</w:t>
        </w:r>
        <w:r w:rsidRPr="00795B2D">
          <w:rPr>
            <w:lang w:val="vi-VN"/>
          </w:rPr>
          <w:t>pm-quan-ly-dai-ly\visual</w:t>
        </w:r>
        <w:r>
          <w:rPr>
            <w:lang w:val="vi-VN"/>
          </w:rPr>
          <w:t>’</w:t>
        </w:r>
      </w:ins>
    </w:p>
    <w:p w14:paraId="65883BC8" w14:textId="1CECA6A8" w:rsidR="00AD5EF3" w:rsidRDefault="007E56BA" w:rsidP="00AD5EF3">
      <w:pPr>
        <w:pStyle w:val="u2"/>
        <w:numPr>
          <w:ilvl w:val="0"/>
          <w:numId w:val="29"/>
        </w:numPr>
        <w:rPr>
          <w:ins w:id="4053" w:author="Phạm Quang Thịnh" w:date="2019-07-06T00:44:00Z"/>
          <w:lang w:val="vi-VN"/>
        </w:rPr>
      </w:pPr>
      <w:bookmarkStart w:id="4054" w:name="_Toc13165975"/>
      <w:r w:rsidRPr="000D67D7">
        <w:rPr>
          <w:lang w:val="vi-VN"/>
          <w:rPrChange w:id="4055" w:author="Phạm Quang Thịnh" w:date="2019-07-05T23:30:00Z">
            <w:rPr/>
          </w:rPrChange>
        </w:rPr>
        <w:t>Mô tả giải pháp &amp; kỹ thuật</w:t>
      </w:r>
      <w:bookmarkEnd w:id="4054"/>
    </w:p>
    <w:p w14:paraId="3DC22CEF" w14:textId="5D42A59D" w:rsidR="00AD5EF3" w:rsidRDefault="00AD5EF3" w:rsidP="00AD5EF3">
      <w:pPr>
        <w:rPr>
          <w:ins w:id="4056" w:author="Phạm Quang Thịnh" w:date="2019-07-06T00:44:00Z"/>
          <w:lang w:val="vi-VN"/>
        </w:rPr>
      </w:pPr>
    </w:p>
    <w:p w14:paraId="60D85B3D" w14:textId="5240FE52" w:rsidR="00AD5EF3" w:rsidRDefault="00AD5EF3" w:rsidP="00AD5EF3">
      <w:pPr>
        <w:rPr>
          <w:ins w:id="4057" w:author="Phạm Quang Thịnh" w:date="2019-07-06T00:44:00Z"/>
          <w:lang w:val="vi-VN"/>
        </w:rPr>
      </w:pPr>
    </w:p>
    <w:p w14:paraId="22696FB3" w14:textId="039A742C" w:rsidR="00AD5EF3" w:rsidRDefault="00AD5EF3" w:rsidP="00AD5EF3">
      <w:pPr>
        <w:rPr>
          <w:ins w:id="4058" w:author="Phạm Quang Thịnh" w:date="2019-07-06T00:44:00Z"/>
          <w:lang w:val="vi-VN"/>
        </w:rPr>
      </w:pPr>
    </w:p>
    <w:p w14:paraId="57677707" w14:textId="0DA43D63" w:rsidR="00AD5EF3" w:rsidRDefault="00AD5EF3" w:rsidP="00AD5EF3">
      <w:pPr>
        <w:rPr>
          <w:ins w:id="4059" w:author="Phạm Quang Thịnh" w:date="2019-07-06T00:44:00Z"/>
          <w:lang w:val="vi-VN"/>
        </w:rPr>
      </w:pPr>
    </w:p>
    <w:p w14:paraId="70D3C04D" w14:textId="77777777" w:rsidR="00AD5EF3" w:rsidRPr="00AD5EF3" w:rsidRDefault="00AD5EF3">
      <w:pPr>
        <w:rPr>
          <w:lang w:val="vi-VN"/>
          <w:rPrChange w:id="4060" w:author="Phạm Quang Thịnh" w:date="2019-07-06T00:44:00Z">
            <w:rPr/>
          </w:rPrChange>
        </w:rPr>
        <w:pPrChange w:id="4061" w:author="Phạm Quang Thịnh" w:date="2019-07-06T00:44:00Z">
          <w:pPr>
            <w:pStyle w:val="u2"/>
            <w:numPr>
              <w:numId w:val="29"/>
            </w:numPr>
            <w:ind w:left="720" w:hanging="360"/>
          </w:pPr>
        </w:pPrChange>
      </w:pPr>
    </w:p>
    <w:p w14:paraId="16C78CEB" w14:textId="13DB8C46" w:rsidR="009269E2" w:rsidRDefault="007E56BA" w:rsidP="00C814E6">
      <w:pPr>
        <w:pStyle w:val="u1"/>
        <w:rPr>
          <w:ins w:id="4062" w:author="Phạm Quang Thịnh" w:date="2019-07-05T22:01:00Z"/>
        </w:rPr>
      </w:pPr>
      <w:bookmarkStart w:id="4063" w:name="_Toc13165976"/>
      <w:r w:rsidRPr="006B0157">
        <w:lastRenderedPageBreak/>
        <w:t>Chương 5: Kiểm thử</w:t>
      </w:r>
      <w:bookmarkEnd w:id="4063"/>
    </w:p>
    <w:tbl>
      <w:tblPr>
        <w:tblStyle w:val="BangThun1"/>
        <w:tblpPr w:leftFromText="180" w:rightFromText="180" w:vertAnchor="text" w:horzAnchor="margin" w:tblpY="616"/>
        <w:tblW w:w="0" w:type="auto"/>
        <w:tblLook w:val="04A0" w:firstRow="1" w:lastRow="0" w:firstColumn="1" w:lastColumn="0" w:noHBand="0" w:noVBand="1"/>
      </w:tblPr>
      <w:tblGrid>
        <w:gridCol w:w="8365"/>
        <w:gridCol w:w="985"/>
      </w:tblGrid>
      <w:tr w:rsidR="00C814E6" w14:paraId="1B71C9F1" w14:textId="77777777" w:rsidTr="0015558D">
        <w:trPr>
          <w:cnfStyle w:val="100000000000" w:firstRow="1" w:lastRow="0" w:firstColumn="0" w:lastColumn="0" w:oddVBand="0" w:evenVBand="0" w:oddHBand="0" w:evenHBand="0" w:firstRowFirstColumn="0" w:firstRowLastColumn="0" w:lastRowFirstColumn="0" w:lastRowLastColumn="0"/>
          <w:ins w:id="406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71F7EF2" w14:textId="77777777" w:rsidR="00C814E6" w:rsidRPr="00886086" w:rsidRDefault="00C814E6" w:rsidP="0015558D">
            <w:pPr>
              <w:rPr>
                <w:ins w:id="4065" w:author="Phạm Quang Thịnh" w:date="2019-07-05T22:01:00Z"/>
                <w:b w:val="0"/>
              </w:rPr>
            </w:pPr>
            <w:ins w:id="4066" w:author="Phạm Quang Thịnh" w:date="2019-07-05T22:01:00Z">
              <w:r w:rsidRPr="00886086">
                <w:rPr>
                  <w:b w:val="0"/>
                  <w:sz w:val="24"/>
                </w:rPr>
                <w:t>Items</w:t>
              </w:r>
            </w:ins>
          </w:p>
        </w:tc>
        <w:tc>
          <w:tcPr>
            <w:tcW w:w="985" w:type="dxa"/>
          </w:tcPr>
          <w:p w14:paraId="5E55C4F5"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4067" w:author="Phạm Quang Thịnh" w:date="2019-07-05T22:01:00Z"/>
                <w:b w:val="0"/>
              </w:rPr>
            </w:pPr>
            <w:ins w:id="4068" w:author="Phạm Quang Thịnh" w:date="2019-07-05T22:01:00Z">
              <w:r w:rsidRPr="00886086">
                <w:rPr>
                  <w:b w:val="0"/>
                  <w:sz w:val="24"/>
                </w:rPr>
                <w:t>Check</w:t>
              </w:r>
            </w:ins>
          </w:p>
        </w:tc>
      </w:tr>
      <w:tr w:rsidR="00C814E6" w14:paraId="7F7C21AE" w14:textId="77777777" w:rsidTr="0015558D">
        <w:trPr>
          <w:cnfStyle w:val="000000100000" w:firstRow="0" w:lastRow="0" w:firstColumn="0" w:lastColumn="0" w:oddVBand="0" w:evenVBand="0" w:oddHBand="1" w:evenHBand="0" w:firstRowFirstColumn="0" w:firstRowLastColumn="0" w:lastRowFirstColumn="0" w:lastRowLastColumn="0"/>
          <w:ins w:id="406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75CDB58" w14:textId="77777777" w:rsidR="00C814E6" w:rsidRPr="00886086" w:rsidRDefault="00C814E6" w:rsidP="0015558D">
            <w:pPr>
              <w:rPr>
                <w:ins w:id="4070" w:author="Phạm Quang Thịnh" w:date="2019-07-05T22:01:00Z"/>
                <w:b w:val="0"/>
                <w:sz w:val="24"/>
              </w:rPr>
            </w:pPr>
            <w:ins w:id="4071" w:author="Phạm Quang Thịnh" w:date="2019-07-05T22:01:00Z">
              <w:r>
                <w:rPr>
                  <w:b w:val="0"/>
                  <w:sz w:val="24"/>
                </w:rPr>
                <w:t>Database</w:t>
              </w:r>
            </w:ins>
          </w:p>
        </w:tc>
        <w:tc>
          <w:tcPr>
            <w:tcW w:w="985" w:type="dxa"/>
          </w:tcPr>
          <w:p w14:paraId="4057B308" w14:textId="753B7CD3" w:rsidR="00C814E6" w:rsidRPr="00795B2D" w:rsidRDefault="00C814E6" w:rsidP="0015558D">
            <w:pPr>
              <w:cnfStyle w:val="000000100000" w:firstRow="0" w:lastRow="0" w:firstColumn="0" w:lastColumn="0" w:oddVBand="0" w:evenVBand="0" w:oddHBand="1" w:evenHBand="0" w:firstRowFirstColumn="0" w:firstRowLastColumn="0" w:lastRowFirstColumn="0" w:lastRowLastColumn="0"/>
              <w:rPr>
                <w:ins w:id="4072" w:author="Phạm Quang Thịnh" w:date="2019-07-05T22:01:00Z"/>
                <w:b/>
                <w:sz w:val="24"/>
                <w:lang w:val="vi-VN"/>
                <w:rPrChange w:id="4073" w:author="Hứa Văn Tuấn Anh" w:date="2019-07-05T23:11:00Z">
                  <w:rPr>
                    <w:ins w:id="4074" w:author="Phạm Quang Thịnh" w:date="2019-07-05T22:01:00Z"/>
                    <w:b/>
                    <w:sz w:val="24"/>
                  </w:rPr>
                </w:rPrChange>
              </w:rPr>
            </w:pPr>
          </w:p>
        </w:tc>
      </w:tr>
      <w:tr w:rsidR="00C814E6" w14:paraId="62E61C0B" w14:textId="77777777" w:rsidTr="0015558D">
        <w:trPr>
          <w:ins w:id="407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8250001" w14:textId="77777777" w:rsidR="00C814E6" w:rsidRPr="00056D0E" w:rsidRDefault="00C814E6" w:rsidP="00C814E6">
            <w:pPr>
              <w:pStyle w:val="oancuaDanhsach"/>
              <w:numPr>
                <w:ilvl w:val="0"/>
                <w:numId w:val="67"/>
              </w:numPr>
              <w:rPr>
                <w:ins w:id="4076" w:author="Phạm Quang Thịnh" w:date="2019-07-05T22:01:00Z"/>
                <w:sz w:val="24"/>
              </w:rPr>
            </w:pPr>
            <w:ins w:id="4077" w:author="Phạm Quang Thịnh" w:date="2019-07-05T22:01:00Z">
              <w:r>
                <w:t>Dựa trên ERD</w:t>
              </w:r>
            </w:ins>
          </w:p>
        </w:tc>
        <w:tc>
          <w:tcPr>
            <w:tcW w:w="985" w:type="dxa"/>
          </w:tcPr>
          <w:p w14:paraId="1E7E0081" w14:textId="4F47D97E"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078" w:author="Phạm Quang Thịnh" w:date="2019-07-05T22:01:00Z"/>
                <w:b/>
                <w:sz w:val="24"/>
                <w:lang w:val="vi-VN"/>
                <w:rPrChange w:id="4079" w:author="Hứa Văn Tuấn Anh" w:date="2019-07-05T23:11:00Z">
                  <w:rPr>
                    <w:ins w:id="4080" w:author="Phạm Quang Thịnh" w:date="2019-07-05T22:01:00Z"/>
                    <w:b/>
                    <w:sz w:val="24"/>
                  </w:rPr>
                </w:rPrChange>
              </w:rPr>
            </w:pPr>
            <w:ins w:id="4081" w:author="Hứa Văn Tuấn Anh" w:date="2019-07-05T23:11:00Z">
              <w:r>
                <w:rPr>
                  <w:b/>
                  <w:sz w:val="24"/>
                  <w:lang w:val="vi-VN"/>
                </w:rPr>
                <w:t>*</w:t>
              </w:r>
            </w:ins>
          </w:p>
        </w:tc>
      </w:tr>
      <w:tr w:rsidR="00C814E6" w14:paraId="524AC2A0" w14:textId="77777777" w:rsidTr="0015558D">
        <w:trPr>
          <w:cnfStyle w:val="000000100000" w:firstRow="0" w:lastRow="0" w:firstColumn="0" w:lastColumn="0" w:oddVBand="0" w:evenVBand="0" w:oddHBand="1" w:evenHBand="0" w:firstRowFirstColumn="0" w:firstRowLastColumn="0" w:lastRowFirstColumn="0" w:lastRowLastColumn="0"/>
          <w:ins w:id="408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0CEC144" w14:textId="77777777" w:rsidR="00C814E6" w:rsidRPr="00056D0E" w:rsidRDefault="00C814E6" w:rsidP="00C814E6">
            <w:pPr>
              <w:pStyle w:val="oancuaDanhsach"/>
              <w:numPr>
                <w:ilvl w:val="0"/>
                <w:numId w:val="66"/>
              </w:numPr>
              <w:rPr>
                <w:ins w:id="4083" w:author="Phạm Quang Thịnh" w:date="2019-07-05T22:01:00Z"/>
              </w:rPr>
            </w:pPr>
            <w:ins w:id="4084" w:author="Phạm Quang Thịnh" w:date="2019-07-05T22:01:00Z">
              <w:r w:rsidRPr="00056D0E">
                <w:t>Kiểm tra khóa chính, khóa ngoại</w:t>
              </w:r>
            </w:ins>
          </w:p>
        </w:tc>
        <w:tc>
          <w:tcPr>
            <w:tcW w:w="985" w:type="dxa"/>
          </w:tcPr>
          <w:p w14:paraId="06D91D6E" w14:textId="5C825DB3"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085" w:author="Phạm Quang Thịnh" w:date="2019-07-05T22:01:00Z"/>
                <w:lang w:val="vi-VN"/>
                <w:rPrChange w:id="4086" w:author="Hứa Văn Tuấn Anh" w:date="2019-07-05T23:11:00Z">
                  <w:rPr>
                    <w:ins w:id="4087" w:author="Phạm Quang Thịnh" w:date="2019-07-05T22:01:00Z"/>
                  </w:rPr>
                </w:rPrChange>
              </w:rPr>
            </w:pPr>
            <w:ins w:id="4088" w:author="Hứa Văn Tuấn Anh" w:date="2019-07-05T23:11:00Z">
              <w:r>
                <w:rPr>
                  <w:lang w:val="vi-VN"/>
                </w:rPr>
                <w:t>*</w:t>
              </w:r>
            </w:ins>
          </w:p>
        </w:tc>
      </w:tr>
      <w:tr w:rsidR="00C814E6" w14:paraId="5694F15D" w14:textId="77777777" w:rsidTr="0015558D">
        <w:trPr>
          <w:ins w:id="408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91960C6" w14:textId="77777777" w:rsidR="00C814E6" w:rsidRPr="00056D0E" w:rsidRDefault="00C814E6" w:rsidP="00C814E6">
            <w:pPr>
              <w:pStyle w:val="oancuaDanhsach"/>
              <w:numPr>
                <w:ilvl w:val="0"/>
                <w:numId w:val="66"/>
              </w:numPr>
              <w:rPr>
                <w:ins w:id="4090" w:author="Phạm Quang Thịnh" w:date="2019-07-05T22:01:00Z"/>
              </w:rPr>
            </w:pPr>
            <w:ins w:id="4091" w:author="Phạm Quang Thịnh" w:date="2019-07-05T22:01:00Z">
              <w:r w:rsidRPr="00056D0E">
                <w:t>Kiểm tra ràng buộc</w:t>
              </w:r>
            </w:ins>
          </w:p>
        </w:tc>
        <w:tc>
          <w:tcPr>
            <w:tcW w:w="985" w:type="dxa"/>
          </w:tcPr>
          <w:p w14:paraId="7DA24DF0" w14:textId="126F8C58"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092" w:author="Phạm Quang Thịnh" w:date="2019-07-05T22:01:00Z"/>
                <w:lang w:val="vi-VN"/>
                <w:rPrChange w:id="4093" w:author="Hứa Văn Tuấn Anh" w:date="2019-07-05T23:11:00Z">
                  <w:rPr>
                    <w:ins w:id="4094" w:author="Phạm Quang Thịnh" w:date="2019-07-05T22:01:00Z"/>
                  </w:rPr>
                </w:rPrChange>
              </w:rPr>
            </w:pPr>
            <w:ins w:id="4095" w:author="Hứa Văn Tuấn Anh" w:date="2019-07-05T23:11:00Z">
              <w:r>
                <w:rPr>
                  <w:lang w:val="vi-VN"/>
                </w:rPr>
                <w:t>*</w:t>
              </w:r>
            </w:ins>
          </w:p>
        </w:tc>
      </w:tr>
      <w:tr w:rsidR="00C814E6" w14:paraId="60302030" w14:textId="77777777" w:rsidTr="0015558D">
        <w:trPr>
          <w:cnfStyle w:val="000000100000" w:firstRow="0" w:lastRow="0" w:firstColumn="0" w:lastColumn="0" w:oddVBand="0" w:evenVBand="0" w:oddHBand="1" w:evenHBand="0" w:firstRowFirstColumn="0" w:firstRowLastColumn="0" w:lastRowFirstColumn="0" w:lastRowLastColumn="0"/>
          <w:ins w:id="409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AFC5C52" w14:textId="77777777" w:rsidR="00C814E6" w:rsidRPr="00056D0E" w:rsidRDefault="00C814E6" w:rsidP="00C814E6">
            <w:pPr>
              <w:pStyle w:val="oancuaDanhsach"/>
              <w:numPr>
                <w:ilvl w:val="0"/>
                <w:numId w:val="66"/>
              </w:numPr>
              <w:rPr>
                <w:ins w:id="4097" w:author="Phạm Quang Thịnh" w:date="2019-07-05T22:01:00Z"/>
              </w:rPr>
            </w:pPr>
            <w:ins w:id="4098" w:author="Phạm Quang Thịnh" w:date="2019-07-05T22:01:00Z">
              <w:r w:rsidRPr="00056D0E">
                <w:t>Kiểm tra kiểu dữ liệu của thuộc tính</w:t>
              </w:r>
            </w:ins>
          </w:p>
        </w:tc>
        <w:tc>
          <w:tcPr>
            <w:tcW w:w="985" w:type="dxa"/>
          </w:tcPr>
          <w:p w14:paraId="2E6E7FF8" w14:textId="5C67D014"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099" w:author="Phạm Quang Thịnh" w:date="2019-07-05T22:01:00Z"/>
                <w:lang w:val="vi-VN"/>
                <w:rPrChange w:id="4100" w:author="Hứa Văn Tuấn Anh" w:date="2019-07-05T23:11:00Z">
                  <w:rPr>
                    <w:ins w:id="4101" w:author="Phạm Quang Thịnh" w:date="2019-07-05T22:01:00Z"/>
                  </w:rPr>
                </w:rPrChange>
              </w:rPr>
            </w:pPr>
            <w:ins w:id="4102" w:author="Hứa Văn Tuấn Anh" w:date="2019-07-05T23:11:00Z">
              <w:r>
                <w:rPr>
                  <w:lang w:val="vi-VN"/>
                </w:rPr>
                <w:t>*</w:t>
              </w:r>
            </w:ins>
          </w:p>
        </w:tc>
      </w:tr>
      <w:tr w:rsidR="00C814E6" w14:paraId="77B18404" w14:textId="77777777" w:rsidTr="0015558D">
        <w:trPr>
          <w:ins w:id="410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14FBC23" w14:textId="77777777" w:rsidR="00C814E6" w:rsidRPr="00056D0E" w:rsidRDefault="00C814E6" w:rsidP="00C814E6">
            <w:pPr>
              <w:pStyle w:val="oancuaDanhsach"/>
              <w:numPr>
                <w:ilvl w:val="0"/>
                <w:numId w:val="66"/>
              </w:numPr>
              <w:rPr>
                <w:ins w:id="4104" w:author="Phạm Quang Thịnh" w:date="2019-07-05T22:01:00Z"/>
              </w:rPr>
            </w:pPr>
            <w:ins w:id="4105" w:author="Phạm Quang Thịnh" w:date="2019-07-05T22:01:00Z">
              <w:r w:rsidRPr="00056D0E">
                <w:t>Kiểm tra mối quan hệ</w:t>
              </w:r>
            </w:ins>
          </w:p>
        </w:tc>
        <w:tc>
          <w:tcPr>
            <w:tcW w:w="985" w:type="dxa"/>
          </w:tcPr>
          <w:p w14:paraId="5AF1575D" w14:textId="15A66D61"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106" w:author="Phạm Quang Thịnh" w:date="2019-07-05T22:01:00Z"/>
                <w:lang w:val="vi-VN"/>
                <w:rPrChange w:id="4107" w:author="Hứa Văn Tuấn Anh" w:date="2019-07-05T23:11:00Z">
                  <w:rPr>
                    <w:ins w:id="4108" w:author="Phạm Quang Thịnh" w:date="2019-07-05T22:01:00Z"/>
                  </w:rPr>
                </w:rPrChange>
              </w:rPr>
            </w:pPr>
            <w:ins w:id="4109" w:author="Hứa Văn Tuấn Anh" w:date="2019-07-05T23:11:00Z">
              <w:r>
                <w:rPr>
                  <w:lang w:val="vi-VN"/>
                </w:rPr>
                <w:t>*</w:t>
              </w:r>
            </w:ins>
          </w:p>
        </w:tc>
      </w:tr>
    </w:tbl>
    <w:p w14:paraId="7022899B" w14:textId="77777777" w:rsidR="00C814E6" w:rsidRDefault="00C814E6">
      <w:pPr>
        <w:pStyle w:val="u2"/>
        <w:jc w:val="center"/>
        <w:rPr>
          <w:ins w:id="4110" w:author="Phạm Quang Thịnh" w:date="2019-07-05T22:01:00Z"/>
        </w:rPr>
        <w:pPrChange w:id="4111" w:author="Phạm Quang Thịnh" w:date="2019-07-05T22:02:00Z">
          <w:pPr>
            <w:jc w:val="center"/>
          </w:pPr>
        </w:pPrChange>
      </w:pPr>
      <w:ins w:id="4112" w:author="Phạm Quang Thịnh" w:date="2019-07-05T22:01:00Z">
        <w:r w:rsidRPr="003F0951">
          <w:t>Checklist phần mềm quản lý đại lý</w:t>
        </w:r>
      </w:ins>
    </w:p>
    <w:p w14:paraId="081C321B" w14:textId="4EC04952" w:rsidR="00AD5EF3" w:rsidRDefault="00AD5EF3">
      <w:pPr>
        <w:pStyle w:val="u2"/>
        <w:jc w:val="center"/>
        <w:rPr>
          <w:ins w:id="4113" w:author="Phạm Quang Thịnh" w:date="2019-07-06T00:45:00Z"/>
        </w:rPr>
        <w:pPrChange w:id="4114" w:author="Phạm Quang Thịnh" w:date="2019-07-06T00:46:00Z">
          <w:pPr>
            <w:jc w:val="center"/>
          </w:pPr>
        </w:pPrChange>
      </w:pPr>
      <w:ins w:id="4115" w:author="Phạm Quang Thịnh" w:date="2019-07-06T00:45:00Z">
        <w:r>
          <w:t>Thay đổi quy định</w:t>
        </w:r>
      </w:ins>
    </w:p>
    <w:tbl>
      <w:tblPr>
        <w:tblStyle w:val="BangThun1"/>
        <w:tblpPr w:leftFromText="180" w:rightFromText="180" w:vertAnchor="text" w:horzAnchor="margin" w:tblpY="202"/>
        <w:tblW w:w="0" w:type="auto"/>
        <w:tblLook w:val="04A0" w:firstRow="1" w:lastRow="0" w:firstColumn="1" w:lastColumn="0" w:noHBand="0" w:noVBand="1"/>
      </w:tblPr>
      <w:tblGrid>
        <w:gridCol w:w="8365"/>
        <w:gridCol w:w="985"/>
      </w:tblGrid>
      <w:tr w:rsidR="00AD5EF3" w14:paraId="2D7D5327" w14:textId="77777777" w:rsidTr="00281DC1">
        <w:trPr>
          <w:cnfStyle w:val="100000000000" w:firstRow="1" w:lastRow="0" w:firstColumn="0" w:lastColumn="0" w:oddVBand="0" w:evenVBand="0" w:oddHBand="0" w:evenHBand="0" w:firstRowFirstColumn="0" w:firstRowLastColumn="0" w:lastRowFirstColumn="0" w:lastRowLastColumn="0"/>
          <w:ins w:id="4116"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53E18991" w14:textId="77777777" w:rsidR="00AD5EF3" w:rsidRPr="00886086" w:rsidRDefault="00AD5EF3" w:rsidP="00281DC1">
            <w:pPr>
              <w:rPr>
                <w:ins w:id="4117" w:author="Phạm Quang Thịnh" w:date="2019-07-06T00:45:00Z"/>
                <w:b w:val="0"/>
              </w:rPr>
            </w:pPr>
            <w:ins w:id="4118" w:author="Phạm Quang Thịnh" w:date="2019-07-06T00:45:00Z">
              <w:r>
                <w:rPr>
                  <w:b w:val="0"/>
                </w:rPr>
                <w:t>Thay đổi quy định</w:t>
              </w:r>
            </w:ins>
          </w:p>
        </w:tc>
        <w:tc>
          <w:tcPr>
            <w:tcW w:w="985" w:type="dxa"/>
          </w:tcPr>
          <w:p w14:paraId="0E6756E5" w14:textId="77777777" w:rsidR="00AD5EF3" w:rsidRPr="00886086" w:rsidRDefault="00AD5EF3" w:rsidP="00281DC1">
            <w:pPr>
              <w:cnfStyle w:val="100000000000" w:firstRow="1" w:lastRow="0" w:firstColumn="0" w:lastColumn="0" w:oddVBand="0" w:evenVBand="0" w:oddHBand="0" w:evenHBand="0" w:firstRowFirstColumn="0" w:firstRowLastColumn="0" w:lastRowFirstColumn="0" w:lastRowLastColumn="0"/>
              <w:rPr>
                <w:ins w:id="4119" w:author="Phạm Quang Thịnh" w:date="2019-07-06T00:45:00Z"/>
                <w:b w:val="0"/>
              </w:rPr>
            </w:pPr>
            <w:ins w:id="4120" w:author="Phạm Quang Thịnh" w:date="2019-07-06T00:45:00Z">
              <w:r w:rsidRPr="00886086">
                <w:rPr>
                  <w:b w:val="0"/>
                  <w:sz w:val="24"/>
                </w:rPr>
                <w:t>Check</w:t>
              </w:r>
            </w:ins>
          </w:p>
        </w:tc>
      </w:tr>
      <w:tr w:rsidR="00AD5EF3" w14:paraId="623B0D8C" w14:textId="77777777" w:rsidTr="00281DC1">
        <w:trPr>
          <w:cnfStyle w:val="000000100000" w:firstRow="0" w:lastRow="0" w:firstColumn="0" w:lastColumn="0" w:oddVBand="0" w:evenVBand="0" w:oddHBand="1" w:evenHBand="0" w:firstRowFirstColumn="0" w:firstRowLastColumn="0" w:lastRowFirstColumn="0" w:lastRowLastColumn="0"/>
          <w:ins w:id="4121"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3BEBCF58" w14:textId="77777777" w:rsidR="00AD5EF3" w:rsidRPr="00056D0E" w:rsidRDefault="00AD5EF3" w:rsidP="00281DC1">
            <w:pPr>
              <w:rPr>
                <w:ins w:id="4122" w:author="Phạm Quang Thịnh" w:date="2019-07-06T00:45:00Z"/>
                <w:b w:val="0"/>
                <w:sz w:val="24"/>
              </w:rPr>
            </w:pPr>
            <w:ins w:id="4123" w:author="Phạm Quang Thịnh" w:date="2019-07-06T00:45:00Z">
              <w:r>
                <w:rPr>
                  <w:b w:val="0"/>
                  <w:sz w:val="24"/>
                </w:rPr>
                <w:t>Thay đổi</w:t>
              </w:r>
            </w:ins>
          </w:p>
        </w:tc>
        <w:tc>
          <w:tcPr>
            <w:tcW w:w="985" w:type="dxa"/>
          </w:tcPr>
          <w:p w14:paraId="607E2414"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24" w:author="Phạm Quang Thịnh" w:date="2019-07-06T00:45:00Z"/>
              </w:rPr>
            </w:pPr>
          </w:p>
        </w:tc>
      </w:tr>
      <w:tr w:rsidR="00AD5EF3" w14:paraId="0FE59CEE" w14:textId="77777777" w:rsidTr="00281DC1">
        <w:trPr>
          <w:ins w:id="4125"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0E839E7C" w14:textId="77777777" w:rsidR="00AD5EF3" w:rsidRPr="00056D0E" w:rsidRDefault="00AD5EF3" w:rsidP="00281DC1">
            <w:pPr>
              <w:pStyle w:val="oancuaDanhsach"/>
              <w:numPr>
                <w:ilvl w:val="0"/>
                <w:numId w:val="68"/>
              </w:numPr>
              <w:rPr>
                <w:ins w:id="4126" w:author="Phạm Quang Thịnh" w:date="2019-07-06T00:45:00Z"/>
              </w:rPr>
            </w:pPr>
            <w:ins w:id="4127" w:author="Phạm Quang Thịnh" w:date="2019-07-06T00:45:00Z">
              <w:r w:rsidRPr="00056D0E">
                <w:t>Kiểm tra trạng thái</w:t>
              </w:r>
              <w:r>
                <w:t xml:space="preserve"> các</w:t>
              </w:r>
              <w:r w:rsidRPr="00056D0E">
                <w:t xml:space="preserve"> </w:t>
              </w:r>
              <w:r>
                <w:t>nút trước khi thay đổi</w:t>
              </w:r>
            </w:ins>
          </w:p>
        </w:tc>
        <w:tc>
          <w:tcPr>
            <w:tcW w:w="985" w:type="dxa"/>
          </w:tcPr>
          <w:p w14:paraId="6A63C0BA"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28" w:author="Phạm Quang Thịnh" w:date="2019-07-06T00:45:00Z"/>
              </w:rPr>
            </w:pPr>
            <w:ins w:id="4129" w:author="Phạm Quang Thịnh" w:date="2019-07-06T00:45:00Z">
              <w:r>
                <w:rPr>
                  <w:lang w:val="vi-VN"/>
                </w:rPr>
                <w:t>*</w:t>
              </w:r>
            </w:ins>
          </w:p>
        </w:tc>
      </w:tr>
      <w:tr w:rsidR="00AD5EF3" w14:paraId="055A22D7" w14:textId="77777777" w:rsidTr="00281DC1">
        <w:trPr>
          <w:cnfStyle w:val="000000100000" w:firstRow="0" w:lastRow="0" w:firstColumn="0" w:lastColumn="0" w:oddVBand="0" w:evenVBand="0" w:oddHBand="1" w:evenHBand="0" w:firstRowFirstColumn="0" w:firstRowLastColumn="0" w:lastRowFirstColumn="0" w:lastRowLastColumn="0"/>
          <w:ins w:id="4130"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76C20583" w14:textId="77777777" w:rsidR="00AD5EF3" w:rsidRPr="00056D0E" w:rsidRDefault="00AD5EF3" w:rsidP="00281DC1">
            <w:pPr>
              <w:pStyle w:val="oancuaDanhsach"/>
              <w:numPr>
                <w:ilvl w:val="0"/>
                <w:numId w:val="68"/>
              </w:numPr>
              <w:rPr>
                <w:ins w:id="4131" w:author="Phạm Quang Thịnh" w:date="2019-07-06T00:45:00Z"/>
              </w:rPr>
            </w:pPr>
            <w:ins w:id="4132" w:author="Phạm Quang Thịnh" w:date="2019-07-06T00:45:00Z">
              <w:r w:rsidRPr="00056D0E">
                <w:t>Kiểm tra</w:t>
              </w:r>
              <w:r>
                <w:t xml:space="preserve"> các</w:t>
              </w:r>
              <w:r w:rsidRPr="00056D0E">
                <w:t xml:space="preserve"> form sau khi </w:t>
              </w:r>
              <w:r>
                <w:t>thay đổi</w:t>
              </w:r>
            </w:ins>
          </w:p>
        </w:tc>
        <w:tc>
          <w:tcPr>
            <w:tcW w:w="985" w:type="dxa"/>
          </w:tcPr>
          <w:p w14:paraId="0C5A757E"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33" w:author="Phạm Quang Thịnh" w:date="2019-07-06T00:45:00Z"/>
              </w:rPr>
            </w:pPr>
            <w:ins w:id="4134" w:author="Phạm Quang Thịnh" w:date="2019-07-06T00:45:00Z">
              <w:r>
                <w:rPr>
                  <w:lang w:val="vi-VN"/>
                </w:rPr>
                <w:t>*</w:t>
              </w:r>
            </w:ins>
          </w:p>
        </w:tc>
      </w:tr>
      <w:tr w:rsidR="00AD5EF3" w14:paraId="53264CFD" w14:textId="77777777" w:rsidTr="00281DC1">
        <w:trPr>
          <w:ins w:id="4135"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6DF75131" w14:textId="77777777" w:rsidR="00AD5EF3" w:rsidRPr="00056D0E" w:rsidRDefault="00AD5EF3" w:rsidP="00281DC1">
            <w:pPr>
              <w:pStyle w:val="oancuaDanhsach"/>
              <w:numPr>
                <w:ilvl w:val="0"/>
                <w:numId w:val="68"/>
              </w:numPr>
              <w:rPr>
                <w:ins w:id="4136" w:author="Phạm Quang Thịnh" w:date="2019-07-06T00:45:00Z"/>
              </w:rPr>
            </w:pPr>
            <w:ins w:id="4137" w:author="Phạm Quang Thịnh" w:date="2019-07-06T00:45:00Z">
              <w:r w:rsidRPr="00056D0E">
                <w:t xml:space="preserve">Kiểm tra database sau khi </w:t>
              </w:r>
              <w:r>
                <w:t>thay đổi</w:t>
              </w:r>
            </w:ins>
          </w:p>
        </w:tc>
        <w:tc>
          <w:tcPr>
            <w:tcW w:w="985" w:type="dxa"/>
          </w:tcPr>
          <w:p w14:paraId="43F2C2C1"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38" w:author="Phạm Quang Thịnh" w:date="2019-07-06T00:45:00Z"/>
              </w:rPr>
            </w:pPr>
            <w:ins w:id="4139" w:author="Phạm Quang Thịnh" w:date="2019-07-06T00:45:00Z">
              <w:r>
                <w:rPr>
                  <w:lang w:val="vi-VN"/>
                </w:rPr>
                <w:t>*</w:t>
              </w:r>
            </w:ins>
          </w:p>
        </w:tc>
      </w:tr>
      <w:tr w:rsidR="00AD5EF3" w14:paraId="3BDD9EB9" w14:textId="77777777" w:rsidTr="00281DC1">
        <w:trPr>
          <w:cnfStyle w:val="000000100000" w:firstRow="0" w:lastRow="0" w:firstColumn="0" w:lastColumn="0" w:oddVBand="0" w:evenVBand="0" w:oddHBand="1" w:evenHBand="0" w:firstRowFirstColumn="0" w:firstRowLastColumn="0" w:lastRowFirstColumn="0" w:lastRowLastColumn="0"/>
          <w:ins w:id="4140"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7F646ECE" w14:textId="77777777" w:rsidR="00AD5EF3" w:rsidRPr="00056D0E" w:rsidRDefault="00AD5EF3" w:rsidP="00281DC1">
            <w:pPr>
              <w:pStyle w:val="oancuaDanhsach"/>
              <w:numPr>
                <w:ilvl w:val="0"/>
                <w:numId w:val="68"/>
              </w:numPr>
              <w:rPr>
                <w:ins w:id="4141" w:author="Phạm Quang Thịnh" w:date="2019-07-06T00:45:00Z"/>
              </w:rPr>
            </w:pPr>
            <w:ins w:id="4142" w:author="Phạm Quang Thịnh" w:date="2019-07-06T00:45:00Z">
              <w:r w:rsidRPr="00056D0E">
                <w:t xml:space="preserve">Kiểm tra khi bấm nút </w:t>
              </w:r>
              <w:r>
                <w:t>thay đổi nhiều lần</w:t>
              </w:r>
            </w:ins>
          </w:p>
        </w:tc>
        <w:tc>
          <w:tcPr>
            <w:tcW w:w="985" w:type="dxa"/>
          </w:tcPr>
          <w:p w14:paraId="4AFBE06D"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43" w:author="Phạm Quang Thịnh" w:date="2019-07-06T00:45:00Z"/>
              </w:rPr>
            </w:pPr>
            <w:ins w:id="4144" w:author="Phạm Quang Thịnh" w:date="2019-07-06T00:45:00Z">
              <w:r>
                <w:rPr>
                  <w:lang w:val="vi-VN"/>
                </w:rPr>
                <w:t>*</w:t>
              </w:r>
            </w:ins>
          </w:p>
        </w:tc>
      </w:tr>
      <w:tr w:rsidR="00AD5EF3" w14:paraId="33B07227" w14:textId="77777777" w:rsidTr="00281DC1">
        <w:trPr>
          <w:ins w:id="4145"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401EF2FA" w14:textId="77777777" w:rsidR="00AD5EF3" w:rsidRPr="00056D0E" w:rsidRDefault="00AD5EF3" w:rsidP="00281DC1">
            <w:pPr>
              <w:pStyle w:val="oancuaDanhsach"/>
              <w:numPr>
                <w:ilvl w:val="0"/>
                <w:numId w:val="68"/>
              </w:numPr>
              <w:rPr>
                <w:ins w:id="4146" w:author="Phạm Quang Thịnh" w:date="2019-07-06T00:45:00Z"/>
              </w:rPr>
            </w:pPr>
            <w:ins w:id="4147" w:author="Phạm Quang Thịnh" w:date="2019-07-06T00:45:00Z">
              <w:r w:rsidRPr="00056D0E">
                <w:t>Kiểm tra thông báo lỗi</w:t>
              </w:r>
            </w:ins>
          </w:p>
        </w:tc>
        <w:tc>
          <w:tcPr>
            <w:tcW w:w="985" w:type="dxa"/>
          </w:tcPr>
          <w:p w14:paraId="7E5C3D81"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48" w:author="Phạm Quang Thịnh" w:date="2019-07-06T00:45:00Z"/>
              </w:rPr>
            </w:pPr>
            <w:ins w:id="4149" w:author="Phạm Quang Thịnh" w:date="2019-07-06T00:45:00Z">
              <w:r>
                <w:rPr>
                  <w:lang w:val="vi-VN"/>
                </w:rPr>
                <w:t>*</w:t>
              </w:r>
            </w:ins>
          </w:p>
        </w:tc>
      </w:tr>
    </w:tbl>
    <w:p w14:paraId="69D96416" w14:textId="77777777" w:rsidR="00AD5EF3" w:rsidRDefault="00AD5EF3">
      <w:pPr>
        <w:rPr>
          <w:ins w:id="4150" w:author="Phạm Quang Thịnh" w:date="2019-07-05T22:01:00Z"/>
          <w:b/>
          <w:sz w:val="32"/>
        </w:rPr>
        <w:pPrChange w:id="4151" w:author="Phạm Quang Thịnh" w:date="2019-07-06T00:46:00Z">
          <w:pPr>
            <w:jc w:val="center"/>
          </w:pPr>
        </w:pPrChange>
      </w:pPr>
    </w:p>
    <w:tbl>
      <w:tblPr>
        <w:tblStyle w:val="BangThun1"/>
        <w:tblpPr w:leftFromText="180" w:rightFromText="180" w:vertAnchor="text" w:horzAnchor="margin" w:tblpY="616"/>
        <w:tblW w:w="0" w:type="auto"/>
        <w:tblLook w:val="04A0" w:firstRow="1" w:lastRow="0" w:firstColumn="1" w:lastColumn="0" w:noHBand="0" w:noVBand="1"/>
      </w:tblPr>
      <w:tblGrid>
        <w:gridCol w:w="8365"/>
        <w:gridCol w:w="985"/>
      </w:tblGrid>
      <w:tr w:rsidR="00AD5EF3" w14:paraId="0CC25ABE" w14:textId="77777777" w:rsidTr="00281DC1">
        <w:trPr>
          <w:cnfStyle w:val="100000000000" w:firstRow="1" w:lastRow="0" w:firstColumn="0" w:lastColumn="0" w:oddVBand="0" w:evenVBand="0" w:oddHBand="0" w:evenHBand="0" w:firstRowFirstColumn="0" w:firstRowLastColumn="0" w:lastRowFirstColumn="0" w:lastRowLastColumn="0"/>
          <w:ins w:id="4152"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41C9ADCC" w14:textId="77777777" w:rsidR="00AD5EF3" w:rsidRPr="00886086" w:rsidRDefault="00AD5EF3" w:rsidP="00281DC1">
            <w:pPr>
              <w:rPr>
                <w:ins w:id="4153" w:author="Phạm Quang Thịnh" w:date="2019-07-06T00:45:00Z"/>
                <w:b w:val="0"/>
              </w:rPr>
            </w:pPr>
            <w:ins w:id="4154" w:author="Phạm Quang Thịnh" w:date="2019-07-06T00:45:00Z">
              <w:r>
                <w:rPr>
                  <w:b w:val="0"/>
                </w:rPr>
                <w:t>Chi tiết báo cáo công nợ</w:t>
              </w:r>
            </w:ins>
          </w:p>
        </w:tc>
        <w:tc>
          <w:tcPr>
            <w:tcW w:w="985" w:type="dxa"/>
          </w:tcPr>
          <w:p w14:paraId="711D513C" w14:textId="77777777" w:rsidR="00AD5EF3" w:rsidRPr="00886086" w:rsidRDefault="00AD5EF3" w:rsidP="00281DC1">
            <w:pPr>
              <w:cnfStyle w:val="100000000000" w:firstRow="1" w:lastRow="0" w:firstColumn="0" w:lastColumn="0" w:oddVBand="0" w:evenVBand="0" w:oddHBand="0" w:evenHBand="0" w:firstRowFirstColumn="0" w:firstRowLastColumn="0" w:lastRowFirstColumn="0" w:lastRowLastColumn="0"/>
              <w:rPr>
                <w:ins w:id="4155" w:author="Phạm Quang Thịnh" w:date="2019-07-06T00:45:00Z"/>
                <w:b w:val="0"/>
              </w:rPr>
            </w:pPr>
            <w:ins w:id="4156" w:author="Phạm Quang Thịnh" w:date="2019-07-06T00:45:00Z">
              <w:r w:rsidRPr="00886086">
                <w:rPr>
                  <w:b w:val="0"/>
                  <w:sz w:val="24"/>
                </w:rPr>
                <w:t>Check</w:t>
              </w:r>
            </w:ins>
          </w:p>
        </w:tc>
      </w:tr>
      <w:tr w:rsidR="00AD5EF3" w14:paraId="3B6E2A62" w14:textId="77777777" w:rsidTr="00281DC1">
        <w:trPr>
          <w:cnfStyle w:val="000000100000" w:firstRow="0" w:lastRow="0" w:firstColumn="0" w:lastColumn="0" w:oddVBand="0" w:evenVBand="0" w:oddHBand="1" w:evenHBand="0" w:firstRowFirstColumn="0" w:firstRowLastColumn="0" w:lastRowFirstColumn="0" w:lastRowLastColumn="0"/>
          <w:ins w:id="4157"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171FECE3" w14:textId="77777777" w:rsidR="00AD5EF3" w:rsidRPr="00056D0E" w:rsidRDefault="00AD5EF3" w:rsidP="00281DC1">
            <w:pPr>
              <w:rPr>
                <w:ins w:id="4158" w:author="Phạm Quang Thịnh" w:date="2019-07-06T00:45:00Z"/>
                <w:b w:val="0"/>
                <w:sz w:val="24"/>
              </w:rPr>
            </w:pPr>
            <w:ins w:id="4159" w:author="Phạm Quang Thịnh" w:date="2019-07-06T00:45:00Z">
              <w:r>
                <w:rPr>
                  <w:b w:val="0"/>
                  <w:sz w:val="24"/>
                </w:rPr>
                <w:t>Xác nhận</w:t>
              </w:r>
            </w:ins>
          </w:p>
        </w:tc>
        <w:tc>
          <w:tcPr>
            <w:tcW w:w="985" w:type="dxa"/>
          </w:tcPr>
          <w:p w14:paraId="3ECF8D57"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60" w:author="Phạm Quang Thịnh" w:date="2019-07-06T00:45:00Z"/>
              </w:rPr>
            </w:pPr>
          </w:p>
        </w:tc>
      </w:tr>
      <w:tr w:rsidR="00AD5EF3" w14:paraId="34F51F8B" w14:textId="77777777" w:rsidTr="00281DC1">
        <w:trPr>
          <w:ins w:id="4161"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0C5CBB09" w14:textId="77777777" w:rsidR="00AD5EF3" w:rsidRPr="00056D0E" w:rsidRDefault="00AD5EF3" w:rsidP="00281DC1">
            <w:pPr>
              <w:pStyle w:val="oancuaDanhsach"/>
              <w:numPr>
                <w:ilvl w:val="0"/>
                <w:numId w:val="68"/>
              </w:numPr>
              <w:rPr>
                <w:ins w:id="4162" w:author="Phạm Quang Thịnh" w:date="2019-07-06T00:45:00Z"/>
              </w:rPr>
            </w:pPr>
            <w:ins w:id="4163" w:author="Phạm Quang Thịnh" w:date="2019-07-06T00:45:00Z">
              <w:r w:rsidRPr="00056D0E">
                <w:t>Kiểm tra trạng thái nút thêm khi chưa nhập</w:t>
              </w:r>
            </w:ins>
          </w:p>
        </w:tc>
        <w:tc>
          <w:tcPr>
            <w:tcW w:w="985" w:type="dxa"/>
          </w:tcPr>
          <w:p w14:paraId="5C7FFC0B"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64" w:author="Phạm Quang Thịnh" w:date="2019-07-06T00:45:00Z"/>
              </w:rPr>
            </w:pPr>
            <w:ins w:id="4165" w:author="Phạm Quang Thịnh" w:date="2019-07-06T00:45:00Z">
              <w:r>
                <w:rPr>
                  <w:lang w:val="vi-VN"/>
                </w:rPr>
                <w:t>*</w:t>
              </w:r>
            </w:ins>
          </w:p>
        </w:tc>
      </w:tr>
      <w:tr w:rsidR="00AD5EF3" w14:paraId="7CFE0C1B" w14:textId="77777777" w:rsidTr="00281DC1">
        <w:trPr>
          <w:cnfStyle w:val="000000100000" w:firstRow="0" w:lastRow="0" w:firstColumn="0" w:lastColumn="0" w:oddVBand="0" w:evenVBand="0" w:oddHBand="1" w:evenHBand="0" w:firstRowFirstColumn="0" w:firstRowLastColumn="0" w:lastRowFirstColumn="0" w:lastRowLastColumn="0"/>
          <w:ins w:id="4166"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3AC7E067" w14:textId="77777777" w:rsidR="00AD5EF3" w:rsidRPr="00056D0E" w:rsidRDefault="00AD5EF3" w:rsidP="00281DC1">
            <w:pPr>
              <w:pStyle w:val="oancuaDanhsach"/>
              <w:numPr>
                <w:ilvl w:val="0"/>
                <w:numId w:val="68"/>
              </w:numPr>
              <w:rPr>
                <w:ins w:id="4167" w:author="Phạm Quang Thịnh" w:date="2019-07-06T00:45:00Z"/>
              </w:rPr>
            </w:pPr>
            <w:ins w:id="4168" w:author="Phạm Quang Thịnh" w:date="2019-07-06T00:45:00Z">
              <w:r w:rsidRPr="00056D0E">
                <w:t>Kiểm tra form sau khi thêm</w:t>
              </w:r>
            </w:ins>
          </w:p>
        </w:tc>
        <w:tc>
          <w:tcPr>
            <w:tcW w:w="985" w:type="dxa"/>
          </w:tcPr>
          <w:p w14:paraId="20F89F25"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69" w:author="Phạm Quang Thịnh" w:date="2019-07-06T00:45:00Z"/>
              </w:rPr>
            </w:pPr>
            <w:ins w:id="4170" w:author="Phạm Quang Thịnh" w:date="2019-07-06T00:45:00Z">
              <w:r>
                <w:rPr>
                  <w:lang w:val="vi-VN"/>
                </w:rPr>
                <w:t>*</w:t>
              </w:r>
            </w:ins>
          </w:p>
        </w:tc>
      </w:tr>
      <w:tr w:rsidR="00AD5EF3" w14:paraId="11E43883" w14:textId="77777777" w:rsidTr="00281DC1">
        <w:trPr>
          <w:ins w:id="4171"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39235475" w14:textId="77777777" w:rsidR="00AD5EF3" w:rsidRPr="00056D0E" w:rsidRDefault="00AD5EF3" w:rsidP="00281DC1">
            <w:pPr>
              <w:pStyle w:val="oancuaDanhsach"/>
              <w:numPr>
                <w:ilvl w:val="0"/>
                <w:numId w:val="68"/>
              </w:numPr>
              <w:rPr>
                <w:ins w:id="4172" w:author="Phạm Quang Thịnh" w:date="2019-07-06T00:45:00Z"/>
              </w:rPr>
            </w:pPr>
            <w:ins w:id="4173" w:author="Phạm Quang Thịnh" w:date="2019-07-06T00:45:00Z">
              <w:r w:rsidRPr="00056D0E">
                <w:t>Kiểm tra database sau khi thêm</w:t>
              </w:r>
            </w:ins>
          </w:p>
        </w:tc>
        <w:tc>
          <w:tcPr>
            <w:tcW w:w="985" w:type="dxa"/>
          </w:tcPr>
          <w:p w14:paraId="1B6BCEAB"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74" w:author="Phạm Quang Thịnh" w:date="2019-07-06T00:45:00Z"/>
              </w:rPr>
            </w:pPr>
            <w:ins w:id="4175" w:author="Phạm Quang Thịnh" w:date="2019-07-06T00:45:00Z">
              <w:r>
                <w:rPr>
                  <w:lang w:val="vi-VN"/>
                </w:rPr>
                <w:t>*</w:t>
              </w:r>
            </w:ins>
          </w:p>
        </w:tc>
      </w:tr>
      <w:tr w:rsidR="00AD5EF3" w14:paraId="758EEBF0" w14:textId="77777777" w:rsidTr="00281DC1">
        <w:trPr>
          <w:cnfStyle w:val="000000100000" w:firstRow="0" w:lastRow="0" w:firstColumn="0" w:lastColumn="0" w:oddVBand="0" w:evenVBand="0" w:oddHBand="1" w:evenHBand="0" w:firstRowFirstColumn="0" w:firstRowLastColumn="0" w:lastRowFirstColumn="0" w:lastRowLastColumn="0"/>
          <w:ins w:id="4176"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7B58AA84" w14:textId="77777777" w:rsidR="00AD5EF3" w:rsidRPr="00056D0E" w:rsidRDefault="00AD5EF3" w:rsidP="00281DC1">
            <w:pPr>
              <w:pStyle w:val="oancuaDanhsach"/>
              <w:numPr>
                <w:ilvl w:val="0"/>
                <w:numId w:val="68"/>
              </w:numPr>
              <w:rPr>
                <w:ins w:id="4177" w:author="Phạm Quang Thịnh" w:date="2019-07-06T00:45:00Z"/>
              </w:rPr>
            </w:pPr>
            <w:ins w:id="4178" w:author="Phạm Quang Thịnh" w:date="2019-07-06T00:45:00Z">
              <w:r w:rsidRPr="00056D0E">
                <w:t>Kiểm tra khi bấm nút thêm nhiều lần</w:t>
              </w:r>
            </w:ins>
          </w:p>
        </w:tc>
        <w:tc>
          <w:tcPr>
            <w:tcW w:w="985" w:type="dxa"/>
          </w:tcPr>
          <w:p w14:paraId="13927B3F"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79" w:author="Phạm Quang Thịnh" w:date="2019-07-06T00:45:00Z"/>
              </w:rPr>
            </w:pPr>
            <w:ins w:id="4180" w:author="Phạm Quang Thịnh" w:date="2019-07-06T00:45:00Z">
              <w:r>
                <w:rPr>
                  <w:lang w:val="vi-VN"/>
                </w:rPr>
                <w:t>*</w:t>
              </w:r>
            </w:ins>
          </w:p>
        </w:tc>
      </w:tr>
      <w:tr w:rsidR="00AD5EF3" w14:paraId="028B86AB" w14:textId="77777777" w:rsidTr="00281DC1">
        <w:trPr>
          <w:ins w:id="4181"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06FE3E0B" w14:textId="77777777" w:rsidR="00AD5EF3" w:rsidRPr="00056D0E" w:rsidRDefault="00AD5EF3" w:rsidP="00281DC1">
            <w:pPr>
              <w:pStyle w:val="oancuaDanhsach"/>
              <w:numPr>
                <w:ilvl w:val="0"/>
                <w:numId w:val="68"/>
              </w:numPr>
              <w:rPr>
                <w:ins w:id="4182" w:author="Phạm Quang Thịnh" w:date="2019-07-06T00:45:00Z"/>
              </w:rPr>
            </w:pPr>
            <w:ins w:id="4183" w:author="Phạm Quang Thịnh" w:date="2019-07-06T00:45:00Z">
              <w:r w:rsidRPr="00056D0E">
                <w:t>Kiểm tra thông báo lỗi</w:t>
              </w:r>
            </w:ins>
          </w:p>
        </w:tc>
        <w:tc>
          <w:tcPr>
            <w:tcW w:w="985" w:type="dxa"/>
          </w:tcPr>
          <w:p w14:paraId="629ED62E"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84" w:author="Phạm Quang Thịnh" w:date="2019-07-06T00:45:00Z"/>
              </w:rPr>
            </w:pPr>
            <w:ins w:id="4185" w:author="Phạm Quang Thịnh" w:date="2019-07-06T00:45:00Z">
              <w:r>
                <w:rPr>
                  <w:lang w:val="vi-VN"/>
                </w:rPr>
                <w:t>*</w:t>
              </w:r>
            </w:ins>
          </w:p>
        </w:tc>
      </w:tr>
      <w:tr w:rsidR="00AD5EF3" w14:paraId="5DAA34BB" w14:textId="77777777" w:rsidTr="00281DC1">
        <w:trPr>
          <w:cnfStyle w:val="000000100000" w:firstRow="0" w:lastRow="0" w:firstColumn="0" w:lastColumn="0" w:oddVBand="0" w:evenVBand="0" w:oddHBand="1" w:evenHBand="0" w:firstRowFirstColumn="0" w:firstRowLastColumn="0" w:lastRowFirstColumn="0" w:lastRowLastColumn="0"/>
          <w:ins w:id="4186"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3DBA0D70" w14:textId="77777777" w:rsidR="00AD5EF3" w:rsidRPr="00056D0E" w:rsidRDefault="00AD5EF3" w:rsidP="00281DC1">
            <w:pPr>
              <w:rPr>
                <w:ins w:id="4187" w:author="Phạm Quang Thịnh" w:date="2019-07-06T00:45:00Z"/>
                <w:b w:val="0"/>
                <w:sz w:val="24"/>
              </w:rPr>
            </w:pPr>
            <w:ins w:id="4188" w:author="Phạm Quang Thịnh" w:date="2019-07-06T00:45:00Z">
              <w:r>
                <w:rPr>
                  <w:b w:val="0"/>
                  <w:sz w:val="24"/>
                </w:rPr>
                <w:t>Xem</w:t>
              </w:r>
            </w:ins>
          </w:p>
        </w:tc>
        <w:tc>
          <w:tcPr>
            <w:tcW w:w="985" w:type="dxa"/>
          </w:tcPr>
          <w:p w14:paraId="25A247D3"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89" w:author="Phạm Quang Thịnh" w:date="2019-07-06T00:45:00Z"/>
              </w:rPr>
            </w:pPr>
          </w:p>
        </w:tc>
      </w:tr>
      <w:tr w:rsidR="00AD5EF3" w14:paraId="2E5B451E" w14:textId="77777777" w:rsidTr="00281DC1">
        <w:trPr>
          <w:ins w:id="4190"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65B5C3EC" w14:textId="77777777" w:rsidR="00AD5EF3" w:rsidRPr="00056D0E" w:rsidRDefault="00AD5EF3" w:rsidP="00281DC1">
            <w:pPr>
              <w:pStyle w:val="oancuaDanhsach"/>
              <w:numPr>
                <w:ilvl w:val="0"/>
                <w:numId w:val="69"/>
              </w:numPr>
              <w:rPr>
                <w:ins w:id="4191" w:author="Phạm Quang Thịnh" w:date="2019-07-06T00:45:00Z"/>
              </w:rPr>
            </w:pPr>
            <w:ins w:id="4192" w:author="Phạm Quang Thịnh" w:date="2019-07-06T00:45:00Z">
              <w:r w:rsidRPr="00056D0E">
                <w:t xml:space="preserve">Kiểm tra </w:t>
              </w:r>
              <w:r>
                <w:t>form trước khi xem</w:t>
              </w:r>
            </w:ins>
          </w:p>
        </w:tc>
        <w:tc>
          <w:tcPr>
            <w:tcW w:w="985" w:type="dxa"/>
          </w:tcPr>
          <w:p w14:paraId="092A1459"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93" w:author="Phạm Quang Thịnh" w:date="2019-07-06T00:45:00Z"/>
              </w:rPr>
            </w:pPr>
            <w:ins w:id="4194" w:author="Phạm Quang Thịnh" w:date="2019-07-06T00:45:00Z">
              <w:r>
                <w:rPr>
                  <w:lang w:val="vi-VN"/>
                </w:rPr>
                <w:t>*</w:t>
              </w:r>
            </w:ins>
          </w:p>
        </w:tc>
      </w:tr>
      <w:tr w:rsidR="00AD5EF3" w14:paraId="69C82132" w14:textId="77777777" w:rsidTr="00281DC1">
        <w:trPr>
          <w:cnfStyle w:val="000000100000" w:firstRow="0" w:lastRow="0" w:firstColumn="0" w:lastColumn="0" w:oddVBand="0" w:evenVBand="0" w:oddHBand="1" w:evenHBand="0" w:firstRowFirstColumn="0" w:firstRowLastColumn="0" w:lastRowFirstColumn="0" w:lastRowLastColumn="0"/>
          <w:ins w:id="4195"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7E775EDF" w14:textId="77777777" w:rsidR="00AD5EF3" w:rsidRPr="00056D0E" w:rsidRDefault="00AD5EF3" w:rsidP="00281DC1">
            <w:pPr>
              <w:pStyle w:val="oancuaDanhsach"/>
              <w:numPr>
                <w:ilvl w:val="0"/>
                <w:numId w:val="69"/>
              </w:numPr>
              <w:rPr>
                <w:ins w:id="4196" w:author="Phạm Quang Thịnh" w:date="2019-07-06T00:45:00Z"/>
              </w:rPr>
            </w:pPr>
            <w:ins w:id="4197" w:author="Phạm Quang Thịnh" w:date="2019-07-06T00:45:00Z">
              <w:r w:rsidRPr="00056D0E">
                <w:t xml:space="preserve">Kiểm tra form sau khi </w:t>
              </w:r>
              <w:r>
                <w:t>xem</w:t>
              </w:r>
            </w:ins>
          </w:p>
        </w:tc>
        <w:tc>
          <w:tcPr>
            <w:tcW w:w="985" w:type="dxa"/>
          </w:tcPr>
          <w:p w14:paraId="447F7C16"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98" w:author="Phạm Quang Thịnh" w:date="2019-07-06T00:45:00Z"/>
              </w:rPr>
            </w:pPr>
            <w:ins w:id="4199" w:author="Phạm Quang Thịnh" w:date="2019-07-06T00:45:00Z">
              <w:r>
                <w:rPr>
                  <w:lang w:val="vi-VN"/>
                </w:rPr>
                <w:t>*</w:t>
              </w:r>
            </w:ins>
          </w:p>
        </w:tc>
      </w:tr>
      <w:tr w:rsidR="00AD5EF3" w14:paraId="00660FC0" w14:textId="77777777" w:rsidTr="00281DC1">
        <w:trPr>
          <w:ins w:id="4200"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3DAE66C3" w14:textId="77777777" w:rsidR="00AD5EF3" w:rsidRPr="00056D0E" w:rsidRDefault="00AD5EF3" w:rsidP="00281DC1">
            <w:pPr>
              <w:pStyle w:val="oancuaDanhsach"/>
              <w:numPr>
                <w:ilvl w:val="0"/>
                <w:numId w:val="69"/>
              </w:numPr>
              <w:rPr>
                <w:ins w:id="4201" w:author="Phạm Quang Thịnh" w:date="2019-07-06T00:45:00Z"/>
              </w:rPr>
            </w:pPr>
            <w:ins w:id="4202" w:author="Phạm Quang Thịnh" w:date="2019-07-06T00:45:00Z">
              <w:r w:rsidRPr="00056D0E">
                <w:t xml:space="preserve">Kiểm tra database sau khi </w:t>
              </w:r>
              <w:r>
                <w:t>xem</w:t>
              </w:r>
            </w:ins>
          </w:p>
        </w:tc>
        <w:tc>
          <w:tcPr>
            <w:tcW w:w="985" w:type="dxa"/>
          </w:tcPr>
          <w:p w14:paraId="66A91A62"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203" w:author="Phạm Quang Thịnh" w:date="2019-07-06T00:45:00Z"/>
              </w:rPr>
            </w:pPr>
            <w:ins w:id="4204" w:author="Phạm Quang Thịnh" w:date="2019-07-06T00:45:00Z">
              <w:r>
                <w:rPr>
                  <w:lang w:val="vi-VN"/>
                </w:rPr>
                <w:t>*</w:t>
              </w:r>
            </w:ins>
          </w:p>
        </w:tc>
      </w:tr>
      <w:tr w:rsidR="00AD5EF3" w14:paraId="0C876226" w14:textId="77777777" w:rsidTr="00281DC1">
        <w:trPr>
          <w:cnfStyle w:val="000000100000" w:firstRow="0" w:lastRow="0" w:firstColumn="0" w:lastColumn="0" w:oddVBand="0" w:evenVBand="0" w:oddHBand="1" w:evenHBand="0" w:firstRowFirstColumn="0" w:firstRowLastColumn="0" w:lastRowFirstColumn="0" w:lastRowLastColumn="0"/>
          <w:ins w:id="4205"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6676ECAC" w14:textId="77777777" w:rsidR="00AD5EF3" w:rsidRPr="00056D0E" w:rsidRDefault="00AD5EF3" w:rsidP="00281DC1">
            <w:pPr>
              <w:pStyle w:val="oancuaDanhsach"/>
              <w:numPr>
                <w:ilvl w:val="0"/>
                <w:numId w:val="69"/>
              </w:numPr>
              <w:rPr>
                <w:ins w:id="4206" w:author="Phạm Quang Thịnh" w:date="2019-07-06T00:45:00Z"/>
              </w:rPr>
            </w:pPr>
            <w:ins w:id="4207" w:author="Phạm Quang Thịnh" w:date="2019-07-06T00:45:00Z">
              <w:r w:rsidRPr="00056D0E">
                <w:t>Kiểm tra thông báo lỗi</w:t>
              </w:r>
            </w:ins>
          </w:p>
        </w:tc>
        <w:tc>
          <w:tcPr>
            <w:tcW w:w="985" w:type="dxa"/>
          </w:tcPr>
          <w:p w14:paraId="7B627DF7"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208" w:author="Phạm Quang Thịnh" w:date="2019-07-06T00:45:00Z"/>
              </w:rPr>
            </w:pPr>
            <w:ins w:id="4209" w:author="Phạm Quang Thịnh" w:date="2019-07-06T00:45:00Z">
              <w:r>
                <w:rPr>
                  <w:lang w:val="vi-VN"/>
                </w:rPr>
                <w:t>*</w:t>
              </w:r>
            </w:ins>
          </w:p>
        </w:tc>
      </w:tr>
    </w:tbl>
    <w:p w14:paraId="190B57A2" w14:textId="4EA12E18" w:rsidR="00C814E6" w:rsidRDefault="00AD5EF3">
      <w:pPr>
        <w:pStyle w:val="u2"/>
        <w:jc w:val="center"/>
        <w:rPr>
          <w:ins w:id="4210" w:author="Phạm Quang Thịnh" w:date="2019-07-05T22:01:00Z"/>
        </w:rPr>
        <w:pPrChange w:id="4211" w:author="Phạm Quang Thịnh" w:date="2019-07-06T00:46:00Z">
          <w:pPr>
            <w:jc w:val="center"/>
          </w:pPr>
        </w:pPrChange>
      </w:pPr>
      <w:ins w:id="4212" w:author="Phạm Quang Thịnh" w:date="2019-07-06T00:45:00Z">
        <w:r>
          <w:t>Chi tiết báo cáo cô</w:t>
        </w:r>
      </w:ins>
      <w:ins w:id="4213" w:author="Phạm Quang Thịnh" w:date="2019-07-06T00:46:00Z">
        <w:r>
          <w:t>ng nợ</w:t>
        </w:r>
      </w:ins>
    </w:p>
    <w:p w14:paraId="632D9EC4" w14:textId="77777777" w:rsidR="00C814E6" w:rsidRDefault="00C814E6" w:rsidP="00C814E6">
      <w:pPr>
        <w:jc w:val="center"/>
        <w:rPr>
          <w:ins w:id="4214" w:author="Phạm Quang Thịnh" w:date="2019-07-05T22:01:00Z"/>
          <w:b/>
          <w:sz w:val="32"/>
        </w:rPr>
      </w:pPr>
    </w:p>
    <w:p w14:paraId="6830B8E4" w14:textId="77777777" w:rsidR="00C814E6" w:rsidRDefault="00C814E6" w:rsidP="00C814E6">
      <w:pPr>
        <w:jc w:val="center"/>
        <w:rPr>
          <w:ins w:id="4215" w:author="Phạm Quang Thịnh" w:date="2019-07-05T22:01:00Z"/>
          <w:b/>
          <w:sz w:val="32"/>
        </w:rPr>
      </w:pPr>
    </w:p>
    <w:p w14:paraId="3031EE0D" w14:textId="77777777" w:rsidR="00C814E6" w:rsidRDefault="00C814E6" w:rsidP="00C814E6">
      <w:pPr>
        <w:jc w:val="center"/>
        <w:rPr>
          <w:ins w:id="4216" w:author="Phạm Quang Thịnh" w:date="2019-07-05T22:01:00Z"/>
          <w:b/>
          <w:sz w:val="32"/>
        </w:rPr>
      </w:pPr>
    </w:p>
    <w:p w14:paraId="75BE7ADF" w14:textId="77777777" w:rsidR="00AD5EF3" w:rsidRDefault="00AD5EF3">
      <w:pPr>
        <w:rPr>
          <w:ins w:id="4217" w:author="Phạm Quang Thịnh" w:date="2019-07-05T22:01:00Z"/>
          <w:b/>
          <w:sz w:val="32"/>
        </w:rPr>
        <w:pPrChange w:id="4218" w:author="Phạm Quang Thịnh" w:date="2019-07-05T22:02:00Z">
          <w:pPr>
            <w:jc w:val="center"/>
          </w:pPr>
        </w:pPrChange>
      </w:pPr>
    </w:p>
    <w:p w14:paraId="7F034E96" w14:textId="77777777" w:rsidR="00C814E6" w:rsidRPr="003F0951" w:rsidRDefault="00C814E6">
      <w:pPr>
        <w:pStyle w:val="u2"/>
        <w:jc w:val="center"/>
        <w:rPr>
          <w:ins w:id="4219" w:author="Phạm Quang Thịnh" w:date="2019-07-05T22:01:00Z"/>
        </w:rPr>
        <w:pPrChange w:id="4220" w:author="Phạm Quang Thịnh" w:date="2019-07-05T22:03:00Z">
          <w:pPr/>
        </w:pPrChange>
      </w:pPr>
      <w:ins w:id="4221" w:author="Phạm Quang Thịnh" w:date="2019-07-05T22:01:00Z">
        <w:r>
          <w:lastRenderedPageBreak/>
          <w:t>Đại lý</w:t>
        </w:r>
      </w:ins>
    </w:p>
    <w:tbl>
      <w:tblPr>
        <w:tblStyle w:val="BangThun1"/>
        <w:tblpPr w:leftFromText="180" w:rightFromText="180" w:vertAnchor="text" w:horzAnchor="margin" w:tblpY="616"/>
        <w:tblW w:w="0" w:type="auto"/>
        <w:tblLook w:val="04A0" w:firstRow="1" w:lastRow="0" w:firstColumn="1" w:lastColumn="0" w:noHBand="0" w:noVBand="1"/>
      </w:tblPr>
      <w:tblGrid>
        <w:gridCol w:w="8365"/>
        <w:gridCol w:w="985"/>
      </w:tblGrid>
      <w:tr w:rsidR="00C814E6" w14:paraId="1F0FFFF8" w14:textId="77777777" w:rsidTr="0015558D">
        <w:trPr>
          <w:cnfStyle w:val="100000000000" w:firstRow="1" w:lastRow="0" w:firstColumn="0" w:lastColumn="0" w:oddVBand="0" w:evenVBand="0" w:oddHBand="0" w:evenHBand="0" w:firstRowFirstColumn="0" w:firstRowLastColumn="0" w:lastRowFirstColumn="0" w:lastRowLastColumn="0"/>
          <w:ins w:id="422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CEADEDB" w14:textId="77777777" w:rsidR="00C814E6" w:rsidRPr="00886086" w:rsidRDefault="00C814E6" w:rsidP="0015558D">
            <w:pPr>
              <w:rPr>
                <w:ins w:id="4223" w:author="Phạm Quang Thịnh" w:date="2019-07-05T22:01:00Z"/>
                <w:b w:val="0"/>
              </w:rPr>
            </w:pPr>
            <w:ins w:id="4224" w:author="Phạm Quang Thịnh" w:date="2019-07-05T22:01:00Z">
              <w:r>
                <w:rPr>
                  <w:b w:val="0"/>
                </w:rPr>
                <w:t>Đại lý</w:t>
              </w:r>
            </w:ins>
          </w:p>
        </w:tc>
        <w:tc>
          <w:tcPr>
            <w:tcW w:w="985" w:type="dxa"/>
          </w:tcPr>
          <w:p w14:paraId="197455E5"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4225" w:author="Phạm Quang Thịnh" w:date="2019-07-05T22:01:00Z"/>
                <w:b w:val="0"/>
              </w:rPr>
            </w:pPr>
            <w:ins w:id="4226" w:author="Phạm Quang Thịnh" w:date="2019-07-05T22:01:00Z">
              <w:r w:rsidRPr="00886086">
                <w:rPr>
                  <w:b w:val="0"/>
                  <w:sz w:val="24"/>
                </w:rPr>
                <w:t>Check</w:t>
              </w:r>
            </w:ins>
          </w:p>
        </w:tc>
      </w:tr>
      <w:tr w:rsidR="00C814E6" w14:paraId="327D471D" w14:textId="77777777" w:rsidTr="0015558D">
        <w:trPr>
          <w:cnfStyle w:val="000000100000" w:firstRow="0" w:lastRow="0" w:firstColumn="0" w:lastColumn="0" w:oddVBand="0" w:evenVBand="0" w:oddHBand="1" w:evenHBand="0" w:firstRowFirstColumn="0" w:firstRowLastColumn="0" w:lastRowFirstColumn="0" w:lastRowLastColumn="0"/>
          <w:ins w:id="422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3DB9566" w14:textId="77777777" w:rsidR="00C814E6" w:rsidRPr="00056D0E" w:rsidRDefault="00C814E6" w:rsidP="0015558D">
            <w:pPr>
              <w:rPr>
                <w:ins w:id="4228" w:author="Phạm Quang Thịnh" w:date="2019-07-05T22:01:00Z"/>
                <w:b w:val="0"/>
                <w:sz w:val="24"/>
              </w:rPr>
            </w:pPr>
            <w:ins w:id="4229" w:author="Phạm Quang Thịnh" w:date="2019-07-05T22:01:00Z">
              <w:r w:rsidRPr="00056D0E">
                <w:rPr>
                  <w:b w:val="0"/>
                  <w:sz w:val="24"/>
                </w:rPr>
                <w:t>Thêm</w:t>
              </w:r>
            </w:ins>
          </w:p>
        </w:tc>
        <w:tc>
          <w:tcPr>
            <w:tcW w:w="985" w:type="dxa"/>
          </w:tcPr>
          <w:p w14:paraId="59FF4EC2" w14:textId="1E453B77" w:rsidR="00C814E6" w:rsidRPr="00795B2D" w:rsidRDefault="00C814E6" w:rsidP="0015558D">
            <w:pPr>
              <w:cnfStyle w:val="000000100000" w:firstRow="0" w:lastRow="0" w:firstColumn="0" w:lastColumn="0" w:oddVBand="0" w:evenVBand="0" w:oddHBand="1" w:evenHBand="0" w:firstRowFirstColumn="0" w:firstRowLastColumn="0" w:lastRowFirstColumn="0" w:lastRowLastColumn="0"/>
              <w:rPr>
                <w:ins w:id="4230" w:author="Phạm Quang Thịnh" w:date="2019-07-05T22:01:00Z"/>
                <w:lang w:val="vi-VN"/>
                <w:rPrChange w:id="4231" w:author="Hứa Văn Tuấn Anh" w:date="2019-07-05T23:11:00Z">
                  <w:rPr>
                    <w:ins w:id="4232" w:author="Phạm Quang Thịnh" w:date="2019-07-05T22:01:00Z"/>
                  </w:rPr>
                </w:rPrChange>
              </w:rPr>
            </w:pPr>
          </w:p>
        </w:tc>
      </w:tr>
      <w:tr w:rsidR="00C814E6" w14:paraId="7645DC28" w14:textId="77777777" w:rsidTr="0015558D">
        <w:trPr>
          <w:ins w:id="423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B1DE6D3" w14:textId="77777777" w:rsidR="00C814E6" w:rsidRPr="00056D0E" w:rsidRDefault="00C814E6" w:rsidP="00C814E6">
            <w:pPr>
              <w:pStyle w:val="oancuaDanhsach"/>
              <w:numPr>
                <w:ilvl w:val="0"/>
                <w:numId w:val="68"/>
              </w:numPr>
              <w:rPr>
                <w:ins w:id="4234" w:author="Phạm Quang Thịnh" w:date="2019-07-05T22:01:00Z"/>
              </w:rPr>
            </w:pPr>
            <w:ins w:id="4235" w:author="Phạm Quang Thịnh" w:date="2019-07-05T22:01:00Z">
              <w:r w:rsidRPr="00056D0E">
                <w:t>Kiểm tra trạng thái nút thêm khi chưa nhập</w:t>
              </w:r>
            </w:ins>
          </w:p>
        </w:tc>
        <w:tc>
          <w:tcPr>
            <w:tcW w:w="985" w:type="dxa"/>
          </w:tcPr>
          <w:p w14:paraId="152CE47A" w14:textId="051F04C4"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236" w:author="Phạm Quang Thịnh" w:date="2019-07-05T22:01:00Z"/>
                <w:lang w:val="vi-VN"/>
                <w:rPrChange w:id="4237" w:author="Hứa Văn Tuấn Anh" w:date="2019-07-05T23:11:00Z">
                  <w:rPr>
                    <w:ins w:id="4238" w:author="Phạm Quang Thịnh" w:date="2019-07-05T22:01:00Z"/>
                  </w:rPr>
                </w:rPrChange>
              </w:rPr>
            </w:pPr>
            <w:ins w:id="4239" w:author="Hứa Văn Tuấn Anh" w:date="2019-07-05T23:11:00Z">
              <w:r>
                <w:rPr>
                  <w:lang w:val="vi-VN"/>
                </w:rPr>
                <w:t>*</w:t>
              </w:r>
            </w:ins>
          </w:p>
        </w:tc>
      </w:tr>
      <w:tr w:rsidR="00C814E6" w14:paraId="25383BFD" w14:textId="77777777" w:rsidTr="0015558D">
        <w:trPr>
          <w:cnfStyle w:val="000000100000" w:firstRow="0" w:lastRow="0" w:firstColumn="0" w:lastColumn="0" w:oddVBand="0" w:evenVBand="0" w:oddHBand="1" w:evenHBand="0" w:firstRowFirstColumn="0" w:firstRowLastColumn="0" w:lastRowFirstColumn="0" w:lastRowLastColumn="0"/>
          <w:ins w:id="424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11BE171" w14:textId="77777777" w:rsidR="00C814E6" w:rsidRPr="00056D0E" w:rsidRDefault="00C814E6" w:rsidP="00C814E6">
            <w:pPr>
              <w:pStyle w:val="oancuaDanhsach"/>
              <w:numPr>
                <w:ilvl w:val="0"/>
                <w:numId w:val="68"/>
              </w:numPr>
              <w:rPr>
                <w:ins w:id="4241" w:author="Phạm Quang Thịnh" w:date="2019-07-05T22:01:00Z"/>
              </w:rPr>
            </w:pPr>
            <w:ins w:id="4242" w:author="Phạm Quang Thịnh" w:date="2019-07-05T22:01:00Z">
              <w:r w:rsidRPr="00056D0E">
                <w:t>Kiểm tra thao tác thêm khi sai đầu vào</w:t>
              </w:r>
            </w:ins>
          </w:p>
        </w:tc>
        <w:tc>
          <w:tcPr>
            <w:tcW w:w="985" w:type="dxa"/>
          </w:tcPr>
          <w:p w14:paraId="55A49014" w14:textId="1206821D"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243" w:author="Phạm Quang Thịnh" w:date="2019-07-05T22:01:00Z"/>
                <w:lang w:val="vi-VN"/>
                <w:rPrChange w:id="4244" w:author="Hứa Văn Tuấn Anh" w:date="2019-07-05T23:11:00Z">
                  <w:rPr>
                    <w:ins w:id="4245" w:author="Phạm Quang Thịnh" w:date="2019-07-05T22:01:00Z"/>
                  </w:rPr>
                </w:rPrChange>
              </w:rPr>
            </w:pPr>
            <w:ins w:id="4246" w:author="Hứa Văn Tuấn Anh" w:date="2019-07-05T23:11:00Z">
              <w:r>
                <w:rPr>
                  <w:lang w:val="vi-VN"/>
                </w:rPr>
                <w:t>*</w:t>
              </w:r>
            </w:ins>
          </w:p>
        </w:tc>
      </w:tr>
      <w:tr w:rsidR="00C814E6" w14:paraId="54C3144C" w14:textId="77777777" w:rsidTr="0015558D">
        <w:trPr>
          <w:ins w:id="424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96221E3" w14:textId="77777777" w:rsidR="00C814E6" w:rsidRPr="00056D0E" w:rsidRDefault="00C814E6" w:rsidP="00C814E6">
            <w:pPr>
              <w:pStyle w:val="oancuaDanhsach"/>
              <w:numPr>
                <w:ilvl w:val="0"/>
                <w:numId w:val="68"/>
              </w:numPr>
              <w:rPr>
                <w:ins w:id="4248" w:author="Phạm Quang Thịnh" w:date="2019-07-05T22:01:00Z"/>
              </w:rPr>
            </w:pPr>
            <w:ins w:id="4249" w:author="Phạm Quang Thịnh" w:date="2019-07-05T22:01:00Z">
              <w:r w:rsidRPr="00056D0E">
                <w:t>Kiểm tra thao tác thêm khi trùng khóa chính</w:t>
              </w:r>
            </w:ins>
          </w:p>
        </w:tc>
        <w:tc>
          <w:tcPr>
            <w:tcW w:w="985" w:type="dxa"/>
          </w:tcPr>
          <w:p w14:paraId="44BAFE85" w14:textId="696D8629"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250" w:author="Phạm Quang Thịnh" w:date="2019-07-05T22:01:00Z"/>
                <w:lang w:val="vi-VN"/>
                <w:rPrChange w:id="4251" w:author="Hứa Văn Tuấn Anh" w:date="2019-07-05T23:11:00Z">
                  <w:rPr>
                    <w:ins w:id="4252" w:author="Phạm Quang Thịnh" w:date="2019-07-05T22:01:00Z"/>
                  </w:rPr>
                </w:rPrChange>
              </w:rPr>
            </w:pPr>
            <w:ins w:id="4253" w:author="Hứa Văn Tuấn Anh" w:date="2019-07-05T23:11:00Z">
              <w:r>
                <w:rPr>
                  <w:lang w:val="vi-VN"/>
                </w:rPr>
                <w:t>*</w:t>
              </w:r>
            </w:ins>
          </w:p>
        </w:tc>
      </w:tr>
      <w:tr w:rsidR="00C814E6" w14:paraId="7A757301" w14:textId="77777777" w:rsidTr="0015558D">
        <w:trPr>
          <w:cnfStyle w:val="000000100000" w:firstRow="0" w:lastRow="0" w:firstColumn="0" w:lastColumn="0" w:oddVBand="0" w:evenVBand="0" w:oddHBand="1" w:evenHBand="0" w:firstRowFirstColumn="0" w:firstRowLastColumn="0" w:lastRowFirstColumn="0" w:lastRowLastColumn="0"/>
          <w:ins w:id="425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AEE9B99" w14:textId="77777777" w:rsidR="00C814E6" w:rsidRPr="00056D0E" w:rsidRDefault="00C814E6" w:rsidP="00C814E6">
            <w:pPr>
              <w:pStyle w:val="oancuaDanhsach"/>
              <w:numPr>
                <w:ilvl w:val="0"/>
                <w:numId w:val="68"/>
              </w:numPr>
              <w:rPr>
                <w:ins w:id="4255" w:author="Phạm Quang Thịnh" w:date="2019-07-05T22:01:00Z"/>
              </w:rPr>
            </w:pPr>
            <w:ins w:id="4256" w:author="Phạm Quang Thịnh" w:date="2019-07-05T22:01:00Z">
              <w:r w:rsidRPr="00056D0E">
                <w:t>Kiểm tra thao tác thêm khi vi phạm ràng buộc</w:t>
              </w:r>
              <w:r>
                <w:t>/quy định</w:t>
              </w:r>
            </w:ins>
          </w:p>
        </w:tc>
        <w:tc>
          <w:tcPr>
            <w:tcW w:w="985" w:type="dxa"/>
          </w:tcPr>
          <w:p w14:paraId="0ED41D51" w14:textId="1EBA3AC6"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257" w:author="Phạm Quang Thịnh" w:date="2019-07-05T22:01:00Z"/>
                <w:lang w:val="vi-VN"/>
                <w:rPrChange w:id="4258" w:author="Hứa Văn Tuấn Anh" w:date="2019-07-05T23:11:00Z">
                  <w:rPr>
                    <w:ins w:id="4259" w:author="Phạm Quang Thịnh" w:date="2019-07-05T22:01:00Z"/>
                  </w:rPr>
                </w:rPrChange>
              </w:rPr>
            </w:pPr>
            <w:ins w:id="4260" w:author="Hứa Văn Tuấn Anh" w:date="2019-07-05T23:11:00Z">
              <w:r>
                <w:rPr>
                  <w:lang w:val="vi-VN"/>
                </w:rPr>
                <w:t>*</w:t>
              </w:r>
            </w:ins>
          </w:p>
        </w:tc>
      </w:tr>
      <w:tr w:rsidR="00C814E6" w14:paraId="15D056B1" w14:textId="77777777" w:rsidTr="0015558D">
        <w:trPr>
          <w:ins w:id="426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6C9F19E" w14:textId="77777777" w:rsidR="00C814E6" w:rsidRPr="00056D0E" w:rsidRDefault="00C814E6" w:rsidP="00C814E6">
            <w:pPr>
              <w:pStyle w:val="oancuaDanhsach"/>
              <w:numPr>
                <w:ilvl w:val="0"/>
                <w:numId w:val="68"/>
              </w:numPr>
              <w:rPr>
                <w:ins w:id="4262" w:author="Phạm Quang Thịnh" w:date="2019-07-05T22:01:00Z"/>
              </w:rPr>
            </w:pPr>
            <w:ins w:id="4263" w:author="Phạm Quang Thịnh" w:date="2019-07-05T22:01:00Z">
              <w:r w:rsidRPr="00056D0E">
                <w:t>Kiểm tra thao tác thêm khi trường dữ liệu invalid</w:t>
              </w:r>
            </w:ins>
          </w:p>
        </w:tc>
        <w:tc>
          <w:tcPr>
            <w:tcW w:w="985" w:type="dxa"/>
          </w:tcPr>
          <w:p w14:paraId="0C46DE71" w14:textId="29C0B0A2"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264" w:author="Phạm Quang Thịnh" w:date="2019-07-05T22:01:00Z"/>
                <w:lang w:val="vi-VN"/>
                <w:rPrChange w:id="4265" w:author="Hứa Văn Tuấn Anh" w:date="2019-07-05T23:11:00Z">
                  <w:rPr>
                    <w:ins w:id="4266" w:author="Phạm Quang Thịnh" w:date="2019-07-05T22:01:00Z"/>
                  </w:rPr>
                </w:rPrChange>
              </w:rPr>
            </w:pPr>
            <w:ins w:id="4267" w:author="Hứa Văn Tuấn Anh" w:date="2019-07-05T23:11:00Z">
              <w:r>
                <w:rPr>
                  <w:lang w:val="vi-VN"/>
                </w:rPr>
                <w:t>*</w:t>
              </w:r>
            </w:ins>
          </w:p>
        </w:tc>
      </w:tr>
      <w:tr w:rsidR="00C814E6" w14:paraId="068454B7" w14:textId="77777777" w:rsidTr="0015558D">
        <w:trPr>
          <w:cnfStyle w:val="000000100000" w:firstRow="0" w:lastRow="0" w:firstColumn="0" w:lastColumn="0" w:oddVBand="0" w:evenVBand="0" w:oddHBand="1" w:evenHBand="0" w:firstRowFirstColumn="0" w:firstRowLastColumn="0" w:lastRowFirstColumn="0" w:lastRowLastColumn="0"/>
          <w:ins w:id="426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49A7C45" w14:textId="77777777" w:rsidR="00C814E6" w:rsidRPr="00056D0E" w:rsidRDefault="00C814E6" w:rsidP="00C814E6">
            <w:pPr>
              <w:pStyle w:val="oancuaDanhsach"/>
              <w:numPr>
                <w:ilvl w:val="0"/>
                <w:numId w:val="68"/>
              </w:numPr>
              <w:rPr>
                <w:ins w:id="4269" w:author="Phạm Quang Thịnh" w:date="2019-07-05T22:01:00Z"/>
              </w:rPr>
            </w:pPr>
            <w:ins w:id="4270" w:author="Phạm Quang Thịnh" w:date="2019-07-05T22:01:00Z">
              <w:r w:rsidRPr="00056D0E">
                <w:t>Kiểm tra thao tác thêm khi trường dữ liệu vượt max length</w:t>
              </w:r>
            </w:ins>
          </w:p>
        </w:tc>
        <w:tc>
          <w:tcPr>
            <w:tcW w:w="985" w:type="dxa"/>
          </w:tcPr>
          <w:p w14:paraId="659E5734" w14:textId="6044F33E"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271" w:author="Phạm Quang Thịnh" w:date="2019-07-05T22:01:00Z"/>
                <w:lang w:val="vi-VN"/>
                <w:rPrChange w:id="4272" w:author="Hứa Văn Tuấn Anh" w:date="2019-07-05T23:11:00Z">
                  <w:rPr>
                    <w:ins w:id="4273" w:author="Phạm Quang Thịnh" w:date="2019-07-05T22:01:00Z"/>
                  </w:rPr>
                </w:rPrChange>
              </w:rPr>
            </w:pPr>
            <w:ins w:id="4274" w:author="Hứa Văn Tuấn Anh" w:date="2019-07-05T23:11:00Z">
              <w:r>
                <w:rPr>
                  <w:lang w:val="vi-VN"/>
                </w:rPr>
                <w:t>*</w:t>
              </w:r>
            </w:ins>
          </w:p>
        </w:tc>
      </w:tr>
      <w:tr w:rsidR="00C814E6" w14:paraId="2F254B07" w14:textId="77777777" w:rsidTr="0015558D">
        <w:trPr>
          <w:ins w:id="427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DB29666" w14:textId="77777777" w:rsidR="00C814E6" w:rsidRPr="00056D0E" w:rsidRDefault="00C814E6" w:rsidP="00C814E6">
            <w:pPr>
              <w:pStyle w:val="oancuaDanhsach"/>
              <w:numPr>
                <w:ilvl w:val="0"/>
                <w:numId w:val="68"/>
              </w:numPr>
              <w:rPr>
                <w:ins w:id="4276" w:author="Phạm Quang Thịnh" w:date="2019-07-05T22:01:00Z"/>
              </w:rPr>
            </w:pPr>
            <w:ins w:id="4277" w:author="Phạm Quang Thịnh" w:date="2019-07-05T22:01:00Z">
              <w:r w:rsidRPr="00056D0E">
                <w:t>Kiểm tra thao tác thêm khi nhập đúng</w:t>
              </w:r>
            </w:ins>
          </w:p>
        </w:tc>
        <w:tc>
          <w:tcPr>
            <w:tcW w:w="985" w:type="dxa"/>
          </w:tcPr>
          <w:p w14:paraId="67407715" w14:textId="50347ACC"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278" w:author="Phạm Quang Thịnh" w:date="2019-07-05T22:01:00Z"/>
                <w:lang w:val="vi-VN"/>
                <w:rPrChange w:id="4279" w:author="Hứa Văn Tuấn Anh" w:date="2019-07-05T23:11:00Z">
                  <w:rPr>
                    <w:ins w:id="4280" w:author="Phạm Quang Thịnh" w:date="2019-07-05T22:01:00Z"/>
                  </w:rPr>
                </w:rPrChange>
              </w:rPr>
            </w:pPr>
            <w:ins w:id="4281" w:author="Hứa Văn Tuấn Anh" w:date="2019-07-05T23:11:00Z">
              <w:r>
                <w:rPr>
                  <w:lang w:val="vi-VN"/>
                </w:rPr>
                <w:t>*</w:t>
              </w:r>
            </w:ins>
          </w:p>
        </w:tc>
      </w:tr>
      <w:tr w:rsidR="00C814E6" w14:paraId="015E5CC2" w14:textId="77777777" w:rsidTr="0015558D">
        <w:trPr>
          <w:cnfStyle w:val="000000100000" w:firstRow="0" w:lastRow="0" w:firstColumn="0" w:lastColumn="0" w:oddVBand="0" w:evenVBand="0" w:oddHBand="1" w:evenHBand="0" w:firstRowFirstColumn="0" w:firstRowLastColumn="0" w:lastRowFirstColumn="0" w:lastRowLastColumn="0"/>
          <w:ins w:id="428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4BC22AF" w14:textId="77777777" w:rsidR="00C814E6" w:rsidRPr="00056D0E" w:rsidRDefault="00C814E6" w:rsidP="00C814E6">
            <w:pPr>
              <w:pStyle w:val="oancuaDanhsach"/>
              <w:numPr>
                <w:ilvl w:val="0"/>
                <w:numId w:val="68"/>
              </w:numPr>
              <w:rPr>
                <w:ins w:id="4283" w:author="Phạm Quang Thịnh" w:date="2019-07-05T22:01:00Z"/>
              </w:rPr>
            </w:pPr>
            <w:ins w:id="4284" w:author="Phạm Quang Thịnh" w:date="2019-07-05T22:01:00Z">
              <w:r w:rsidRPr="00056D0E">
                <w:t>Kiểm tra form sau khi thêm</w:t>
              </w:r>
            </w:ins>
          </w:p>
        </w:tc>
        <w:tc>
          <w:tcPr>
            <w:tcW w:w="985" w:type="dxa"/>
          </w:tcPr>
          <w:p w14:paraId="008B76EF" w14:textId="0857C5D2"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285" w:author="Phạm Quang Thịnh" w:date="2019-07-05T22:01:00Z"/>
                <w:lang w:val="vi-VN"/>
                <w:rPrChange w:id="4286" w:author="Hứa Văn Tuấn Anh" w:date="2019-07-05T23:11:00Z">
                  <w:rPr>
                    <w:ins w:id="4287" w:author="Phạm Quang Thịnh" w:date="2019-07-05T22:01:00Z"/>
                  </w:rPr>
                </w:rPrChange>
              </w:rPr>
            </w:pPr>
            <w:ins w:id="4288" w:author="Hứa Văn Tuấn Anh" w:date="2019-07-05T23:11:00Z">
              <w:r>
                <w:rPr>
                  <w:lang w:val="vi-VN"/>
                </w:rPr>
                <w:t>*</w:t>
              </w:r>
            </w:ins>
          </w:p>
        </w:tc>
      </w:tr>
      <w:tr w:rsidR="00C814E6" w14:paraId="48F2453F" w14:textId="77777777" w:rsidTr="0015558D">
        <w:trPr>
          <w:ins w:id="428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C193F38" w14:textId="77777777" w:rsidR="00C814E6" w:rsidRPr="00056D0E" w:rsidRDefault="00C814E6" w:rsidP="00C814E6">
            <w:pPr>
              <w:pStyle w:val="oancuaDanhsach"/>
              <w:numPr>
                <w:ilvl w:val="0"/>
                <w:numId w:val="68"/>
              </w:numPr>
              <w:rPr>
                <w:ins w:id="4290" w:author="Phạm Quang Thịnh" w:date="2019-07-05T22:01:00Z"/>
              </w:rPr>
            </w:pPr>
            <w:ins w:id="4291" w:author="Phạm Quang Thịnh" w:date="2019-07-05T22:01:00Z">
              <w:r w:rsidRPr="00056D0E">
                <w:t>Kiểm tra database sau khi thêm</w:t>
              </w:r>
            </w:ins>
          </w:p>
        </w:tc>
        <w:tc>
          <w:tcPr>
            <w:tcW w:w="985" w:type="dxa"/>
          </w:tcPr>
          <w:p w14:paraId="0F9B03ED" w14:textId="2A4CB75F"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292" w:author="Phạm Quang Thịnh" w:date="2019-07-05T22:01:00Z"/>
                <w:lang w:val="vi-VN"/>
                <w:rPrChange w:id="4293" w:author="Hứa Văn Tuấn Anh" w:date="2019-07-05T23:12:00Z">
                  <w:rPr>
                    <w:ins w:id="4294" w:author="Phạm Quang Thịnh" w:date="2019-07-05T22:01:00Z"/>
                  </w:rPr>
                </w:rPrChange>
              </w:rPr>
            </w:pPr>
            <w:ins w:id="4295" w:author="Hứa Văn Tuấn Anh" w:date="2019-07-05T23:12:00Z">
              <w:r>
                <w:rPr>
                  <w:lang w:val="vi-VN"/>
                </w:rPr>
                <w:t>*</w:t>
              </w:r>
            </w:ins>
          </w:p>
        </w:tc>
      </w:tr>
      <w:tr w:rsidR="00C814E6" w14:paraId="5CD62B4A" w14:textId="77777777" w:rsidTr="0015558D">
        <w:trPr>
          <w:cnfStyle w:val="000000100000" w:firstRow="0" w:lastRow="0" w:firstColumn="0" w:lastColumn="0" w:oddVBand="0" w:evenVBand="0" w:oddHBand="1" w:evenHBand="0" w:firstRowFirstColumn="0" w:firstRowLastColumn="0" w:lastRowFirstColumn="0" w:lastRowLastColumn="0"/>
          <w:ins w:id="429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1574F2E" w14:textId="77777777" w:rsidR="00C814E6" w:rsidRPr="00056D0E" w:rsidRDefault="00C814E6" w:rsidP="00C814E6">
            <w:pPr>
              <w:pStyle w:val="oancuaDanhsach"/>
              <w:numPr>
                <w:ilvl w:val="0"/>
                <w:numId w:val="68"/>
              </w:numPr>
              <w:rPr>
                <w:ins w:id="4297" w:author="Phạm Quang Thịnh" w:date="2019-07-05T22:01:00Z"/>
              </w:rPr>
            </w:pPr>
            <w:ins w:id="4298" w:author="Phạm Quang Thịnh" w:date="2019-07-05T22:01:00Z">
              <w:r w:rsidRPr="00056D0E">
                <w:t>Kiểm tra khi bấm nút thêm nhiều lần</w:t>
              </w:r>
            </w:ins>
          </w:p>
        </w:tc>
        <w:tc>
          <w:tcPr>
            <w:tcW w:w="985" w:type="dxa"/>
          </w:tcPr>
          <w:p w14:paraId="5D8545DE" w14:textId="5C23862F"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299" w:author="Phạm Quang Thịnh" w:date="2019-07-05T22:01:00Z"/>
                <w:lang w:val="vi-VN"/>
                <w:rPrChange w:id="4300" w:author="Hứa Văn Tuấn Anh" w:date="2019-07-05T23:12:00Z">
                  <w:rPr>
                    <w:ins w:id="4301" w:author="Phạm Quang Thịnh" w:date="2019-07-05T22:01:00Z"/>
                  </w:rPr>
                </w:rPrChange>
              </w:rPr>
            </w:pPr>
            <w:ins w:id="4302" w:author="Hứa Văn Tuấn Anh" w:date="2019-07-05T23:12:00Z">
              <w:r>
                <w:rPr>
                  <w:lang w:val="vi-VN"/>
                </w:rPr>
                <w:t>*</w:t>
              </w:r>
            </w:ins>
          </w:p>
        </w:tc>
      </w:tr>
      <w:tr w:rsidR="00C814E6" w14:paraId="42CB45B0" w14:textId="77777777" w:rsidTr="0015558D">
        <w:trPr>
          <w:ins w:id="430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F47A754" w14:textId="77777777" w:rsidR="00C814E6" w:rsidRPr="00056D0E" w:rsidRDefault="00C814E6" w:rsidP="00C814E6">
            <w:pPr>
              <w:pStyle w:val="oancuaDanhsach"/>
              <w:numPr>
                <w:ilvl w:val="0"/>
                <w:numId w:val="68"/>
              </w:numPr>
              <w:rPr>
                <w:ins w:id="4304" w:author="Phạm Quang Thịnh" w:date="2019-07-05T22:01:00Z"/>
              </w:rPr>
            </w:pPr>
            <w:ins w:id="4305" w:author="Phạm Quang Thịnh" w:date="2019-07-05T22:01:00Z">
              <w:r w:rsidRPr="00056D0E">
                <w:t>Kiểm tra thông báo lỗi</w:t>
              </w:r>
            </w:ins>
          </w:p>
        </w:tc>
        <w:tc>
          <w:tcPr>
            <w:tcW w:w="985" w:type="dxa"/>
          </w:tcPr>
          <w:p w14:paraId="1AEAF525" w14:textId="59DFAEA3"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06" w:author="Phạm Quang Thịnh" w:date="2019-07-05T22:01:00Z"/>
                <w:lang w:val="vi-VN"/>
                <w:rPrChange w:id="4307" w:author="Hứa Văn Tuấn Anh" w:date="2019-07-05T23:12:00Z">
                  <w:rPr>
                    <w:ins w:id="4308" w:author="Phạm Quang Thịnh" w:date="2019-07-05T22:01:00Z"/>
                  </w:rPr>
                </w:rPrChange>
              </w:rPr>
            </w:pPr>
            <w:ins w:id="4309" w:author="Hứa Văn Tuấn Anh" w:date="2019-07-05T23:12:00Z">
              <w:r>
                <w:rPr>
                  <w:lang w:val="vi-VN"/>
                </w:rPr>
                <w:t>*</w:t>
              </w:r>
            </w:ins>
          </w:p>
        </w:tc>
      </w:tr>
      <w:tr w:rsidR="00C814E6" w14:paraId="1EBA32CE" w14:textId="77777777" w:rsidTr="0015558D">
        <w:trPr>
          <w:cnfStyle w:val="000000100000" w:firstRow="0" w:lastRow="0" w:firstColumn="0" w:lastColumn="0" w:oddVBand="0" w:evenVBand="0" w:oddHBand="1" w:evenHBand="0" w:firstRowFirstColumn="0" w:firstRowLastColumn="0" w:lastRowFirstColumn="0" w:lastRowLastColumn="0"/>
          <w:ins w:id="431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B3D4217" w14:textId="77777777" w:rsidR="00C814E6" w:rsidRPr="00056D0E" w:rsidRDefault="00C814E6" w:rsidP="0015558D">
            <w:pPr>
              <w:rPr>
                <w:ins w:id="4311" w:author="Phạm Quang Thịnh" w:date="2019-07-05T22:01:00Z"/>
                <w:b w:val="0"/>
                <w:sz w:val="24"/>
              </w:rPr>
            </w:pPr>
            <w:ins w:id="4312" w:author="Phạm Quang Thịnh" w:date="2019-07-05T22:01:00Z">
              <w:r w:rsidRPr="00056D0E">
                <w:rPr>
                  <w:b w:val="0"/>
                  <w:sz w:val="24"/>
                </w:rPr>
                <w:t>Sửa</w:t>
              </w:r>
            </w:ins>
          </w:p>
        </w:tc>
        <w:tc>
          <w:tcPr>
            <w:tcW w:w="985" w:type="dxa"/>
          </w:tcPr>
          <w:p w14:paraId="481D14F7"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4313" w:author="Phạm Quang Thịnh" w:date="2019-07-05T22:01:00Z"/>
              </w:rPr>
            </w:pPr>
          </w:p>
        </w:tc>
      </w:tr>
      <w:tr w:rsidR="00C814E6" w14:paraId="53F00216" w14:textId="77777777" w:rsidTr="0015558D">
        <w:trPr>
          <w:ins w:id="431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83BD1F7" w14:textId="77777777" w:rsidR="00C814E6" w:rsidRPr="00056D0E" w:rsidRDefault="00C814E6" w:rsidP="00C814E6">
            <w:pPr>
              <w:pStyle w:val="oancuaDanhsach"/>
              <w:numPr>
                <w:ilvl w:val="0"/>
                <w:numId w:val="69"/>
              </w:numPr>
              <w:rPr>
                <w:ins w:id="4315" w:author="Phạm Quang Thịnh" w:date="2019-07-05T22:01:00Z"/>
              </w:rPr>
            </w:pPr>
            <w:ins w:id="4316" w:author="Phạm Quang Thịnh" w:date="2019-07-05T22:01:00Z">
              <w:r w:rsidRPr="00056D0E">
                <w:t>Kiểm tra trạng thái nút sửa khi chưa nhập</w:t>
              </w:r>
            </w:ins>
          </w:p>
        </w:tc>
        <w:tc>
          <w:tcPr>
            <w:tcW w:w="985" w:type="dxa"/>
          </w:tcPr>
          <w:p w14:paraId="59F2D55C" w14:textId="0630B426"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17" w:author="Phạm Quang Thịnh" w:date="2019-07-05T22:01:00Z"/>
                <w:lang w:val="vi-VN"/>
                <w:rPrChange w:id="4318" w:author="Hứa Văn Tuấn Anh" w:date="2019-07-05T23:12:00Z">
                  <w:rPr>
                    <w:ins w:id="4319" w:author="Phạm Quang Thịnh" w:date="2019-07-05T22:01:00Z"/>
                  </w:rPr>
                </w:rPrChange>
              </w:rPr>
            </w:pPr>
            <w:ins w:id="4320" w:author="Hứa Văn Tuấn Anh" w:date="2019-07-05T23:12:00Z">
              <w:r>
                <w:rPr>
                  <w:lang w:val="vi-VN"/>
                </w:rPr>
                <w:t>*</w:t>
              </w:r>
            </w:ins>
          </w:p>
        </w:tc>
      </w:tr>
      <w:tr w:rsidR="00C814E6" w14:paraId="44C59307" w14:textId="77777777" w:rsidTr="0015558D">
        <w:trPr>
          <w:cnfStyle w:val="000000100000" w:firstRow="0" w:lastRow="0" w:firstColumn="0" w:lastColumn="0" w:oddVBand="0" w:evenVBand="0" w:oddHBand="1" w:evenHBand="0" w:firstRowFirstColumn="0" w:firstRowLastColumn="0" w:lastRowFirstColumn="0" w:lastRowLastColumn="0"/>
          <w:ins w:id="432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98CF3C3" w14:textId="77777777" w:rsidR="00C814E6" w:rsidRPr="00056D0E" w:rsidRDefault="00C814E6" w:rsidP="00C814E6">
            <w:pPr>
              <w:pStyle w:val="oancuaDanhsach"/>
              <w:numPr>
                <w:ilvl w:val="0"/>
                <w:numId w:val="69"/>
              </w:numPr>
              <w:rPr>
                <w:ins w:id="4322" w:author="Phạm Quang Thịnh" w:date="2019-07-05T22:01:00Z"/>
              </w:rPr>
            </w:pPr>
            <w:ins w:id="4323" w:author="Phạm Quang Thịnh" w:date="2019-07-05T22:01:00Z">
              <w:r w:rsidRPr="00056D0E">
                <w:t>Kiểm tra khóa chính khi sửa</w:t>
              </w:r>
            </w:ins>
          </w:p>
        </w:tc>
        <w:tc>
          <w:tcPr>
            <w:tcW w:w="985" w:type="dxa"/>
          </w:tcPr>
          <w:p w14:paraId="6F705DA6" w14:textId="157BD546"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324" w:author="Phạm Quang Thịnh" w:date="2019-07-05T22:01:00Z"/>
                <w:lang w:val="vi-VN"/>
                <w:rPrChange w:id="4325" w:author="Hứa Văn Tuấn Anh" w:date="2019-07-05T23:12:00Z">
                  <w:rPr>
                    <w:ins w:id="4326" w:author="Phạm Quang Thịnh" w:date="2019-07-05T22:01:00Z"/>
                  </w:rPr>
                </w:rPrChange>
              </w:rPr>
            </w:pPr>
            <w:ins w:id="4327" w:author="Hứa Văn Tuấn Anh" w:date="2019-07-05T23:12:00Z">
              <w:r>
                <w:rPr>
                  <w:lang w:val="vi-VN"/>
                </w:rPr>
                <w:t>*</w:t>
              </w:r>
            </w:ins>
          </w:p>
        </w:tc>
      </w:tr>
      <w:tr w:rsidR="00C814E6" w14:paraId="79758832" w14:textId="77777777" w:rsidTr="0015558D">
        <w:trPr>
          <w:ins w:id="432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AA658C5" w14:textId="77777777" w:rsidR="00C814E6" w:rsidRPr="00056D0E" w:rsidRDefault="00C814E6" w:rsidP="00C814E6">
            <w:pPr>
              <w:pStyle w:val="oancuaDanhsach"/>
              <w:numPr>
                <w:ilvl w:val="0"/>
                <w:numId w:val="69"/>
              </w:numPr>
              <w:rPr>
                <w:ins w:id="4329" w:author="Phạm Quang Thịnh" w:date="2019-07-05T22:01:00Z"/>
              </w:rPr>
            </w:pPr>
            <w:ins w:id="4330" w:author="Phạm Quang Thịnh" w:date="2019-07-05T22:01:00Z">
              <w:r w:rsidRPr="00056D0E">
                <w:t>Kiểm tra thao tác sửa khi vi phạm ràng buộc</w:t>
              </w:r>
            </w:ins>
          </w:p>
        </w:tc>
        <w:tc>
          <w:tcPr>
            <w:tcW w:w="985" w:type="dxa"/>
          </w:tcPr>
          <w:p w14:paraId="0AA8669F" w14:textId="4AB18C23"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31" w:author="Phạm Quang Thịnh" w:date="2019-07-05T22:01:00Z"/>
                <w:lang w:val="vi-VN"/>
                <w:rPrChange w:id="4332" w:author="Hứa Văn Tuấn Anh" w:date="2019-07-05T23:12:00Z">
                  <w:rPr>
                    <w:ins w:id="4333" w:author="Phạm Quang Thịnh" w:date="2019-07-05T22:01:00Z"/>
                  </w:rPr>
                </w:rPrChange>
              </w:rPr>
            </w:pPr>
            <w:ins w:id="4334" w:author="Hứa Văn Tuấn Anh" w:date="2019-07-05T23:12:00Z">
              <w:r>
                <w:rPr>
                  <w:lang w:val="vi-VN"/>
                </w:rPr>
                <w:t>*</w:t>
              </w:r>
            </w:ins>
          </w:p>
        </w:tc>
      </w:tr>
      <w:tr w:rsidR="00C814E6" w14:paraId="31794A83" w14:textId="77777777" w:rsidTr="0015558D">
        <w:trPr>
          <w:cnfStyle w:val="000000100000" w:firstRow="0" w:lastRow="0" w:firstColumn="0" w:lastColumn="0" w:oddVBand="0" w:evenVBand="0" w:oddHBand="1" w:evenHBand="0" w:firstRowFirstColumn="0" w:firstRowLastColumn="0" w:lastRowFirstColumn="0" w:lastRowLastColumn="0"/>
          <w:ins w:id="433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CF6ED56" w14:textId="77777777" w:rsidR="00C814E6" w:rsidRPr="00056D0E" w:rsidRDefault="00C814E6" w:rsidP="00C814E6">
            <w:pPr>
              <w:pStyle w:val="oancuaDanhsach"/>
              <w:numPr>
                <w:ilvl w:val="0"/>
                <w:numId w:val="69"/>
              </w:numPr>
              <w:rPr>
                <w:ins w:id="4336" w:author="Phạm Quang Thịnh" w:date="2019-07-05T22:01:00Z"/>
              </w:rPr>
            </w:pPr>
            <w:ins w:id="4337" w:author="Phạm Quang Thịnh" w:date="2019-07-05T22:01:00Z">
              <w:r w:rsidRPr="00056D0E">
                <w:t>Kiểm tra thao tác sửa khi trường dữ liệu invalid</w:t>
              </w:r>
            </w:ins>
          </w:p>
        </w:tc>
        <w:tc>
          <w:tcPr>
            <w:tcW w:w="985" w:type="dxa"/>
          </w:tcPr>
          <w:p w14:paraId="17FBC9CC" w14:textId="1859ECEA"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338" w:author="Phạm Quang Thịnh" w:date="2019-07-05T22:01:00Z"/>
                <w:lang w:val="vi-VN"/>
                <w:rPrChange w:id="4339" w:author="Hứa Văn Tuấn Anh" w:date="2019-07-05T23:12:00Z">
                  <w:rPr>
                    <w:ins w:id="4340" w:author="Phạm Quang Thịnh" w:date="2019-07-05T22:01:00Z"/>
                  </w:rPr>
                </w:rPrChange>
              </w:rPr>
            </w:pPr>
            <w:ins w:id="4341" w:author="Hứa Văn Tuấn Anh" w:date="2019-07-05T23:12:00Z">
              <w:r>
                <w:rPr>
                  <w:lang w:val="vi-VN"/>
                </w:rPr>
                <w:t>*</w:t>
              </w:r>
            </w:ins>
          </w:p>
        </w:tc>
      </w:tr>
      <w:tr w:rsidR="00C814E6" w14:paraId="0E269055" w14:textId="77777777" w:rsidTr="0015558D">
        <w:trPr>
          <w:ins w:id="434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52C4E4C" w14:textId="77777777" w:rsidR="00C814E6" w:rsidRPr="00056D0E" w:rsidRDefault="00C814E6" w:rsidP="00C814E6">
            <w:pPr>
              <w:pStyle w:val="oancuaDanhsach"/>
              <w:numPr>
                <w:ilvl w:val="0"/>
                <w:numId w:val="69"/>
              </w:numPr>
              <w:rPr>
                <w:ins w:id="4343" w:author="Phạm Quang Thịnh" w:date="2019-07-05T22:01:00Z"/>
              </w:rPr>
            </w:pPr>
            <w:ins w:id="4344" w:author="Phạm Quang Thịnh" w:date="2019-07-05T22:01:00Z">
              <w:r w:rsidRPr="00056D0E">
                <w:t>Kiểm tra thao tác sửa khi trường dữ liệu vượt max length</w:t>
              </w:r>
            </w:ins>
          </w:p>
        </w:tc>
        <w:tc>
          <w:tcPr>
            <w:tcW w:w="985" w:type="dxa"/>
          </w:tcPr>
          <w:p w14:paraId="5FC470C1" w14:textId="4CE28A73"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45" w:author="Phạm Quang Thịnh" w:date="2019-07-05T22:01:00Z"/>
                <w:lang w:val="vi-VN"/>
                <w:rPrChange w:id="4346" w:author="Hứa Văn Tuấn Anh" w:date="2019-07-05T23:12:00Z">
                  <w:rPr>
                    <w:ins w:id="4347" w:author="Phạm Quang Thịnh" w:date="2019-07-05T22:01:00Z"/>
                  </w:rPr>
                </w:rPrChange>
              </w:rPr>
            </w:pPr>
            <w:ins w:id="4348" w:author="Hứa Văn Tuấn Anh" w:date="2019-07-05T23:12:00Z">
              <w:r>
                <w:rPr>
                  <w:lang w:val="vi-VN"/>
                </w:rPr>
                <w:t>*</w:t>
              </w:r>
            </w:ins>
          </w:p>
        </w:tc>
      </w:tr>
      <w:tr w:rsidR="00C814E6" w14:paraId="5A1E70D0" w14:textId="77777777" w:rsidTr="0015558D">
        <w:trPr>
          <w:cnfStyle w:val="000000100000" w:firstRow="0" w:lastRow="0" w:firstColumn="0" w:lastColumn="0" w:oddVBand="0" w:evenVBand="0" w:oddHBand="1" w:evenHBand="0" w:firstRowFirstColumn="0" w:firstRowLastColumn="0" w:lastRowFirstColumn="0" w:lastRowLastColumn="0"/>
          <w:ins w:id="434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87BB5C9" w14:textId="77777777" w:rsidR="00C814E6" w:rsidRPr="00056D0E" w:rsidRDefault="00C814E6" w:rsidP="00C814E6">
            <w:pPr>
              <w:pStyle w:val="oancuaDanhsach"/>
              <w:numPr>
                <w:ilvl w:val="0"/>
                <w:numId w:val="69"/>
              </w:numPr>
              <w:rPr>
                <w:ins w:id="4350" w:author="Phạm Quang Thịnh" w:date="2019-07-05T22:01:00Z"/>
              </w:rPr>
            </w:pPr>
            <w:ins w:id="4351" w:author="Phạm Quang Thịnh" w:date="2019-07-05T22:01:00Z">
              <w:r w:rsidRPr="00056D0E">
                <w:t>Kiểm tra thao tác sửa khi nhập đúng</w:t>
              </w:r>
            </w:ins>
          </w:p>
        </w:tc>
        <w:tc>
          <w:tcPr>
            <w:tcW w:w="985" w:type="dxa"/>
          </w:tcPr>
          <w:p w14:paraId="3CF9E6F7" w14:textId="29E63585"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352" w:author="Phạm Quang Thịnh" w:date="2019-07-05T22:01:00Z"/>
                <w:lang w:val="vi-VN"/>
                <w:rPrChange w:id="4353" w:author="Hứa Văn Tuấn Anh" w:date="2019-07-05T23:12:00Z">
                  <w:rPr>
                    <w:ins w:id="4354" w:author="Phạm Quang Thịnh" w:date="2019-07-05T22:01:00Z"/>
                  </w:rPr>
                </w:rPrChange>
              </w:rPr>
            </w:pPr>
            <w:ins w:id="4355" w:author="Hứa Văn Tuấn Anh" w:date="2019-07-05T23:12:00Z">
              <w:r>
                <w:rPr>
                  <w:lang w:val="vi-VN"/>
                </w:rPr>
                <w:t>*</w:t>
              </w:r>
            </w:ins>
          </w:p>
        </w:tc>
      </w:tr>
      <w:tr w:rsidR="00C814E6" w14:paraId="450353A5" w14:textId="77777777" w:rsidTr="0015558D">
        <w:trPr>
          <w:ins w:id="435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CDAC8A8" w14:textId="77777777" w:rsidR="00C814E6" w:rsidRPr="00056D0E" w:rsidRDefault="00C814E6" w:rsidP="00C814E6">
            <w:pPr>
              <w:pStyle w:val="oancuaDanhsach"/>
              <w:numPr>
                <w:ilvl w:val="0"/>
                <w:numId w:val="69"/>
              </w:numPr>
              <w:rPr>
                <w:ins w:id="4357" w:author="Phạm Quang Thịnh" w:date="2019-07-05T22:01:00Z"/>
              </w:rPr>
            </w:pPr>
            <w:ins w:id="4358" w:author="Phạm Quang Thịnh" w:date="2019-07-05T22:01:00Z">
              <w:r w:rsidRPr="00056D0E">
                <w:t>Kiểm tra form sau khi sửa</w:t>
              </w:r>
            </w:ins>
          </w:p>
        </w:tc>
        <w:tc>
          <w:tcPr>
            <w:tcW w:w="985" w:type="dxa"/>
          </w:tcPr>
          <w:p w14:paraId="5050C0DA" w14:textId="7F9FFDB0"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59" w:author="Phạm Quang Thịnh" w:date="2019-07-05T22:01:00Z"/>
                <w:lang w:val="vi-VN"/>
                <w:rPrChange w:id="4360" w:author="Hứa Văn Tuấn Anh" w:date="2019-07-05T23:12:00Z">
                  <w:rPr>
                    <w:ins w:id="4361" w:author="Phạm Quang Thịnh" w:date="2019-07-05T22:01:00Z"/>
                  </w:rPr>
                </w:rPrChange>
              </w:rPr>
            </w:pPr>
            <w:ins w:id="4362" w:author="Hứa Văn Tuấn Anh" w:date="2019-07-05T23:12:00Z">
              <w:r>
                <w:rPr>
                  <w:lang w:val="vi-VN"/>
                </w:rPr>
                <w:t>*</w:t>
              </w:r>
            </w:ins>
          </w:p>
        </w:tc>
      </w:tr>
      <w:tr w:rsidR="00C814E6" w14:paraId="12B8B452" w14:textId="77777777" w:rsidTr="0015558D">
        <w:trPr>
          <w:cnfStyle w:val="000000100000" w:firstRow="0" w:lastRow="0" w:firstColumn="0" w:lastColumn="0" w:oddVBand="0" w:evenVBand="0" w:oddHBand="1" w:evenHBand="0" w:firstRowFirstColumn="0" w:firstRowLastColumn="0" w:lastRowFirstColumn="0" w:lastRowLastColumn="0"/>
          <w:ins w:id="436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BACC2B9" w14:textId="77777777" w:rsidR="00C814E6" w:rsidRPr="00056D0E" w:rsidRDefault="00C814E6" w:rsidP="00C814E6">
            <w:pPr>
              <w:pStyle w:val="oancuaDanhsach"/>
              <w:numPr>
                <w:ilvl w:val="0"/>
                <w:numId w:val="69"/>
              </w:numPr>
              <w:rPr>
                <w:ins w:id="4364" w:author="Phạm Quang Thịnh" w:date="2019-07-05T22:01:00Z"/>
              </w:rPr>
            </w:pPr>
            <w:ins w:id="4365" w:author="Phạm Quang Thịnh" w:date="2019-07-05T22:01:00Z">
              <w:r w:rsidRPr="00056D0E">
                <w:t>Kiểm tra database sau khi sửa</w:t>
              </w:r>
            </w:ins>
          </w:p>
        </w:tc>
        <w:tc>
          <w:tcPr>
            <w:tcW w:w="985" w:type="dxa"/>
          </w:tcPr>
          <w:p w14:paraId="1DB70E9F" w14:textId="37D448FE"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366" w:author="Phạm Quang Thịnh" w:date="2019-07-05T22:01:00Z"/>
                <w:lang w:val="vi-VN"/>
                <w:rPrChange w:id="4367" w:author="Hứa Văn Tuấn Anh" w:date="2019-07-05T23:12:00Z">
                  <w:rPr>
                    <w:ins w:id="4368" w:author="Phạm Quang Thịnh" w:date="2019-07-05T22:01:00Z"/>
                  </w:rPr>
                </w:rPrChange>
              </w:rPr>
            </w:pPr>
            <w:ins w:id="4369" w:author="Hứa Văn Tuấn Anh" w:date="2019-07-05T23:12:00Z">
              <w:r>
                <w:rPr>
                  <w:lang w:val="vi-VN"/>
                </w:rPr>
                <w:t>*</w:t>
              </w:r>
            </w:ins>
          </w:p>
        </w:tc>
      </w:tr>
      <w:tr w:rsidR="00C814E6" w14:paraId="5BB7743E" w14:textId="77777777" w:rsidTr="0015558D">
        <w:trPr>
          <w:ins w:id="437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2EA5700" w14:textId="77777777" w:rsidR="00C814E6" w:rsidRPr="00056D0E" w:rsidRDefault="00C814E6" w:rsidP="00C814E6">
            <w:pPr>
              <w:pStyle w:val="oancuaDanhsach"/>
              <w:numPr>
                <w:ilvl w:val="0"/>
                <w:numId w:val="69"/>
              </w:numPr>
              <w:rPr>
                <w:ins w:id="4371" w:author="Phạm Quang Thịnh" w:date="2019-07-05T22:01:00Z"/>
              </w:rPr>
            </w:pPr>
            <w:ins w:id="4372" w:author="Phạm Quang Thịnh" w:date="2019-07-05T22:01:00Z">
              <w:r w:rsidRPr="00056D0E">
                <w:t>Kiểm tra thông báo lỗi</w:t>
              </w:r>
            </w:ins>
          </w:p>
        </w:tc>
        <w:tc>
          <w:tcPr>
            <w:tcW w:w="985" w:type="dxa"/>
          </w:tcPr>
          <w:p w14:paraId="03187119" w14:textId="6600FC15"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73" w:author="Phạm Quang Thịnh" w:date="2019-07-05T22:01:00Z"/>
                <w:lang w:val="vi-VN"/>
                <w:rPrChange w:id="4374" w:author="Hứa Văn Tuấn Anh" w:date="2019-07-05T23:12:00Z">
                  <w:rPr>
                    <w:ins w:id="4375" w:author="Phạm Quang Thịnh" w:date="2019-07-05T22:01:00Z"/>
                  </w:rPr>
                </w:rPrChange>
              </w:rPr>
            </w:pPr>
            <w:ins w:id="4376" w:author="Hứa Văn Tuấn Anh" w:date="2019-07-05T23:12:00Z">
              <w:r>
                <w:rPr>
                  <w:lang w:val="vi-VN"/>
                </w:rPr>
                <w:t>*</w:t>
              </w:r>
            </w:ins>
          </w:p>
        </w:tc>
      </w:tr>
      <w:tr w:rsidR="00C814E6" w14:paraId="64B69B12" w14:textId="77777777" w:rsidTr="0015558D">
        <w:trPr>
          <w:cnfStyle w:val="000000100000" w:firstRow="0" w:lastRow="0" w:firstColumn="0" w:lastColumn="0" w:oddVBand="0" w:evenVBand="0" w:oddHBand="1" w:evenHBand="0" w:firstRowFirstColumn="0" w:firstRowLastColumn="0" w:lastRowFirstColumn="0" w:lastRowLastColumn="0"/>
          <w:ins w:id="437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7F35627" w14:textId="77777777" w:rsidR="00C814E6" w:rsidRPr="00056D0E" w:rsidRDefault="00C814E6" w:rsidP="0015558D">
            <w:pPr>
              <w:rPr>
                <w:ins w:id="4378" w:author="Phạm Quang Thịnh" w:date="2019-07-05T22:01:00Z"/>
                <w:b w:val="0"/>
              </w:rPr>
            </w:pPr>
            <w:ins w:id="4379" w:author="Phạm Quang Thịnh" w:date="2019-07-05T22:01:00Z">
              <w:r w:rsidRPr="00056D0E">
                <w:rPr>
                  <w:b w:val="0"/>
                  <w:sz w:val="24"/>
                </w:rPr>
                <w:t>Xóa</w:t>
              </w:r>
            </w:ins>
          </w:p>
        </w:tc>
        <w:tc>
          <w:tcPr>
            <w:tcW w:w="985" w:type="dxa"/>
          </w:tcPr>
          <w:p w14:paraId="3D3CE8AA"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4380" w:author="Phạm Quang Thịnh" w:date="2019-07-05T22:01:00Z"/>
              </w:rPr>
            </w:pPr>
          </w:p>
        </w:tc>
      </w:tr>
      <w:tr w:rsidR="00C814E6" w14:paraId="4B529C2B" w14:textId="77777777" w:rsidTr="0015558D">
        <w:trPr>
          <w:ins w:id="438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C67EF29" w14:textId="77777777" w:rsidR="00C814E6" w:rsidRPr="00056D0E" w:rsidRDefault="00C814E6" w:rsidP="00C814E6">
            <w:pPr>
              <w:pStyle w:val="oancuaDanhsach"/>
              <w:numPr>
                <w:ilvl w:val="0"/>
                <w:numId w:val="70"/>
              </w:numPr>
              <w:rPr>
                <w:ins w:id="4382" w:author="Phạm Quang Thịnh" w:date="2019-07-05T22:01:00Z"/>
              </w:rPr>
            </w:pPr>
            <w:ins w:id="4383" w:author="Phạm Quang Thịnh" w:date="2019-07-05T22:01:00Z">
              <w:r w:rsidRPr="00056D0E">
                <w:t>Kiểm tra trạng thái nút xóa</w:t>
              </w:r>
              <w:r>
                <w:t>/menu xóa</w:t>
              </w:r>
              <w:r w:rsidRPr="00056D0E">
                <w:t xml:space="preserve"> khi chưa có dữ liệu</w:t>
              </w:r>
            </w:ins>
          </w:p>
        </w:tc>
        <w:tc>
          <w:tcPr>
            <w:tcW w:w="985" w:type="dxa"/>
          </w:tcPr>
          <w:p w14:paraId="4A4EC7C5" w14:textId="4ED39A3A"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84" w:author="Phạm Quang Thịnh" w:date="2019-07-05T22:01:00Z"/>
                <w:lang w:val="vi-VN"/>
                <w:rPrChange w:id="4385" w:author="Hứa Văn Tuấn Anh" w:date="2019-07-05T23:12:00Z">
                  <w:rPr>
                    <w:ins w:id="4386" w:author="Phạm Quang Thịnh" w:date="2019-07-05T22:01:00Z"/>
                  </w:rPr>
                </w:rPrChange>
              </w:rPr>
            </w:pPr>
            <w:ins w:id="4387" w:author="Hứa Văn Tuấn Anh" w:date="2019-07-05T23:12:00Z">
              <w:r>
                <w:rPr>
                  <w:lang w:val="vi-VN"/>
                </w:rPr>
                <w:t>*</w:t>
              </w:r>
            </w:ins>
          </w:p>
        </w:tc>
      </w:tr>
      <w:tr w:rsidR="00C814E6" w14:paraId="4500491B" w14:textId="77777777" w:rsidTr="0015558D">
        <w:trPr>
          <w:cnfStyle w:val="000000100000" w:firstRow="0" w:lastRow="0" w:firstColumn="0" w:lastColumn="0" w:oddVBand="0" w:evenVBand="0" w:oddHBand="1" w:evenHBand="0" w:firstRowFirstColumn="0" w:firstRowLastColumn="0" w:lastRowFirstColumn="0" w:lastRowLastColumn="0"/>
          <w:ins w:id="438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B3E0207" w14:textId="77777777" w:rsidR="00C814E6" w:rsidRPr="00056D0E" w:rsidRDefault="00C814E6" w:rsidP="00C814E6">
            <w:pPr>
              <w:pStyle w:val="oancuaDanhsach"/>
              <w:numPr>
                <w:ilvl w:val="0"/>
                <w:numId w:val="70"/>
              </w:numPr>
              <w:rPr>
                <w:ins w:id="4389" w:author="Phạm Quang Thịnh" w:date="2019-07-05T22:01:00Z"/>
              </w:rPr>
            </w:pPr>
            <w:ins w:id="4390" w:author="Phạm Quang Thịnh" w:date="2019-07-05T22:01:00Z">
              <w:r w:rsidRPr="00056D0E">
                <w:t>Kiểm tra thao tác xóa khi sai khóa chính</w:t>
              </w:r>
            </w:ins>
          </w:p>
        </w:tc>
        <w:tc>
          <w:tcPr>
            <w:tcW w:w="985" w:type="dxa"/>
          </w:tcPr>
          <w:p w14:paraId="54E0894E" w14:textId="42E66CE4" w:rsidR="00C814E6" w:rsidRDefault="00795B2D" w:rsidP="0015558D">
            <w:pPr>
              <w:cnfStyle w:val="000000100000" w:firstRow="0" w:lastRow="0" w:firstColumn="0" w:lastColumn="0" w:oddVBand="0" w:evenVBand="0" w:oddHBand="1" w:evenHBand="0" w:firstRowFirstColumn="0" w:firstRowLastColumn="0" w:lastRowFirstColumn="0" w:lastRowLastColumn="0"/>
              <w:rPr>
                <w:ins w:id="4391" w:author="Phạm Quang Thịnh" w:date="2019-07-05T22:01:00Z"/>
              </w:rPr>
            </w:pPr>
            <w:ins w:id="4392" w:author="Hứa Văn Tuấn Anh" w:date="2019-07-05T23:12:00Z">
              <w:r>
                <w:rPr>
                  <w:lang w:val="vi-VN"/>
                </w:rPr>
                <w:t>*</w:t>
              </w:r>
            </w:ins>
          </w:p>
        </w:tc>
      </w:tr>
      <w:tr w:rsidR="00C814E6" w14:paraId="3FFB8F0E" w14:textId="77777777" w:rsidTr="0015558D">
        <w:trPr>
          <w:ins w:id="439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7016D7F" w14:textId="77777777" w:rsidR="00C814E6" w:rsidRPr="00056D0E" w:rsidRDefault="00C814E6" w:rsidP="00C814E6">
            <w:pPr>
              <w:pStyle w:val="oancuaDanhsach"/>
              <w:numPr>
                <w:ilvl w:val="0"/>
                <w:numId w:val="70"/>
              </w:numPr>
              <w:rPr>
                <w:ins w:id="4394" w:author="Phạm Quang Thịnh" w:date="2019-07-05T22:01:00Z"/>
              </w:rPr>
            </w:pPr>
            <w:ins w:id="4395" w:author="Phạm Quang Thịnh" w:date="2019-07-05T22:01:00Z">
              <w:r w:rsidRPr="00056D0E">
                <w:t>Kiểm tra thao tác xóa khi vi phạm ràng buộc</w:t>
              </w:r>
            </w:ins>
          </w:p>
        </w:tc>
        <w:tc>
          <w:tcPr>
            <w:tcW w:w="985" w:type="dxa"/>
          </w:tcPr>
          <w:p w14:paraId="4CD26F10" w14:textId="0C1D0565" w:rsidR="00C814E6" w:rsidRDefault="00795B2D" w:rsidP="0015558D">
            <w:pPr>
              <w:cnfStyle w:val="000000000000" w:firstRow="0" w:lastRow="0" w:firstColumn="0" w:lastColumn="0" w:oddVBand="0" w:evenVBand="0" w:oddHBand="0" w:evenHBand="0" w:firstRowFirstColumn="0" w:firstRowLastColumn="0" w:lastRowFirstColumn="0" w:lastRowLastColumn="0"/>
              <w:rPr>
                <w:ins w:id="4396" w:author="Phạm Quang Thịnh" w:date="2019-07-05T22:01:00Z"/>
              </w:rPr>
            </w:pPr>
            <w:ins w:id="4397" w:author="Hứa Văn Tuấn Anh" w:date="2019-07-05T23:12:00Z">
              <w:r>
                <w:rPr>
                  <w:lang w:val="vi-VN"/>
                </w:rPr>
                <w:t>*</w:t>
              </w:r>
            </w:ins>
          </w:p>
        </w:tc>
      </w:tr>
      <w:tr w:rsidR="00C814E6" w14:paraId="35FF8721" w14:textId="77777777" w:rsidTr="0015558D">
        <w:trPr>
          <w:cnfStyle w:val="000000100000" w:firstRow="0" w:lastRow="0" w:firstColumn="0" w:lastColumn="0" w:oddVBand="0" w:evenVBand="0" w:oddHBand="1" w:evenHBand="0" w:firstRowFirstColumn="0" w:firstRowLastColumn="0" w:lastRowFirstColumn="0" w:lastRowLastColumn="0"/>
          <w:ins w:id="439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0ABE88C" w14:textId="77777777" w:rsidR="00C814E6" w:rsidRPr="00056D0E" w:rsidRDefault="00C814E6" w:rsidP="00C814E6">
            <w:pPr>
              <w:pStyle w:val="oancuaDanhsach"/>
              <w:numPr>
                <w:ilvl w:val="0"/>
                <w:numId w:val="70"/>
              </w:numPr>
              <w:rPr>
                <w:ins w:id="4399" w:author="Phạm Quang Thịnh" w:date="2019-07-05T22:01:00Z"/>
              </w:rPr>
            </w:pPr>
            <w:ins w:id="4400" w:author="Phạm Quang Thịnh" w:date="2019-07-05T22:01:00Z">
              <w:r w:rsidRPr="00056D0E">
                <w:t>Kiểm tra thao tác xóa khi trường dữ liệu invalid</w:t>
              </w:r>
            </w:ins>
          </w:p>
        </w:tc>
        <w:tc>
          <w:tcPr>
            <w:tcW w:w="985" w:type="dxa"/>
          </w:tcPr>
          <w:p w14:paraId="4E05223E" w14:textId="2E8507ED" w:rsidR="00C814E6" w:rsidRDefault="00795B2D" w:rsidP="0015558D">
            <w:pPr>
              <w:cnfStyle w:val="000000100000" w:firstRow="0" w:lastRow="0" w:firstColumn="0" w:lastColumn="0" w:oddVBand="0" w:evenVBand="0" w:oddHBand="1" w:evenHBand="0" w:firstRowFirstColumn="0" w:firstRowLastColumn="0" w:lastRowFirstColumn="0" w:lastRowLastColumn="0"/>
              <w:rPr>
                <w:ins w:id="4401" w:author="Phạm Quang Thịnh" w:date="2019-07-05T22:01:00Z"/>
              </w:rPr>
            </w:pPr>
            <w:ins w:id="4402" w:author="Hứa Văn Tuấn Anh" w:date="2019-07-05T23:12:00Z">
              <w:r>
                <w:rPr>
                  <w:lang w:val="vi-VN"/>
                </w:rPr>
                <w:t>*</w:t>
              </w:r>
            </w:ins>
          </w:p>
        </w:tc>
      </w:tr>
      <w:tr w:rsidR="00C814E6" w14:paraId="036B0325" w14:textId="77777777" w:rsidTr="0015558D">
        <w:trPr>
          <w:ins w:id="440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6EFD854" w14:textId="77777777" w:rsidR="00C814E6" w:rsidRPr="00056D0E" w:rsidRDefault="00C814E6" w:rsidP="00C814E6">
            <w:pPr>
              <w:pStyle w:val="oancuaDanhsach"/>
              <w:numPr>
                <w:ilvl w:val="0"/>
                <w:numId w:val="70"/>
              </w:numPr>
              <w:rPr>
                <w:ins w:id="4404" w:author="Phạm Quang Thịnh" w:date="2019-07-05T22:01:00Z"/>
              </w:rPr>
            </w:pPr>
            <w:ins w:id="4405" w:author="Phạm Quang Thịnh" w:date="2019-07-05T22:01:00Z">
              <w:r w:rsidRPr="00056D0E">
                <w:t>Kiểm tra thao tác xóa khi trường dữ liệu vượt max length</w:t>
              </w:r>
            </w:ins>
          </w:p>
        </w:tc>
        <w:tc>
          <w:tcPr>
            <w:tcW w:w="985" w:type="dxa"/>
          </w:tcPr>
          <w:p w14:paraId="5A4AD21A" w14:textId="29CF5CAC" w:rsidR="00C814E6" w:rsidRDefault="00795B2D" w:rsidP="0015558D">
            <w:pPr>
              <w:cnfStyle w:val="000000000000" w:firstRow="0" w:lastRow="0" w:firstColumn="0" w:lastColumn="0" w:oddVBand="0" w:evenVBand="0" w:oddHBand="0" w:evenHBand="0" w:firstRowFirstColumn="0" w:firstRowLastColumn="0" w:lastRowFirstColumn="0" w:lastRowLastColumn="0"/>
              <w:rPr>
                <w:ins w:id="4406" w:author="Phạm Quang Thịnh" w:date="2019-07-05T22:01:00Z"/>
              </w:rPr>
            </w:pPr>
            <w:ins w:id="4407" w:author="Hứa Văn Tuấn Anh" w:date="2019-07-05T23:12:00Z">
              <w:r>
                <w:rPr>
                  <w:lang w:val="vi-VN"/>
                </w:rPr>
                <w:t>*</w:t>
              </w:r>
            </w:ins>
          </w:p>
        </w:tc>
      </w:tr>
      <w:tr w:rsidR="00C814E6" w14:paraId="0B3EC167" w14:textId="77777777" w:rsidTr="0015558D">
        <w:trPr>
          <w:cnfStyle w:val="000000100000" w:firstRow="0" w:lastRow="0" w:firstColumn="0" w:lastColumn="0" w:oddVBand="0" w:evenVBand="0" w:oddHBand="1" w:evenHBand="0" w:firstRowFirstColumn="0" w:firstRowLastColumn="0" w:lastRowFirstColumn="0" w:lastRowLastColumn="0"/>
          <w:ins w:id="440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B6451CC" w14:textId="77777777" w:rsidR="00C814E6" w:rsidRPr="00056D0E" w:rsidRDefault="00C814E6" w:rsidP="00C814E6">
            <w:pPr>
              <w:pStyle w:val="oancuaDanhsach"/>
              <w:numPr>
                <w:ilvl w:val="0"/>
                <w:numId w:val="70"/>
              </w:numPr>
              <w:rPr>
                <w:ins w:id="4409" w:author="Phạm Quang Thịnh" w:date="2019-07-05T22:01:00Z"/>
              </w:rPr>
            </w:pPr>
            <w:ins w:id="4410" w:author="Phạm Quang Thịnh" w:date="2019-07-05T22:01:00Z">
              <w:r w:rsidRPr="00056D0E">
                <w:t>Kiểm tra thao tác xóa khi đúng khóa chính</w:t>
              </w:r>
            </w:ins>
          </w:p>
        </w:tc>
        <w:tc>
          <w:tcPr>
            <w:tcW w:w="985" w:type="dxa"/>
          </w:tcPr>
          <w:p w14:paraId="12A2D129" w14:textId="3F5A0CC7" w:rsidR="00C814E6" w:rsidRDefault="00795B2D" w:rsidP="0015558D">
            <w:pPr>
              <w:cnfStyle w:val="000000100000" w:firstRow="0" w:lastRow="0" w:firstColumn="0" w:lastColumn="0" w:oddVBand="0" w:evenVBand="0" w:oddHBand="1" w:evenHBand="0" w:firstRowFirstColumn="0" w:firstRowLastColumn="0" w:lastRowFirstColumn="0" w:lastRowLastColumn="0"/>
              <w:rPr>
                <w:ins w:id="4411" w:author="Phạm Quang Thịnh" w:date="2019-07-05T22:01:00Z"/>
              </w:rPr>
            </w:pPr>
            <w:ins w:id="4412" w:author="Hứa Văn Tuấn Anh" w:date="2019-07-05T23:12:00Z">
              <w:r>
                <w:rPr>
                  <w:lang w:val="vi-VN"/>
                </w:rPr>
                <w:t>*</w:t>
              </w:r>
            </w:ins>
          </w:p>
        </w:tc>
      </w:tr>
      <w:tr w:rsidR="00C814E6" w14:paraId="0B19B3B7" w14:textId="77777777" w:rsidTr="0015558D">
        <w:trPr>
          <w:ins w:id="441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18E460B" w14:textId="77777777" w:rsidR="00C814E6" w:rsidRPr="00056D0E" w:rsidRDefault="00C814E6" w:rsidP="00C814E6">
            <w:pPr>
              <w:pStyle w:val="oancuaDanhsach"/>
              <w:numPr>
                <w:ilvl w:val="0"/>
                <w:numId w:val="70"/>
              </w:numPr>
              <w:rPr>
                <w:ins w:id="4414" w:author="Phạm Quang Thịnh" w:date="2019-07-05T22:01:00Z"/>
              </w:rPr>
            </w:pPr>
            <w:ins w:id="4415" w:author="Phạm Quang Thịnh" w:date="2019-07-05T22:01:00Z">
              <w:r w:rsidRPr="00056D0E">
                <w:t>Kiểm tra form sau khi xóa</w:t>
              </w:r>
            </w:ins>
          </w:p>
        </w:tc>
        <w:tc>
          <w:tcPr>
            <w:tcW w:w="985" w:type="dxa"/>
          </w:tcPr>
          <w:p w14:paraId="4A21BB42" w14:textId="257CC758" w:rsidR="00C814E6" w:rsidRDefault="00795B2D" w:rsidP="0015558D">
            <w:pPr>
              <w:cnfStyle w:val="000000000000" w:firstRow="0" w:lastRow="0" w:firstColumn="0" w:lastColumn="0" w:oddVBand="0" w:evenVBand="0" w:oddHBand="0" w:evenHBand="0" w:firstRowFirstColumn="0" w:firstRowLastColumn="0" w:lastRowFirstColumn="0" w:lastRowLastColumn="0"/>
              <w:rPr>
                <w:ins w:id="4416" w:author="Phạm Quang Thịnh" w:date="2019-07-05T22:01:00Z"/>
              </w:rPr>
            </w:pPr>
            <w:ins w:id="4417" w:author="Hứa Văn Tuấn Anh" w:date="2019-07-05T23:12:00Z">
              <w:r>
                <w:rPr>
                  <w:lang w:val="vi-VN"/>
                </w:rPr>
                <w:t>*</w:t>
              </w:r>
            </w:ins>
          </w:p>
        </w:tc>
      </w:tr>
      <w:tr w:rsidR="00C814E6" w14:paraId="7075FFC1" w14:textId="77777777" w:rsidTr="0015558D">
        <w:trPr>
          <w:cnfStyle w:val="000000100000" w:firstRow="0" w:lastRow="0" w:firstColumn="0" w:lastColumn="0" w:oddVBand="0" w:evenVBand="0" w:oddHBand="1" w:evenHBand="0" w:firstRowFirstColumn="0" w:firstRowLastColumn="0" w:lastRowFirstColumn="0" w:lastRowLastColumn="0"/>
          <w:ins w:id="441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4101F29" w14:textId="77777777" w:rsidR="00C814E6" w:rsidRPr="00056D0E" w:rsidRDefault="00C814E6" w:rsidP="00C814E6">
            <w:pPr>
              <w:pStyle w:val="oancuaDanhsach"/>
              <w:numPr>
                <w:ilvl w:val="0"/>
                <w:numId w:val="70"/>
              </w:numPr>
              <w:rPr>
                <w:ins w:id="4419" w:author="Phạm Quang Thịnh" w:date="2019-07-05T22:01:00Z"/>
              </w:rPr>
            </w:pPr>
            <w:ins w:id="4420" w:author="Phạm Quang Thịnh" w:date="2019-07-05T22:01:00Z">
              <w:r w:rsidRPr="00056D0E">
                <w:t>Kiểm tra database sau khi xóa</w:t>
              </w:r>
            </w:ins>
          </w:p>
        </w:tc>
        <w:tc>
          <w:tcPr>
            <w:tcW w:w="985" w:type="dxa"/>
          </w:tcPr>
          <w:p w14:paraId="29886421" w14:textId="3FC23796" w:rsidR="00C814E6" w:rsidRDefault="00795B2D" w:rsidP="0015558D">
            <w:pPr>
              <w:cnfStyle w:val="000000100000" w:firstRow="0" w:lastRow="0" w:firstColumn="0" w:lastColumn="0" w:oddVBand="0" w:evenVBand="0" w:oddHBand="1" w:evenHBand="0" w:firstRowFirstColumn="0" w:firstRowLastColumn="0" w:lastRowFirstColumn="0" w:lastRowLastColumn="0"/>
              <w:rPr>
                <w:ins w:id="4421" w:author="Phạm Quang Thịnh" w:date="2019-07-05T22:01:00Z"/>
              </w:rPr>
            </w:pPr>
            <w:ins w:id="4422" w:author="Hứa Văn Tuấn Anh" w:date="2019-07-05T23:12:00Z">
              <w:r>
                <w:rPr>
                  <w:lang w:val="vi-VN"/>
                </w:rPr>
                <w:t>*</w:t>
              </w:r>
            </w:ins>
          </w:p>
        </w:tc>
      </w:tr>
      <w:tr w:rsidR="00C814E6" w14:paraId="798523C5" w14:textId="77777777" w:rsidTr="0015558D">
        <w:trPr>
          <w:ins w:id="442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9E19109" w14:textId="77777777" w:rsidR="00C814E6" w:rsidRPr="00056D0E" w:rsidRDefault="00C814E6" w:rsidP="00C814E6">
            <w:pPr>
              <w:pStyle w:val="oancuaDanhsach"/>
              <w:numPr>
                <w:ilvl w:val="0"/>
                <w:numId w:val="70"/>
              </w:numPr>
              <w:rPr>
                <w:ins w:id="4424" w:author="Phạm Quang Thịnh" w:date="2019-07-05T22:01:00Z"/>
              </w:rPr>
            </w:pPr>
            <w:ins w:id="4425" w:author="Phạm Quang Thịnh" w:date="2019-07-05T22:01:00Z">
              <w:r w:rsidRPr="00056D0E">
                <w:t>Kiểm tra thông báo lỗi</w:t>
              </w:r>
            </w:ins>
          </w:p>
        </w:tc>
        <w:tc>
          <w:tcPr>
            <w:tcW w:w="985" w:type="dxa"/>
          </w:tcPr>
          <w:p w14:paraId="5D860546" w14:textId="79AE887F" w:rsidR="00C814E6" w:rsidRDefault="00795B2D" w:rsidP="0015558D">
            <w:pPr>
              <w:cnfStyle w:val="000000000000" w:firstRow="0" w:lastRow="0" w:firstColumn="0" w:lastColumn="0" w:oddVBand="0" w:evenVBand="0" w:oddHBand="0" w:evenHBand="0" w:firstRowFirstColumn="0" w:firstRowLastColumn="0" w:lastRowFirstColumn="0" w:lastRowLastColumn="0"/>
              <w:rPr>
                <w:ins w:id="4426" w:author="Phạm Quang Thịnh" w:date="2019-07-05T22:01:00Z"/>
              </w:rPr>
            </w:pPr>
            <w:ins w:id="4427" w:author="Hứa Văn Tuấn Anh" w:date="2019-07-05T23:12:00Z">
              <w:r>
                <w:rPr>
                  <w:lang w:val="vi-VN"/>
                </w:rPr>
                <w:t>*</w:t>
              </w:r>
            </w:ins>
          </w:p>
        </w:tc>
      </w:tr>
    </w:tbl>
    <w:p w14:paraId="03BA3880" w14:textId="77777777" w:rsidR="00C814E6" w:rsidRPr="003F0951" w:rsidRDefault="00C814E6" w:rsidP="00C814E6">
      <w:pPr>
        <w:rPr>
          <w:ins w:id="4428" w:author="Phạm Quang Thịnh" w:date="2019-07-05T22:01:00Z"/>
          <w:b/>
          <w:sz w:val="32"/>
        </w:rPr>
      </w:pPr>
    </w:p>
    <w:p w14:paraId="1A164AC3" w14:textId="77777777" w:rsidR="00C814E6" w:rsidRDefault="00C814E6">
      <w:pPr>
        <w:rPr>
          <w:ins w:id="4429" w:author="Phạm Quang Thịnh" w:date="2019-07-05T22:01:00Z"/>
        </w:rPr>
        <w:pPrChange w:id="4430" w:author="Phạm Quang Thịnh" w:date="2019-07-05T23:35:00Z">
          <w:pPr>
            <w:ind w:firstLine="720"/>
          </w:pPr>
        </w:pPrChange>
      </w:pPr>
    </w:p>
    <w:p w14:paraId="643EE085" w14:textId="77777777" w:rsidR="00C814E6" w:rsidRDefault="00C814E6">
      <w:pPr>
        <w:rPr>
          <w:ins w:id="4431" w:author="Phạm Quang Thịnh" w:date="2019-07-05T22:01:00Z"/>
        </w:rPr>
        <w:pPrChange w:id="4432" w:author="Phạm Quang Thịnh" w:date="2019-07-05T23:35:00Z">
          <w:pPr>
            <w:ind w:firstLine="720"/>
          </w:pPr>
        </w:pPrChange>
      </w:pPr>
    </w:p>
    <w:p w14:paraId="2BC0B7B3" w14:textId="77777777" w:rsidR="00D40750" w:rsidRPr="00AD5EF3" w:rsidRDefault="00D40750">
      <w:pPr>
        <w:rPr>
          <w:ins w:id="4433" w:author="Phạm Quang Thịnh" w:date="2019-07-05T23:34:00Z"/>
        </w:rPr>
        <w:pPrChange w:id="4434" w:author="Phạm Quang Thịnh" w:date="2019-07-05T23:35:00Z">
          <w:pPr>
            <w:pStyle w:val="u2"/>
            <w:jc w:val="center"/>
          </w:pPr>
        </w:pPrChange>
      </w:pPr>
    </w:p>
    <w:p w14:paraId="1447E448" w14:textId="77777777" w:rsidR="00D40750" w:rsidRDefault="00D40750">
      <w:pPr>
        <w:rPr>
          <w:ins w:id="4435" w:author="Phạm Quang Thịnh" w:date="2019-07-05T23:34:00Z"/>
        </w:rPr>
        <w:pPrChange w:id="4436" w:author="Phạm Quang Thịnh" w:date="2019-07-05T23:35:00Z">
          <w:pPr>
            <w:pStyle w:val="u2"/>
            <w:jc w:val="center"/>
          </w:pPr>
        </w:pPrChange>
      </w:pPr>
    </w:p>
    <w:p w14:paraId="218C05CC" w14:textId="482D3E4B" w:rsidR="00D40750" w:rsidRDefault="00D40750" w:rsidP="00D40750">
      <w:pPr>
        <w:rPr>
          <w:ins w:id="4437" w:author="Phạm Quang Thịnh" w:date="2019-07-05T23:35:00Z"/>
        </w:rPr>
      </w:pPr>
    </w:p>
    <w:p w14:paraId="0ABBA867" w14:textId="77777777" w:rsidR="00D40750" w:rsidRDefault="00D40750">
      <w:pPr>
        <w:rPr>
          <w:ins w:id="4438" w:author="Phạm Quang Thịnh" w:date="2019-07-05T23:35:00Z"/>
        </w:rPr>
        <w:pPrChange w:id="4439" w:author="Phạm Quang Thịnh" w:date="2019-07-05T23:35:00Z">
          <w:pPr>
            <w:pStyle w:val="u2"/>
            <w:jc w:val="center"/>
          </w:pPr>
        </w:pPrChange>
      </w:pPr>
    </w:p>
    <w:p w14:paraId="4344F9BA" w14:textId="77777777" w:rsidR="00D40750" w:rsidRPr="00AD5EF3" w:rsidRDefault="00D40750">
      <w:pPr>
        <w:rPr>
          <w:ins w:id="4440" w:author="Phạm Quang Thịnh" w:date="2019-07-05T23:35:00Z"/>
        </w:rPr>
        <w:pPrChange w:id="4441" w:author="Phạm Quang Thịnh" w:date="2019-07-05T23:35:00Z">
          <w:pPr>
            <w:pStyle w:val="u2"/>
            <w:jc w:val="center"/>
          </w:pPr>
        </w:pPrChange>
      </w:pPr>
    </w:p>
    <w:p w14:paraId="26CD3EC1" w14:textId="13C72161" w:rsidR="00D40750" w:rsidRDefault="00D40750" w:rsidP="00D40750">
      <w:pPr>
        <w:pStyle w:val="u2"/>
        <w:jc w:val="center"/>
        <w:rPr>
          <w:ins w:id="4442" w:author="Phạm Quang Thịnh" w:date="2019-07-05T23:35:00Z"/>
        </w:rPr>
      </w:pPr>
      <w:ins w:id="4443" w:author="Phạm Quang Thịnh" w:date="2019-07-05T23:34:00Z">
        <w:r>
          <w:t>Phiếu thu tiền</w:t>
        </w:r>
      </w:ins>
    </w:p>
    <w:p w14:paraId="5958378A" w14:textId="77777777" w:rsidR="00D40750" w:rsidRPr="00AD5EF3" w:rsidRDefault="00D40750">
      <w:pPr>
        <w:rPr>
          <w:ins w:id="4444" w:author="Phạm Quang Thịnh" w:date="2019-07-05T23:34:00Z"/>
        </w:rPr>
        <w:pPrChange w:id="4445" w:author="Phạm Quang Thịnh" w:date="2019-07-05T23:35:00Z">
          <w:pPr>
            <w:pStyle w:val="u2"/>
            <w:jc w:val="center"/>
          </w:pPr>
        </w:pPrChange>
      </w:pPr>
    </w:p>
    <w:tbl>
      <w:tblPr>
        <w:tblStyle w:val="BangThun1"/>
        <w:tblpPr w:leftFromText="180" w:rightFromText="180" w:vertAnchor="text" w:horzAnchor="margin" w:tblpY="193"/>
        <w:tblW w:w="0" w:type="auto"/>
        <w:tblLook w:val="04A0" w:firstRow="1" w:lastRow="0" w:firstColumn="1" w:lastColumn="0" w:noHBand="0" w:noVBand="1"/>
      </w:tblPr>
      <w:tblGrid>
        <w:gridCol w:w="8365"/>
        <w:gridCol w:w="985"/>
      </w:tblGrid>
      <w:tr w:rsidR="00D40750" w14:paraId="2FC09806" w14:textId="77777777" w:rsidTr="00D40750">
        <w:trPr>
          <w:cnfStyle w:val="100000000000" w:firstRow="1" w:lastRow="0" w:firstColumn="0" w:lastColumn="0" w:oddVBand="0" w:evenVBand="0" w:oddHBand="0" w:evenHBand="0" w:firstRowFirstColumn="0" w:firstRowLastColumn="0" w:lastRowFirstColumn="0" w:lastRowLastColumn="0"/>
          <w:ins w:id="4446"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78D03D79" w14:textId="77777777" w:rsidR="00D40750" w:rsidRPr="00886086" w:rsidRDefault="00D40750" w:rsidP="00D40750">
            <w:pPr>
              <w:rPr>
                <w:ins w:id="4447" w:author="Phạm Quang Thịnh" w:date="2019-07-05T23:34:00Z"/>
                <w:b w:val="0"/>
              </w:rPr>
            </w:pPr>
            <w:ins w:id="4448" w:author="Phạm Quang Thịnh" w:date="2019-07-05T23:34:00Z">
              <w:r>
                <w:rPr>
                  <w:b w:val="0"/>
                </w:rPr>
                <w:t>Phiếu thu tiền</w:t>
              </w:r>
            </w:ins>
          </w:p>
        </w:tc>
        <w:tc>
          <w:tcPr>
            <w:tcW w:w="985" w:type="dxa"/>
          </w:tcPr>
          <w:p w14:paraId="67D349BC" w14:textId="77777777" w:rsidR="00D40750" w:rsidRPr="00886086" w:rsidRDefault="00D40750" w:rsidP="00D40750">
            <w:pPr>
              <w:cnfStyle w:val="100000000000" w:firstRow="1" w:lastRow="0" w:firstColumn="0" w:lastColumn="0" w:oddVBand="0" w:evenVBand="0" w:oddHBand="0" w:evenHBand="0" w:firstRowFirstColumn="0" w:firstRowLastColumn="0" w:lastRowFirstColumn="0" w:lastRowLastColumn="0"/>
              <w:rPr>
                <w:ins w:id="4449" w:author="Phạm Quang Thịnh" w:date="2019-07-05T23:34:00Z"/>
                <w:b w:val="0"/>
              </w:rPr>
            </w:pPr>
            <w:ins w:id="4450" w:author="Phạm Quang Thịnh" w:date="2019-07-05T23:34:00Z">
              <w:r w:rsidRPr="00886086">
                <w:rPr>
                  <w:b w:val="0"/>
                  <w:sz w:val="24"/>
                </w:rPr>
                <w:t>Check</w:t>
              </w:r>
            </w:ins>
          </w:p>
        </w:tc>
      </w:tr>
      <w:tr w:rsidR="00D40750" w14:paraId="3AC22E29" w14:textId="77777777" w:rsidTr="00D40750">
        <w:trPr>
          <w:cnfStyle w:val="000000100000" w:firstRow="0" w:lastRow="0" w:firstColumn="0" w:lastColumn="0" w:oddVBand="0" w:evenVBand="0" w:oddHBand="1" w:evenHBand="0" w:firstRowFirstColumn="0" w:firstRowLastColumn="0" w:lastRowFirstColumn="0" w:lastRowLastColumn="0"/>
          <w:ins w:id="4451"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0A94F925" w14:textId="77777777" w:rsidR="00D40750" w:rsidRPr="00056D0E" w:rsidRDefault="00D40750" w:rsidP="00D40750">
            <w:pPr>
              <w:rPr>
                <w:ins w:id="4452" w:author="Phạm Quang Thịnh" w:date="2019-07-05T23:34:00Z"/>
                <w:b w:val="0"/>
                <w:sz w:val="24"/>
              </w:rPr>
            </w:pPr>
            <w:ins w:id="4453" w:author="Phạm Quang Thịnh" w:date="2019-07-05T23:34:00Z">
              <w:r w:rsidRPr="00056D0E">
                <w:rPr>
                  <w:b w:val="0"/>
                  <w:sz w:val="24"/>
                </w:rPr>
                <w:t>Thêm</w:t>
              </w:r>
            </w:ins>
          </w:p>
        </w:tc>
        <w:tc>
          <w:tcPr>
            <w:tcW w:w="985" w:type="dxa"/>
          </w:tcPr>
          <w:p w14:paraId="1026C78D"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454" w:author="Phạm Quang Thịnh" w:date="2019-07-05T23:34:00Z"/>
              </w:rPr>
            </w:pPr>
          </w:p>
        </w:tc>
      </w:tr>
      <w:tr w:rsidR="00D40750" w14:paraId="25CD293B" w14:textId="77777777" w:rsidTr="00D40750">
        <w:trPr>
          <w:ins w:id="4455"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4671AEBD" w14:textId="77777777" w:rsidR="00D40750" w:rsidRPr="00056D0E" w:rsidRDefault="00D40750" w:rsidP="00D40750">
            <w:pPr>
              <w:pStyle w:val="oancuaDanhsach"/>
              <w:numPr>
                <w:ilvl w:val="0"/>
                <w:numId w:val="68"/>
              </w:numPr>
              <w:rPr>
                <w:ins w:id="4456" w:author="Phạm Quang Thịnh" w:date="2019-07-05T23:34:00Z"/>
              </w:rPr>
            </w:pPr>
            <w:ins w:id="4457" w:author="Phạm Quang Thịnh" w:date="2019-07-05T23:34:00Z">
              <w:r w:rsidRPr="00056D0E">
                <w:t>Kiểm tra trạng thái nút thêm khi chưa nhập</w:t>
              </w:r>
            </w:ins>
          </w:p>
        </w:tc>
        <w:tc>
          <w:tcPr>
            <w:tcW w:w="985" w:type="dxa"/>
          </w:tcPr>
          <w:p w14:paraId="12496C51"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458" w:author="Phạm Quang Thịnh" w:date="2019-07-05T23:34:00Z"/>
              </w:rPr>
            </w:pPr>
            <w:ins w:id="4459" w:author="Phạm Quang Thịnh" w:date="2019-07-05T23:34:00Z">
              <w:r>
                <w:rPr>
                  <w:lang w:val="vi-VN"/>
                </w:rPr>
                <w:t>*</w:t>
              </w:r>
            </w:ins>
          </w:p>
        </w:tc>
      </w:tr>
      <w:tr w:rsidR="00D40750" w14:paraId="092D6E8A" w14:textId="77777777" w:rsidTr="00D40750">
        <w:trPr>
          <w:cnfStyle w:val="000000100000" w:firstRow="0" w:lastRow="0" w:firstColumn="0" w:lastColumn="0" w:oddVBand="0" w:evenVBand="0" w:oddHBand="1" w:evenHBand="0" w:firstRowFirstColumn="0" w:firstRowLastColumn="0" w:lastRowFirstColumn="0" w:lastRowLastColumn="0"/>
          <w:ins w:id="4460"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4AB3930D" w14:textId="77777777" w:rsidR="00D40750" w:rsidRPr="00056D0E" w:rsidRDefault="00D40750" w:rsidP="00D40750">
            <w:pPr>
              <w:pStyle w:val="oancuaDanhsach"/>
              <w:numPr>
                <w:ilvl w:val="0"/>
                <w:numId w:val="68"/>
              </w:numPr>
              <w:rPr>
                <w:ins w:id="4461" w:author="Phạm Quang Thịnh" w:date="2019-07-05T23:34:00Z"/>
              </w:rPr>
            </w:pPr>
            <w:ins w:id="4462" w:author="Phạm Quang Thịnh" w:date="2019-07-05T23:34:00Z">
              <w:r w:rsidRPr="00056D0E">
                <w:t>Kiểm tra thao tác thêm khi sai đầu vào</w:t>
              </w:r>
            </w:ins>
          </w:p>
        </w:tc>
        <w:tc>
          <w:tcPr>
            <w:tcW w:w="985" w:type="dxa"/>
          </w:tcPr>
          <w:p w14:paraId="661D32A9"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463" w:author="Phạm Quang Thịnh" w:date="2019-07-05T23:34:00Z"/>
              </w:rPr>
            </w:pPr>
            <w:ins w:id="4464" w:author="Phạm Quang Thịnh" w:date="2019-07-05T23:34:00Z">
              <w:r>
                <w:rPr>
                  <w:lang w:val="vi-VN"/>
                </w:rPr>
                <w:t>*</w:t>
              </w:r>
            </w:ins>
          </w:p>
        </w:tc>
      </w:tr>
      <w:tr w:rsidR="00D40750" w14:paraId="28603ED6" w14:textId="77777777" w:rsidTr="00D40750">
        <w:trPr>
          <w:ins w:id="4465"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2EF66240" w14:textId="77777777" w:rsidR="00D40750" w:rsidRPr="00056D0E" w:rsidRDefault="00D40750" w:rsidP="00D40750">
            <w:pPr>
              <w:pStyle w:val="oancuaDanhsach"/>
              <w:numPr>
                <w:ilvl w:val="0"/>
                <w:numId w:val="68"/>
              </w:numPr>
              <w:rPr>
                <w:ins w:id="4466" w:author="Phạm Quang Thịnh" w:date="2019-07-05T23:34:00Z"/>
              </w:rPr>
            </w:pPr>
            <w:ins w:id="4467" w:author="Phạm Quang Thịnh" w:date="2019-07-05T23:34:00Z">
              <w:r w:rsidRPr="00056D0E">
                <w:t>Kiểm tra thao tác thêm khi trùng khóa chính</w:t>
              </w:r>
            </w:ins>
          </w:p>
        </w:tc>
        <w:tc>
          <w:tcPr>
            <w:tcW w:w="985" w:type="dxa"/>
          </w:tcPr>
          <w:p w14:paraId="3D23FAFB"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468" w:author="Phạm Quang Thịnh" w:date="2019-07-05T23:34:00Z"/>
              </w:rPr>
            </w:pPr>
            <w:ins w:id="4469" w:author="Phạm Quang Thịnh" w:date="2019-07-05T23:34:00Z">
              <w:r>
                <w:rPr>
                  <w:lang w:val="vi-VN"/>
                </w:rPr>
                <w:t>*</w:t>
              </w:r>
            </w:ins>
          </w:p>
        </w:tc>
      </w:tr>
      <w:tr w:rsidR="00D40750" w14:paraId="1082BD25" w14:textId="77777777" w:rsidTr="00D40750">
        <w:trPr>
          <w:cnfStyle w:val="000000100000" w:firstRow="0" w:lastRow="0" w:firstColumn="0" w:lastColumn="0" w:oddVBand="0" w:evenVBand="0" w:oddHBand="1" w:evenHBand="0" w:firstRowFirstColumn="0" w:firstRowLastColumn="0" w:lastRowFirstColumn="0" w:lastRowLastColumn="0"/>
          <w:ins w:id="4470"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0F574E71" w14:textId="77777777" w:rsidR="00D40750" w:rsidRPr="00056D0E" w:rsidRDefault="00D40750" w:rsidP="00D40750">
            <w:pPr>
              <w:pStyle w:val="oancuaDanhsach"/>
              <w:numPr>
                <w:ilvl w:val="0"/>
                <w:numId w:val="68"/>
              </w:numPr>
              <w:rPr>
                <w:ins w:id="4471" w:author="Phạm Quang Thịnh" w:date="2019-07-05T23:34:00Z"/>
              </w:rPr>
            </w:pPr>
            <w:ins w:id="4472" w:author="Phạm Quang Thịnh" w:date="2019-07-05T23:34:00Z">
              <w:r w:rsidRPr="00056D0E">
                <w:t>Kiểm tra thao tác thêm khi vi phạm ràng buộc</w:t>
              </w:r>
            </w:ins>
          </w:p>
        </w:tc>
        <w:tc>
          <w:tcPr>
            <w:tcW w:w="985" w:type="dxa"/>
          </w:tcPr>
          <w:p w14:paraId="23690F75"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473" w:author="Phạm Quang Thịnh" w:date="2019-07-05T23:34:00Z"/>
              </w:rPr>
            </w:pPr>
            <w:ins w:id="4474" w:author="Phạm Quang Thịnh" w:date="2019-07-05T23:34:00Z">
              <w:r>
                <w:rPr>
                  <w:lang w:val="vi-VN"/>
                </w:rPr>
                <w:t>*</w:t>
              </w:r>
            </w:ins>
          </w:p>
        </w:tc>
      </w:tr>
      <w:tr w:rsidR="00D40750" w14:paraId="2DA6F4D4" w14:textId="77777777" w:rsidTr="00D40750">
        <w:trPr>
          <w:ins w:id="4475"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029EEC6B" w14:textId="77777777" w:rsidR="00D40750" w:rsidRPr="00056D0E" w:rsidRDefault="00D40750" w:rsidP="00D40750">
            <w:pPr>
              <w:pStyle w:val="oancuaDanhsach"/>
              <w:numPr>
                <w:ilvl w:val="0"/>
                <w:numId w:val="68"/>
              </w:numPr>
              <w:rPr>
                <w:ins w:id="4476" w:author="Phạm Quang Thịnh" w:date="2019-07-05T23:34:00Z"/>
              </w:rPr>
            </w:pPr>
            <w:ins w:id="4477" w:author="Phạm Quang Thịnh" w:date="2019-07-05T23:34:00Z">
              <w:r w:rsidRPr="00056D0E">
                <w:t>Kiểm tra thao tác thêm khi trường dữ liệu invalid</w:t>
              </w:r>
            </w:ins>
          </w:p>
        </w:tc>
        <w:tc>
          <w:tcPr>
            <w:tcW w:w="985" w:type="dxa"/>
          </w:tcPr>
          <w:p w14:paraId="25E06C49"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478" w:author="Phạm Quang Thịnh" w:date="2019-07-05T23:34:00Z"/>
              </w:rPr>
            </w:pPr>
            <w:ins w:id="4479" w:author="Phạm Quang Thịnh" w:date="2019-07-05T23:34:00Z">
              <w:r>
                <w:rPr>
                  <w:lang w:val="vi-VN"/>
                </w:rPr>
                <w:t>*</w:t>
              </w:r>
            </w:ins>
          </w:p>
        </w:tc>
      </w:tr>
      <w:tr w:rsidR="00D40750" w14:paraId="7FEBE888" w14:textId="77777777" w:rsidTr="00D40750">
        <w:trPr>
          <w:cnfStyle w:val="000000100000" w:firstRow="0" w:lastRow="0" w:firstColumn="0" w:lastColumn="0" w:oddVBand="0" w:evenVBand="0" w:oddHBand="1" w:evenHBand="0" w:firstRowFirstColumn="0" w:firstRowLastColumn="0" w:lastRowFirstColumn="0" w:lastRowLastColumn="0"/>
          <w:ins w:id="4480"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790B3E5B" w14:textId="77777777" w:rsidR="00D40750" w:rsidRPr="00056D0E" w:rsidRDefault="00D40750" w:rsidP="00D40750">
            <w:pPr>
              <w:pStyle w:val="oancuaDanhsach"/>
              <w:numPr>
                <w:ilvl w:val="0"/>
                <w:numId w:val="68"/>
              </w:numPr>
              <w:rPr>
                <w:ins w:id="4481" w:author="Phạm Quang Thịnh" w:date="2019-07-05T23:34:00Z"/>
              </w:rPr>
            </w:pPr>
            <w:ins w:id="4482" w:author="Phạm Quang Thịnh" w:date="2019-07-05T23:34:00Z">
              <w:r w:rsidRPr="00056D0E">
                <w:t>Kiểm tra thao tác thêm khi trường dữ liệu vượt max length</w:t>
              </w:r>
            </w:ins>
          </w:p>
        </w:tc>
        <w:tc>
          <w:tcPr>
            <w:tcW w:w="985" w:type="dxa"/>
          </w:tcPr>
          <w:p w14:paraId="3F6424FE"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483" w:author="Phạm Quang Thịnh" w:date="2019-07-05T23:34:00Z"/>
              </w:rPr>
            </w:pPr>
            <w:ins w:id="4484" w:author="Phạm Quang Thịnh" w:date="2019-07-05T23:34:00Z">
              <w:r>
                <w:rPr>
                  <w:lang w:val="vi-VN"/>
                </w:rPr>
                <w:t>*</w:t>
              </w:r>
            </w:ins>
          </w:p>
        </w:tc>
      </w:tr>
      <w:tr w:rsidR="00D40750" w14:paraId="4C625F83" w14:textId="77777777" w:rsidTr="00D40750">
        <w:trPr>
          <w:ins w:id="4485"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18449575" w14:textId="77777777" w:rsidR="00D40750" w:rsidRPr="00056D0E" w:rsidRDefault="00D40750" w:rsidP="00D40750">
            <w:pPr>
              <w:pStyle w:val="oancuaDanhsach"/>
              <w:numPr>
                <w:ilvl w:val="0"/>
                <w:numId w:val="68"/>
              </w:numPr>
              <w:rPr>
                <w:ins w:id="4486" w:author="Phạm Quang Thịnh" w:date="2019-07-05T23:34:00Z"/>
              </w:rPr>
            </w:pPr>
            <w:ins w:id="4487" w:author="Phạm Quang Thịnh" w:date="2019-07-05T23:34:00Z">
              <w:r w:rsidRPr="00056D0E">
                <w:t>Kiểm tra thao tác thêm khi nhập đúng</w:t>
              </w:r>
            </w:ins>
          </w:p>
        </w:tc>
        <w:tc>
          <w:tcPr>
            <w:tcW w:w="985" w:type="dxa"/>
          </w:tcPr>
          <w:p w14:paraId="1A265A49"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488" w:author="Phạm Quang Thịnh" w:date="2019-07-05T23:34:00Z"/>
              </w:rPr>
            </w:pPr>
            <w:ins w:id="4489" w:author="Phạm Quang Thịnh" w:date="2019-07-05T23:34:00Z">
              <w:r>
                <w:rPr>
                  <w:lang w:val="vi-VN"/>
                </w:rPr>
                <w:t>*</w:t>
              </w:r>
            </w:ins>
          </w:p>
        </w:tc>
      </w:tr>
      <w:tr w:rsidR="00D40750" w14:paraId="1F50EB56" w14:textId="77777777" w:rsidTr="00D40750">
        <w:trPr>
          <w:cnfStyle w:val="000000100000" w:firstRow="0" w:lastRow="0" w:firstColumn="0" w:lastColumn="0" w:oddVBand="0" w:evenVBand="0" w:oddHBand="1" w:evenHBand="0" w:firstRowFirstColumn="0" w:firstRowLastColumn="0" w:lastRowFirstColumn="0" w:lastRowLastColumn="0"/>
          <w:ins w:id="4490"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74F6F8E2" w14:textId="77777777" w:rsidR="00D40750" w:rsidRPr="00056D0E" w:rsidRDefault="00D40750" w:rsidP="00D40750">
            <w:pPr>
              <w:pStyle w:val="oancuaDanhsach"/>
              <w:numPr>
                <w:ilvl w:val="0"/>
                <w:numId w:val="68"/>
              </w:numPr>
              <w:rPr>
                <w:ins w:id="4491" w:author="Phạm Quang Thịnh" w:date="2019-07-05T23:34:00Z"/>
              </w:rPr>
            </w:pPr>
            <w:ins w:id="4492" w:author="Phạm Quang Thịnh" w:date="2019-07-05T23:34:00Z">
              <w:r w:rsidRPr="00056D0E">
                <w:t>Kiểm tra form sau khi thêm</w:t>
              </w:r>
            </w:ins>
          </w:p>
        </w:tc>
        <w:tc>
          <w:tcPr>
            <w:tcW w:w="985" w:type="dxa"/>
          </w:tcPr>
          <w:p w14:paraId="41B6DD34"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493" w:author="Phạm Quang Thịnh" w:date="2019-07-05T23:34:00Z"/>
              </w:rPr>
            </w:pPr>
            <w:ins w:id="4494" w:author="Phạm Quang Thịnh" w:date="2019-07-05T23:34:00Z">
              <w:r>
                <w:rPr>
                  <w:lang w:val="vi-VN"/>
                </w:rPr>
                <w:t>*</w:t>
              </w:r>
            </w:ins>
          </w:p>
        </w:tc>
      </w:tr>
      <w:tr w:rsidR="00D40750" w14:paraId="7812F1D6" w14:textId="77777777" w:rsidTr="00D40750">
        <w:trPr>
          <w:ins w:id="4495"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7E60F4BE" w14:textId="77777777" w:rsidR="00D40750" w:rsidRPr="00056D0E" w:rsidRDefault="00D40750" w:rsidP="00D40750">
            <w:pPr>
              <w:pStyle w:val="oancuaDanhsach"/>
              <w:numPr>
                <w:ilvl w:val="0"/>
                <w:numId w:val="68"/>
              </w:numPr>
              <w:rPr>
                <w:ins w:id="4496" w:author="Phạm Quang Thịnh" w:date="2019-07-05T23:34:00Z"/>
              </w:rPr>
            </w:pPr>
            <w:ins w:id="4497" w:author="Phạm Quang Thịnh" w:date="2019-07-05T23:34:00Z">
              <w:r w:rsidRPr="00056D0E">
                <w:t>Kiểm tra database sau khi thêm</w:t>
              </w:r>
            </w:ins>
          </w:p>
        </w:tc>
        <w:tc>
          <w:tcPr>
            <w:tcW w:w="985" w:type="dxa"/>
          </w:tcPr>
          <w:p w14:paraId="689A0732"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498" w:author="Phạm Quang Thịnh" w:date="2019-07-05T23:34:00Z"/>
              </w:rPr>
            </w:pPr>
            <w:ins w:id="4499" w:author="Phạm Quang Thịnh" w:date="2019-07-05T23:34:00Z">
              <w:r>
                <w:rPr>
                  <w:lang w:val="vi-VN"/>
                </w:rPr>
                <w:t>*</w:t>
              </w:r>
            </w:ins>
          </w:p>
        </w:tc>
      </w:tr>
      <w:tr w:rsidR="00D40750" w14:paraId="22BD7AC5" w14:textId="77777777" w:rsidTr="00D40750">
        <w:trPr>
          <w:cnfStyle w:val="000000100000" w:firstRow="0" w:lastRow="0" w:firstColumn="0" w:lastColumn="0" w:oddVBand="0" w:evenVBand="0" w:oddHBand="1" w:evenHBand="0" w:firstRowFirstColumn="0" w:firstRowLastColumn="0" w:lastRowFirstColumn="0" w:lastRowLastColumn="0"/>
          <w:ins w:id="4500"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09D4956F" w14:textId="77777777" w:rsidR="00D40750" w:rsidRPr="00056D0E" w:rsidRDefault="00D40750" w:rsidP="00D40750">
            <w:pPr>
              <w:pStyle w:val="oancuaDanhsach"/>
              <w:numPr>
                <w:ilvl w:val="0"/>
                <w:numId w:val="68"/>
              </w:numPr>
              <w:rPr>
                <w:ins w:id="4501" w:author="Phạm Quang Thịnh" w:date="2019-07-05T23:34:00Z"/>
              </w:rPr>
            </w:pPr>
            <w:ins w:id="4502" w:author="Phạm Quang Thịnh" w:date="2019-07-05T23:34:00Z">
              <w:r w:rsidRPr="00056D0E">
                <w:t>Kiểm tra khi bấm nút thêm nhiều lần</w:t>
              </w:r>
            </w:ins>
          </w:p>
        </w:tc>
        <w:tc>
          <w:tcPr>
            <w:tcW w:w="985" w:type="dxa"/>
          </w:tcPr>
          <w:p w14:paraId="3B756C03"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03" w:author="Phạm Quang Thịnh" w:date="2019-07-05T23:34:00Z"/>
              </w:rPr>
            </w:pPr>
            <w:ins w:id="4504" w:author="Phạm Quang Thịnh" w:date="2019-07-05T23:34:00Z">
              <w:r>
                <w:rPr>
                  <w:lang w:val="vi-VN"/>
                </w:rPr>
                <w:t>*</w:t>
              </w:r>
            </w:ins>
          </w:p>
        </w:tc>
      </w:tr>
      <w:tr w:rsidR="00D40750" w14:paraId="2BADA1ED" w14:textId="77777777" w:rsidTr="00D40750">
        <w:trPr>
          <w:ins w:id="4505"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5A1B9C93" w14:textId="77777777" w:rsidR="00D40750" w:rsidRPr="00056D0E" w:rsidRDefault="00D40750" w:rsidP="00D40750">
            <w:pPr>
              <w:pStyle w:val="oancuaDanhsach"/>
              <w:numPr>
                <w:ilvl w:val="0"/>
                <w:numId w:val="68"/>
              </w:numPr>
              <w:rPr>
                <w:ins w:id="4506" w:author="Phạm Quang Thịnh" w:date="2019-07-05T23:34:00Z"/>
              </w:rPr>
            </w:pPr>
            <w:ins w:id="4507" w:author="Phạm Quang Thịnh" w:date="2019-07-05T23:34:00Z">
              <w:r w:rsidRPr="00056D0E">
                <w:t>Kiểm tra thông báo lỗi</w:t>
              </w:r>
            </w:ins>
          </w:p>
        </w:tc>
        <w:tc>
          <w:tcPr>
            <w:tcW w:w="985" w:type="dxa"/>
          </w:tcPr>
          <w:p w14:paraId="70529867"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08" w:author="Phạm Quang Thịnh" w:date="2019-07-05T23:34:00Z"/>
              </w:rPr>
            </w:pPr>
            <w:ins w:id="4509" w:author="Phạm Quang Thịnh" w:date="2019-07-05T23:34:00Z">
              <w:r>
                <w:rPr>
                  <w:lang w:val="vi-VN"/>
                </w:rPr>
                <w:t>*</w:t>
              </w:r>
            </w:ins>
          </w:p>
        </w:tc>
      </w:tr>
      <w:tr w:rsidR="00D40750" w14:paraId="6B31542F" w14:textId="77777777" w:rsidTr="00D40750">
        <w:trPr>
          <w:cnfStyle w:val="000000100000" w:firstRow="0" w:lastRow="0" w:firstColumn="0" w:lastColumn="0" w:oddVBand="0" w:evenVBand="0" w:oddHBand="1" w:evenHBand="0" w:firstRowFirstColumn="0" w:firstRowLastColumn="0" w:lastRowFirstColumn="0" w:lastRowLastColumn="0"/>
          <w:ins w:id="4510"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3F29DA56" w14:textId="77777777" w:rsidR="00D40750" w:rsidRPr="00056D0E" w:rsidRDefault="00D40750" w:rsidP="00D40750">
            <w:pPr>
              <w:rPr>
                <w:ins w:id="4511" w:author="Phạm Quang Thịnh" w:date="2019-07-05T23:34:00Z"/>
                <w:b w:val="0"/>
                <w:sz w:val="24"/>
              </w:rPr>
            </w:pPr>
            <w:ins w:id="4512" w:author="Phạm Quang Thịnh" w:date="2019-07-05T23:34:00Z">
              <w:r w:rsidRPr="00056D0E">
                <w:rPr>
                  <w:b w:val="0"/>
                  <w:sz w:val="24"/>
                </w:rPr>
                <w:t>Sửa</w:t>
              </w:r>
            </w:ins>
          </w:p>
        </w:tc>
        <w:tc>
          <w:tcPr>
            <w:tcW w:w="985" w:type="dxa"/>
          </w:tcPr>
          <w:p w14:paraId="43A9FBE5"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13" w:author="Phạm Quang Thịnh" w:date="2019-07-05T23:34:00Z"/>
              </w:rPr>
            </w:pPr>
          </w:p>
        </w:tc>
      </w:tr>
      <w:tr w:rsidR="00D40750" w14:paraId="0FD1CDF2" w14:textId="77777777" w:rsidTr="00D40750">
        <w:trPr>
          <w:ins w:id="4514"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5E7780AA" w14:textId="77777777" w:rsidR="00D40750" w:rsidRPr="00056D0E" w:rsidRDefault="00D40750" w:rsidP="00D40750">
            <w:pPr>
              <w:pStyle w:val="oancuaDanhsach"/>
              <w:numPr>
                <w:ilvl w:val="0"/>
                <w:numId w:val="69"/>
              </w:numPr>
              <w:rPr>
                <w:ins w:id="4515" w:author="Phạm Quang Thịnh" w:date="2019-07-05T23:34:00Z"/>
              </w:rPr>
            </w:pPr>
            <w:ins w:id="4516" w:author="Phạm Quang Thịnh" w:date="2019-07-05T23:34:00Z">
              <w:r w:rsidRPr="00056D0E">
                <w:t>Kiểm tra trạng thái nút sửa khi chưa nhập</w:t>
              </w:r>
            </w:ins>
          </w:p>
        </w:tc>
        <w:tc>
          <w:tcPr>
            <w:tcW w:w="985" w:type="dxa"/>
          </w:tcPr>
          <w:p w14:paraId="298FE1AF"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17" w:author="Phạm Quang Thịnh" w:date="2019-07-05T23:34:00Z"/>
              </w:rPr>
            </w:pPr>
            <w:ins w:id="4518" w:author="Phạm Quang Thịnh" w:date="2019-07-05T23:34:00Z">
              <w:r>
                <w:rPr>
                  <w:lang w:val="vi-VN"/>
                </w:rPr>
                <w:t>*</w:t>
              </w:r>
            </w:ins>
          </w:p>
        </w:tc>
      </w:tr>
      <w:tr w:rsidR="00D40750" w14:paraId="62A0C6FA" w14:textId="77777777" w:rsidTr="00D40750">
        <w:trPr>
          <w:cnfStyle w:val="000000100000" w:firstRow="0" w:lastRow="0" w:firstColumn="0" w:lastColumn="0" w:oddVBand="0" w:evenVBand="0" w:oddHBand="1" w:evenHBand="0" w:firstRowFirstColumn="0" w:firstRowLastColumn="0" w:lastRowFirstColumn="0" w:lastRowLastColumn="0"/>
          <w:ins w:id="4519"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7ED66872" w14:textId="77777777" w:rsidR="00D40750" w:rsidRPr="00056D0E" w:rsidRDefault="00D40750" w:rsidP="00D40750">
            <w:pPr>
              <w:pStyle w:val="oancuaDanhsach"/>
              <w:numPr>
                <w:ilvl w:val="0"/>
                <w:numId w:val="69"/>
              </w:numPr>
              <w:rPr>
                <w:ins w:id="4520" w:author="Phạm Quang Thịnh" w:date="2019-07-05T23:34:00Z"/>
              </w:rPr>
            </w:pPr>
            <w:ins w:id="4521" w:author="Phạm Quang Thịnh" w:date="2019-07-05T23:34:00Z">
              <w:r w:rsidRPr="00056D0E">
                <w:t>Kiểm tra khóa chính khi sửa</w:t>
              </w:r>
            </w:ins>
          </w:p>
        </w:tc>
        <w:tc>
          <w:tcPr>
            <w:tcW w:w="985" w:type="dxa"/>
          </w:tcPr>
          <w:p w14:paraId="0271CBB6"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22" w:author="Phạm Quang Thịnh" w:date="2019-07-05T23:34:00Z"/>
              </w:rPr>
            </w:pPr>
            <w:ins w:id="4523" w:author="Phạm Quang Thịnh" w:date="2019-07-05T23:34:00Z">
              <w:r>
                <w:rPr>
                  <w:lang w:val="vi-VN"/>
                </w:rPr>
                <w:t>*</w:t>
              </w:r>
            </w:ins>
          </w:p>
        </w:tc>
      </w:tr>
      <w:tr w:rsidR="00D40750" w14:paraId="157E35CD" w14:textId="77777777" w:rsidTr="00D40750">
        <w:trPr>
          <w:ins w:id="4524"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4CFE5810" w14:textId="77777777" w:rsidR="00D40750" w:rsidRPr="00056D0E" w:rsidRDefault="00D40750" w:rsidP="00D40750">
            <w:pPr>
              <w:pStyle w:val="oancuaDanhsach"/>
              <w:numPr>
                <w:ilvl w:val="0"/>
                <w:numId w:val="69"/>
              </w:numPr>
              <w:rPr>
                <w:ins w:id="4525" w:author="Phạm Quang Thịnh" w:date="2019-07-05T23:34:00Z"/>
              </w:rPr>
            </w:pPr>
            <w:ins w:id="4526" w:author="Phạm Quang Thịnh" w:date="2019-07-05T23:34:00Z">
              <w:r w:rsidRPr="00056D0E">
                <w:t>Kiểm tra thao tác sửa khi vi phạm ràng buộc</w:t>
              </w:r>
            </w:ins>
          </w:p>
        </w:tc>
        <w:tc>
          <w:tcPr>
            <w:tcW w:w="985" w:type="dxa"/>
          </w:tcPr>
          <w:p w14:paraId="5485363A"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27" w:author="Phạm Quang Thịnh" w:date="2019-07-05T23:34:00Z"/>
              </w:rPr>
            </w:pPr>
            <w:ins w:id="4528" w:author="Phạm Quang Thịnh" w:date="2019-07-05T23:34:00Z">
              <w:r>
                <w:rPr>
                  <w:lang w:val="vi-VN"/>
                </w:rPr>
                <w:t>*</w:t>
              </w:r>
            </w:ins>
          </w:p>
        </w:tc>
      </w:tr>
      <w:tr w:rsidR="00D40750" w14:paraId="2CEAF307" w14:textId="77777777" w:rsidTr="00D40750">
        <w:trPr>
          <w:cnfStyle w:val="000000100000" w:firstRow="0" w:lastRow="0" w:firstColumn="0" w:lastColumn="0" w:oddVBand="0" w:evenVBand="0" w:oddHBand="1" w:evenHBand="0" w:firstRowFirstColumn="0" w:firstRowLastColumn="0" w:lastRowFirstColumn="0" w:lastRowLastColumn="0"/>
          <w:ins w:id="4529"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25E2AE13" w14:textId="77777777" w:rsidR="00D40750" w:rsidRPr="00056D0E" w:rsidRDefault="00D40750" w:rsidP="00D40750">
            <w:pPr>
              <w:pStyle w:val="oancuaDanhsach"/>
              <w:numPr>
                <w:ilvl w:val="0"/>
                <w:numId w:val="69"/>
              </w:numPr>
              <w:rPr>
                <w:ins w:id="4530" w:author="Phạm Quang Thịnh" w:date="2019-07-05T23:34:00Z"/>
              </w:rPr>
            </w:pPr>
            <w:ins w:id="4531" w:author="Phạm Quang Thịnh" w:date="2019-07-05T23:34:00Z">
              <w:r w:rsidRPr="00056D0E">
                <w:t>Kiểm tra thao tác sửa khi trường dữ liệu invalid</w:t>
              </w:r>
            </w:ins>
          </w:p>
        </w:tc>
        <w:tc>
          <w:tcPr>
            <w:tcW w:w="985" w:type="dxa"/>
          </w:tcPr>
          <w:p w14:paraId="043CD603"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32" w:author="Phạm Quang Thịnh" w:date="2019-07-05T23:34:00Z"/>
              </w:rPr>
            </w:pPr>
            <w:ins w:id="4533" w:author="Phạm Quang Thịnh" w:date="2019-07-05T23:34:00Z">
              <w:r>
                <w:rPr>
                  <w:lang w:val="vi-VN"/>
                </w:rPr>
                <w:t>*</w:t>
              </w:r>
            </w:ins>
          </w:p>
        </w:tc>
      </w:tr>
      <w:tr w:rsidR="00D40750" w14:paraId="65607190" w14:textId="77777777" w:rsidTr="00D40750">
        <w:trPr>
          <w:ins w:id="4534"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4C7A2763" w14:textId="77777777" w:rsidR="00D40750" w:rsidRPr="00056D0E" w:rsidRDefault="00D40750" w:rsidP="00D40750">
            <w:pPr>
              <w:pStyle w:val="oancuaDanhsach"/>
              <w:numPr>
                <w:ilvl w:val="0"/>
                <w:numId w:val="69"/>
              </w:numPr>
              <w:rPr>
                <w:ins w:id="4535" w:author="Phạm Quang Thịnh" w:date="2019-07-05T23:34:00Z"/>
              </w:rPr>
            </w:pPr>
            <w:ins w:id="4536" w:author="Phạm Quang Thịnh" w:date="2019-07-05T23:34:00Z">
              <w:r w:rsidRPr="00056D0E">
                <w:t>Kiểm tra thao tác sửa khi trường dữ liệu vượt max length</w:t>
              </w:r>
            </w:ins>
          </w:p>
        </w:tc>
        <w:tc>
          <w:tcPr>
            <w:tcW w:w="985" w:type="dxa"/>
          </w:tcPr>
          <w:p w14:paraId="0545E4A0"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37" w:author="Phạm Quang Thịnh" w:date="2019-07-05T23:34:00Z"/>
              </w:rPr>
            </w:pPr>
            <w:ins w:id="4538" w:author="Phạm Quang Thịnh" w:date="2019-07-05T23:34:00Z">
              <w:r>
                <w:rPr>
                  <w:lang w:val="vi-VN"/>
                </w:rPr>
                <w:t>*</w:t>
              </w:r>
            </w:ins>
          </w:p>
        </w:tc>
      </w:tr>
      <w:tr w:rsidR="00D40750" w14:paraId="7E730836" w14:textId="77777777" w:rsidTr="00D40750">
        <w:trPr>
          <w:cnfStyle w:val="000000100000" w:firstRow="0" w:lastRow="0" w:firstColumn="0" w:lastColumn="0" w:oddVBand="0" w:evenVBand="0" w:oddHBand="1" w:evenHBand="0" w:firstRowFirstColumn="0" w:firstRowLastColumn="0" w:lastRowFirstColumn="0" w:lastRowLastColumn="0"/>
          <w:ins w:id="4539"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3FF19E4B" w14:textId="77777777" w:rsidR="00D40750" w:rsidRPr="00056D0E" w:rsidRDefault="00D40750" w:rsidP="00D40750">
            <w:pPr>
              <w:pStyle w:val="oancuaDanhsach"/>
              <w:numPr>
                <w:ilvl w:val="0"/>
                <w:numId w:val="69"/>
              </w:numPr>
              <w:rPr>
                <w:ins w:id="4540" w:author="Phạm Quang Thịnh" w:date="2019-07-05T23:34:00Z"/>
              </w:rPr>
            </w:pPr>
            <w:ins w:id="4541" w:author="Phạm Quang Thịnh" w:date="2019-07-05T23:34:00Z">
              <w:r w:rsidRPr="00056D0E">
                <w:t>Kiểm tra thao tác sửa khi nhập đúng</w:t>
              </w:r>
            </w:ins>
          </w:p>
        </w:tc>
        <w:tc>
          <w:tcPr>
            <w:tcW w:w="985" w:type="dxa"/>
          </w:tcPr>
          <w:p w14:paraId="33527C30"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42" w:author="Phạm Quang Thịnh" w:date="2019-07-05T23:34:00Z"/>
              </w:rPr>
            </w:pPr>
            <w:ins w:id="4543" w:author="Phạm Quang Thịnh" w:date="2019-07-05T23:34:00Z">
              <w:r>
                <w:rPr>
                  <w:lang w:val="vi-VN"/>
                </w:rPr>
                <w:t>*</w:t>
              </w:r>
            </w:ins>
          </w:p>
        </w:tc>
      </w:tr>
      <w:tr w:rsidR="00D40750" w14:paraId="25390F1A" w14:textId="77777777" w:rsidTr="00D40750">
        <w:trPr>
          <w:ins w:id="4544"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1E0F0A76" w14:textId="77777777" w:rsidR="00D40750" w:rsidRPr="00056D0E" w:rsidRDefault="00D40750" w:rsidP="00D40750">
            <w:pPr>
              <w:pStyle w:val="oancuaDanhsach"/>
              <w:numPr>
                <w:ilvl w:val="0"/>
                <w:numId w:val="69"/>
              </w:numPr>
              <w:rPr>
                <w:ins w:id="4545" w:author="Phạm Quang Thịnh" w:date="2019-07-05T23:34:00Z"/>
              </w:rPr>
            </w:pPr>
            <w:ins w:id="4546" w:author="Phạm Quang Thịnh" w:date="2019-07-05T23:34:00Z">
              <w:r w:rsidRPr="00056D0E">
                <w:t>Kiểm tra form sau khi sửa</w:t>
              </w:r>
            </w:ins>
          </w:p>
        </w:tc>
        <w:tc>
          <w:tcPr>
            <w:tcW w:w="985" w:type="dxa"/>
          </w:tcPr>
          <w:p w14:paraId="42111AAC"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47" w:author="Phạm Quang Thịnh" w:date="2019-07-05T23:34:00Z"/>
              </w:rPr>
            </w:pPr>
            <w:ins w:id="4548" w:author="Phạm Quang Thịnh" w:date="2019-07-05T23:34:00Z">
              <w:r>
                <w:rPr>
                  <w:lang w:val="vi-VN"/>
                </w:rPr>
                <w:t>*</w:t>
              </w:r>
            </w:ins>
          </w:p>
        </w:tc>
      </w:tr>
      <w:tr w:rsidR="00D40750" w14:paraId="1732F681" w14:textId="77777777" w:rsidTr="00D40750">
        <w:trPr>
          <w:cnfStyle w:val="000000100000" w:firstRow="0" w:lastRow="0" w:firstColumn="0" w:lastColumn="0" w:oddVBand="0" w:evenVBand="0" w:oddHBand="1" w:evenHBand="0" w:firstRowFirstColumn="0" w:firstRowLastColumn="0" w:lastRowFirstColumn="0" w:lastRowLastColumn="0"/>
          <w:ins w:id="4549"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19053163" w14:textId="77777777" w:rsidR="00D40750" w:rsidRPr="00056D0E" w:rsidRDefault="00D40750" w:rsidP="00D40750">
            <w:pPr>
              <w:pStyle w:val="oancuaDanhsach"/>
              <w:numPr>
                <w:ilvl w:val="0"/>
                <w:numId w:val="69"/>
              </w:numPr>
              <w:rPr>
                <w:ins w:id="4550" w:author="Phạm Quang Thịnh" w:date="2019-07-05T23:34:00Z"/>
              </w:rPr>
            </w:pPr>
            <w:ins w:id="4551" w:author="Phạm Quang Thịnh" w:date="2019-07-05T23:34:00Z">
              <w:r w:rsidRPr="00056D0E">
                <w:t>Kiểm tra database sau khi sửa</w:t>
              </w:r>
            </w:ins>
          </w:p>
        </w:tc>
        <w:tc>
          <w:tcPr>
            <w:tcW w:w="985" w:type="dxa"/>
          </w:tcPr>
          <w:p w14:paraId="77446DBD"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52" w:author="Phạm Quang Thịnh" w:date="2019-07-05T23:34:00Z"/>
              </w:rPr>
            </w:pPr>
            <w:ins w:id="4553" w:author="Phạm Quang Thịnh" w:date="2019-07-05T23:34:00Z">
              <w:r>
                <w:rPr>
                  <w:lang w:val="vi-VN"/>
                </w:rPr>
                <w:t>*</w:t>
              </w:r>
            </w:ins>
          </w:p>
        </w:tc>
      </w:tr>
      <w:tr w:rsidR="00D40750" w14:paraId="1832659A" w14:textId="77777777" w:rsidTr="00D40750">
        <w:trPr>
          <w:ins w:id="4554"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19277CAC" w14:textId="77777777" w:rsidR="00D40750" w:rsidRPr="00056D0E" w:rsidRDefault="00D40750" w:rsidP="00D40750">
            <w:pPr>
              <w:pStyle w:val="oancuaDanhsach"/>
              <w:numPr>
                <w:ilvl w:val="0"/>
                <w:numId w:val="69"/>
              </w:numPr>
              <w:rPr>
                <w:ins w:id="4555" w:author="Phạm Quang Thịnh" w:date="2019-07-05T23:34:00Z"/>
              </w:rPr>
            </w:pPr>
            <w:ins w:id="4556" w:author="Phạm Quang Thịnh" w:date="2019-07-05T23:34:00Z">
              <w:r w:rsidRPr="00056D0E">
                <w:t>Kiểm tra thông báo lỗi</w:t>
              </w:r>
            </w:ins>
          </w:p>
        </w:tc>
        <w:tc>
          <w:tcPr>
            <w:tcW w:w="985" w:type="dxa"/>
          </w:tcPr>
          <w:p w14:paraId="1AE682BE"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57" w:author="Phạm Quang Thịnh" w:date="2019-07-05T23:34:00Z"/>
              </w:rPr>
            </w:pPr>
            <w:ins w:id="4558" w:author="Phạm Quang Thịnh" w:date="2019-07-05T23:34:00Z">
              <w:r>
                <w:rPr>
                  <w:lang w:val="vi-VN"/>
                </w:rPr>
                <w:t>*</w:t>
              </w:r>
            </w:ins>
          </w:p>
        </w:tc>
      </w:tr>
      <w:tr w:rsidR="00D40750" w14:paraId="032979AC" w14:textId="77777777" w:rsidTr="00D40750">
        <w:trPr>
          <w:cnfStyle w:val="000000100000" w:firstRow="0" w:lastRow="0" w:firstColumn="0" w:lastColumn="0" w:oddVBand="0" w:evenVBand="0" w:oddHBand="1" w:evenHBand="0" w:firstRowFirstColumn="0" w:firstRowLastColumn="0" w:lastRowFirstColumn="0" w:lastRowLastColumn="0"/>
          <w:ins w:id="4559"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60708FB9" w14:textId="77777777" w:rsidR="00D40750" w:rsidRPr="00056D0E" w:rsidRDefault="00D40750" w:rsidP="00D40750">
            <w:pPr>
              <w:rPr>
                <w:ins w:id="4560" w:author="Phạm Quang Thịnh" w:date="2019-07-05T23:34:00Z"/>
                <w:b w:val="0"/>
              </w:rPr>
            </w:pPr>
            <w:ins w:id="4561" w:author="Phạm Quang Thịnh" w:date="2019-07-05T23:34:00Z">
              <w:r w:rsidRPr="00056D0E">
                <w:rPr>
                  <w:b w:val="0"/>
                  <w:sz w:val="24"/>
                </w:rPr>
                <w:t>Xóa</w:t>
              </w:r>
            </w:ins>
          </w:p>
        </w:tc>
        <w:tc>
          <w:tcPr>
            <w:tcW w:w="985" w:type="dxa"/>
          </w:tcPr>
          <w:p w14:paraId="594690AF"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62" w:author="Phạm Quang Thịnh" w:date="2019-07-05T23:34:00Z"/>
              </w:rPr>
            </w:pPr>
          </w:p>
        </w:tc>
      </w:tr>
      <w:tr w:rsidR="00D40750" w14:paraId="778E1FE4" w14:textId="77777777" w:rsidTr="00D40750">
        <w:trPr>
          <w:ins w:id="4563"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692D64C5" w14:textId="77777777" w:rsidR="00D40750" w:rsidRPr="00056D0E" w:rsidRDefault="00D40750" w:rsidP="00D40750">
            <w:pPr>
              <w:pStyle w:val="oancuaDanhsach"/>
              <w:numPr>
                <w:ilvl w:val="0"/>
                <w:numId w:val="70"/>
              </w:numPr>
              <w:rPr>
                <w:ins w:id="4564" w:author="Phạm Quang Thịnh" w:date="2019-07-05T23:34:00Z"/>
              </w:rPr>
            </w:pPr>
            <w:ins w:id="4565" w:author="Phạm Quang Thịnh" w:date="2019-07-05T23:34:00Z">
              <w:r w:rsidRPr="00056D0E">
                <w:t>Kiểm tra trạng thái nút xóa</w:t>
              </w:r>
              <w:r>
                <w:t>/menu xóa</w:t>
              </w:r>
              <w:r w:rsidRPr="00056D0E">
                <w:t xml:space="preserve"> khi chưa có dữ liệu</w:t>
              </w:r>
            </w:ins>
          </w:p>
        </w:tc>
        <w:tc>
          <w:tcPr>
            <w:tcW w:w="985" w:type="dxa"/>
          </w:tcPr>
          <w:p w14:paraId="0D7FB6A2"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66" w:author="Phạm Quang Thịnh" w:date="2019-07-05T23:34:00Z"/>
              </w:rPr>
            </w:pPr>
            <w:ins w:id="4567" w:author="Phạm Quang Thịnh" w:date="2019-07-05T23:34:00Z">
              <w:r>
                <w:rPr>
                  <w:lang w:val="vi-VN"/>
                </w:rPr>
                <w:t>*</w:t>
              </w:r>
            </w:ins>
          </w:p>
        </w:tc>
      </w:tr>
      <w:tr w:rsidR="00D40750" w14:paraId="794FD996" w14:textId="77777777" w:rsidTr="00D40750">
        <w:trPr>
          <w:cnfStyle w:val="000000100000" w:firstRow="0" w:lastRow="0" w:firstColumn="0" w:lastColumn="0" w:oddVBand="0" w:evenVBand="0" w:oddHBand="1" w:evenHBand="0" w:firstRowFirstColumn="0" w:firstRowLastColumn="0" w:lastRowFirstColumn="0" w:lastRowLastColumn="0"/>
          <w:ins w:id="4568"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226A7321" w14:textId="77777777" w:rsidR="00D40750" w:rsidRPr="00056D0E" w:rsidRDefault="00D40750" w:rsidP="00D40750">
            <w:pPr>
              <w:pStyle w:val="oancuaDanhsach"/>
              <w:numPr>
                <w:ilvl w:val="0"/>
                <w:numId w:val="70"/>
              </w:numPr>
              <w:rPr>
                <w:ins w:id="4569" w:author="Phạm Quang Thịnh" w:date="2019-07-05T23:34:00Z"/>
              </w:rPr>
            </w:pPr>
            <w:ins w:id="4570" w:author="Phạm Quang Thịnh" w:date="2019-07-05T23:34:00Z">
              <w:r w:rsidRPr="00056D0E">
                <w:t>Kiểm tra thao tác xóa khi sai khóa chính</w:t>
              </w:r>
            </w:ins>
          </w:p>
        </w:tc>
        <w:tc>
          <w:tcPr>
            <w:tcW w:w="985" w:type="dxa"/>
          </w:tcPr>
          <w:p w14:paraId="68CF71DB"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71" w:author="Phạm Quang Thịnh" w:date="2019-07-05T23:34:00Z"/>
              </w:rPr>
            </w:pPr>
            <w:ins w:id="4572" w:author="Phạm Quang Thịnh" w:date="2019-07-05T23:34:00Z">
              <w:r>
                <w:rPr>
                  <w:lang w:val="vi-VN"/>
                </w:rPr>
                <w:t>*</w:t>
              </w:r>
            </w:ins>
          </w:p>
        </w:tc>
      </w:tr>
      <w:tr w:rsidR="00D40750" w14:paraId="75EF2F49" w14:textId="77777777" w:rsidTr="00D40750">
        <w:trPr>
          <w:ins w:id="4573"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075B5970" w14:textId="77777777" w:rsidR="00D40750" w:rsidRPr="00056D0E" w:rsidRDefault="00D40750" w:rsidP="00D40750">
            <w:pPr>
              <w:pStyle w:val="oancuaDanhsach"/>
              <w:numPr>
                <w:ilvl w:val="0"/>
                <w:numId w:val="70"/>
              </w:numPr>
              <w:rPr>
                <w:ins w:id="4574" w:author="Phạm Quang Thịnh" w:date="2019-07-05T23:34:00Z"/>
              </w:rPr>
            </w:pPr>
            <w:ins w:id="4575" w:author="Phạm Quang Thịnh" w:date="2019-07-05T23:34:00Z">
              <w:r w:rsidRPr="00056D0E">
                <w:t>Kiểm tra thao tác xóa khi vi phạm ràng buộc</w:t>
              </w:r>
            </w:ins>
          </w:p>
        </w:tc>
        <w:tc>
          <w:tcPr>
            <w:tcW w:w="985" w:type="dxa"/>
          </w:tcPr>
          <w:p w14:paraId="5682E099"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76" w:author="Phạm Quang Thịnh" w:date="2019-07-05T23:34:00Z"/>
              </w:rPr>
            </w:pPr>
            <w:ins w:id="4577" w:author="Phạm Quang Thịnh" w:date="2019-07-05T23:34:00Z">
              <w:r>
                <w:rPr>
                  <w:lang w:val="vi-VN"/>
                </w:rPr>
                <w:t>*</w:t>
              </w:r>
            </w:ins>
          </w:p>
        </w:tc>
      </w:tr>
      <w:tr w:rsidR="00D40750" w14:paraId="62F925F2" w14:textId="77777777" w:rsidTr="00D40750">
        <w:trPr>
          <w:cnfStyle w:val="000000100000" w:firstRow="0" w:lastRow="0" w:firstColumn="0" w:lastColumn="0" w:oddVBand="0" w:evenVBand="0" w:oddHBand="1" w:evenHBand="0" w:firstRowFirstColumn="0" w:firstRowLastColumn="0" w:lastRowFirstColumn="0" w:lastRowLastColumn="0"/>
          <w:ins w:id="4578"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73F5FE53" w14:textId="77777777" w:rsidR="00D40750" w:rsidRPr="00056D0E" w:rsidRDefault="00D40750" w:rsidP="00D40750">
            <w:pPr>
              <w:pStyle w:val="oancuaDanhsach"/>
              <w:numPr>
                <w:ilvl w:val="0"/>
                <w:numId w:val="70"/>
              </w:numPr>
              <w:rPr>
                <w:ins w:id="4579" w:author="Phạm Quang Thịnh" w:date="2019-07-05T23:34:00Z"/>
              </w:rPr>
            </w:pPr>
            <w:ins w:id="4580" w:author="Phạm Quang Thịnh" w:date="2019-07-05T23:34:00Z">
              <w:r w:rsidRPr="00056D0E">
                <w:t>Kiểm tra thao tác xóa khi trường dữ liệu invalid</w:t>
              </w:r>
            </w:ins>
          </w:p>
        </w:tc>
        <w:tc>
          <w:tcPr>
            <w:tcW w:w="985" w:type="dxa"/>
          </w:tcPr>
          <w:p w14:paraId="3F2AAB44"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81" w:author="Phạm Quang Thịnh" w:date="2019-07-05T23:34:00Z"/>
              </w:rPr>
            </w:pPr>
            <w:ins w:id="4582" w:author="Phạm Quang Thịnh" w:date="2019-07-05T23:34:00Z">
              <w:r>
                <w:rPr>
                  <w:lang w:val="vi-VN"/>
                </w:rPr>
                <w:t>*</w:t>
              </w:r>
            </w:ins>
          </w:p>
        </w:tc>
      </w:tr>
      <w:tr w:rsidR="00D40750" w14:paraId="10C19996" w14:textId="77777777" w:rsidTr="00D40750">
        <w:trPr>
          <w:ins w:id="4583"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0B319161" w14:textId="77777777" w:rsidR="00D40750" w:rsidRPr="00056D0E" w:rsidRDefault="00D40750" w:rsidP="00D40750">
            <w:pPr>
              <w:pStyle w:val="oancuaDanhsach"/>
              <w:numPr>
                <w:ilvl w:val="0"/>
                <w:numId w:val="70"/>
              </w:numPr>
              <w:rPr>
                <w:ins w:id="4584" w:author="Phạm Quang Thịnh" w:date="2019-07-05T23:34:00Z"/>
              </w:rPr>
            </w:pPr>
            <w:ins w:id="4585" w:author="Phạm Quang Thịnh" w:date="2019-07-05T23:34:00Z">
              <w:r w:rsidRPr="00056D0E">
                <w:t>Kiểm tra thao tác xóa khi trường dữ liệu vượt max length</w:t>
              </w:r>
            </w:ins>
          </w:p>
        </w:tc>
        <w:tc>
          <w:tcPr>
            <w:tcW w:w="985" w:type="dxa"/>
          </w:tcPr>
          <w:p w14:paraId="07A2EF43"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86" w:author="Phạm Quang Thịnh" w:date="2019-07-05T23:34:00Z"/>
              </w:rPr>
            </w:pPr>
            <w:ins w:id="4587" w:author="Phạm Quang Thịnh" w:date="2019-07-05T23:34:00Z">
              <w:r>
                <w:rPr>
                  <w:lang w:val="vi-VN"/>
                </w:rPr>
                <w:t>*</w:t>
              </w:r>
            </w:ins>
          </w:p>
        </w:tc>
      </w:tr>
      <w:tr w:rsidR="00D40750" w14:paraId="0D3BFF8F" w14:textId="77777777" w:rsidTr="00D40750">
        <w:trPr>
          <w:cnfStyle w:val="000000100000" w:firstRow="0" w:lastRow="0" w:firstColumn="0" w:lastColumn="0" w:oddVBand="0" w:evenVBand="0" w:oddHBand="1" w:evenHBand="0" w:firstRowFirstColumn="0" w:firstRowLastColumn="0" w:lastRowFirstColumn="0" w:lastRowLastColumn="0"/>
          <w:ins w:id="4588"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6E2DC477" w14:textId="77777777" w:rsidR="00D40750" w:rsidRPr="00056D0E" w:rsidRDefault="00D40750" w:rsidP="00D40750">
            <w:pPr>
              <w:pStyle w:val="oancuaDanhsach"/>
              <w:numPr>
                <w:ilvl w:val="0"/>
                <w:numId w:val="70"/>
              </w:numPr>
              <w:rPr>
                <w:ins w:id="4589" w:author="Phạm Quang Thịnh" w:date="2019-07-05T23:34:00Z"/>
              </w:rPr>
            </w:pPr>
            <w:ins w:id="4590" w:author="Phạm Quang Thịnh" w:date="2019-07-05T23:34:00Z">
              <w:r w:rsidRPr="00056D0E">
                <w:t>Kiểm tra thao tác xóa khi đúng khóa chính</w:t>
              </w:r>
            </w:ins>
          </w:p>
        </w:tc>
        <w:tc>
          <w:tcPr>
            <w:tcW w:w="985" w:type="dxa"/>
          </w:tcPr>
          <w:p w14:paraId="6CD6F32D"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91" w:author="Phạm Quang Thịnh" w:date="2019-07-05T23:34:00Z"/>
              </w:rPr>
            </w:pPr>
            <w:ins w:id="4592" w:author="Phạm Quang Thịnh" w:date="2019-07-05T23:34:00Z">
              <w:r>
                <w:rPr>
                  <w:lang w:val="vi-VN"/>
                </w:rPr>
                <w:t>*</w:t>
              </w:r>
            </w:ins>
          </w:p>
        </w:tc>
      </w:tr>
      <w:tr w:rsidR="00D40750" w14:paraId="1253D907" w14:textId="77777777" w:rsidTr="00D40750">
        <w:trPr>
          <w:ins w:id="4593"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51C7CE51" w14:textId="77777777" w:rsidR="00D40750" w:rsidRPr="00056D0E" w:rsidRDefault="00D40750" w:rsidP="00D40750">
            <w:pPr>
              <w:pStyle w:val="oancuaDanhsach"/>
              <w:numPr>
                <w:ilvl w:val="0"/>
                <w:numId w:val="70"/>
              </w:numPr>
              <w:rPr>
                <w:ins w:id="4594" w:author="Phạm Quang Thịnh" w:date="2019-07-05T23:34:00Z"/>
              </w:rPr>
            </w:pPr>
            <w:ins w:id="4595" w:author="Phạm Quang Thịnh" w:date="2019-07-05T23:34:00Z">
              <w:r w:rsidRPr="00056D0E">
                <w:t>Kiểm tra form sau khi xóa</w:t>
              </w:r>
            </w:ins>
          </w:p>
        </w:tc>
        <w:tc>
          <w:tcPr>
            <w:tcW w:w="985" w:type="dxa"/>
          </w:tcPr>
          <w:p w14:paraId="7942CA32"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96" w:author="Phạm Quang Thịnh" w:date="2019-07-05T23:34:00Z"/>
              </w:rPr>
            </w:pPr>
            <w:ins w:id="4597" w:author="Phạm Quang Thịnh" w:date="2019-07-05T23:34:00Z">
              <w:r>
                <w:rPr>
                  <w:lang w:val="vi-VN"/>
                </w:rPr>
                <w:t>*</w:t>
              </w:r>
            </w:ins>
          </w:p>
        </w:tc>
      </w:tr>
      <w:tr w:rsidR="00D40750" w14:paraId="39A3C375" w14:textId="77777777" w:rsidTr="00D40750">
        <w:trPr>
          <w:cnfStyle w:val="000000100000" w:firstRow="0" w:lastRow="0" w:firstColumn="0" w:lastColumn="0" w:oddVBand="0" w:evenVBand="0" w:oddHBand="1" w:evenHBand="0" w:firstRowFirstColumn="0" w:firstRowLastColumn="0" w:lastRowFirstColumn="0" w:lastRowLastColumn="0"/>
          <w:ins w:id="4598"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35B99492" w14:textId="77777777" w:rsidR="00D40750" w:rsidRPr="00056D0E" w:rsidRDefault="00D40750" w:rsidP="00D40750">
            <w:pPr>
              <w:pStyle w:val="oancuaDanhsach"/>
              <w:numPr>
                <w:ilvl w:val="0"/>
                <w:numId w:val="70"/>
              </w:numPr>
              <w:rPr>
                <w:ins w:id="4599" w:author="Phạm Quang Thịnh" w:date="2019-07-05T23:34:00Z"/>
              </w:rPr>
            </w:pPr>
            <w:ins w:id="4600" w:author="Phạm Quang Thịnh" w:date="2019-07-05T23:34:00Z">
              <w:r w:rsidRPr="00056D0E">
                <w:t>Kiểm tra database sau khi xóa</w:t>
              </w:r>
            </w:ins>
          </w:p>
        </w:tc>
        <w:tc>
          <w:tcPr>
            <w:tcW w:w="985" w:type="dxa"/>
          </w:tcPr>
          <w:p w14:paraId="2B857344"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601" w:author="Phạm Quang Thịnh" w:date="2019-07-05T23:34:00Z"/>
              </w:rPr>
            </w:pPr>
            <w:ins w:id="4602" w:author="Phạm Quang Thịnh" w:date="2019-07-05T23:34:00Z">
              <w:r>
                <w:rPr>
                  <w:lang w:val="vi-VN"/>
                </w:rPr>
                <w:t>*</w:t>
              </w:r>
            </w:ins>
          </w:p>
        </w:tc>
      </w:tr>
      <w:tr w:rsidR="00D40750" w14:paraId="3F9B0532" w14:textId="77777777" w:rsidTr="00D40750">
        <w:trPr>
          <w:ins w:id="4603"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5A8E2B7B" w14:textId="77777777" w:rsidR="00D40750" w:rsidRPr="0008427D" w:rsidRDefault="00D40750" w:rsidP="00D40750">
            <w:pPr>
              <w:pStyle w:val="oancuaDanhsach"/>
              <w:numPr>
                <w:ilvl w:val="0"/>
                <w:numId w:val="70"/>
              </w:numPr>
              <w:rPr>
                <w:ins w:id="4604" w:author="Phạm Quang Thịnh" w:date="2019-07-05T23:34:00Z"/>
              </w:rPr>
            </w:pPr>
            <w:ins w:id="4605" w:author="Phạm Quang Thịnh" w:date="2019-07-05T23:34:00Z">
              <w:r w:rsidRPr="00056D0E">
                <w:t>Kiểm tra thông báo lỗi</w:t>
              </w:r>
            </w:ins>
          </w:p>
        </w:tc>
        <w:tc>
          <w:tcPr>
            <w:tcW w:w="985" w:type="dxa"/>
          </w:tcPr>
          <w:p w14:paraId="1B26EE92"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606" w:author="Phạm Quang Thịnh" w:date="2019-07-05T23:34:00Z"/>
              </w:rPr>
            </w:pPr>
            <w:ins w:id="4607" w:author="Phạm Quang Thịnh" w:date="2019-07-05T23:34:00Z">
              <w:r>
                <w:rPr>
                  <w:lang w:val="vi-VN"/>
                </w:rPr>
                <w:t>*</w:t>
              </w:r>
            </w:ins>
          </w:p>
        </w:tc>
      </w:tr>
    </w:tbl>
    <w:p w14:paraId="5B384BAC" w14:textId="7AE5EADE" w:rsidR="00C814E6" w:rsidRDefault="00C814E6" w:rsidP="00C814E6">
      <w:pPr>
        <w:ind w:firstLine="720"/>
        <w:rPr>
          <w:ins w:id="4608" w:author="Phạm Quang Thịnh" w:date="2019-07-05T23:34:00Z"/>
          <w:b/>
          <w:sz w:val="32"/>
        </w:rPr>
      </w:pPr>
    </w:p>
    <w:p w14:paraId="617044E7" w14:textId="77777777" w:rsidR="00D40750" w:rsidRDefault="00D40750" w:rsidP="00C814E6">
      <w:pPr>
        <w:ind w:firstLine="720"/>
        <w:rPr>
          <w:ins w:id="4609" w:author="Phạm Quang Thịnh" w:date="2019-07-05T22:01:00Z"/>
          <w:b/>
          <w:sz w:val="32"/>
        </w:rPr>
      </w:pPr>
    </w:p>
    <w:p w14:paraId="3EB9F518" w14:textId="730E96A2" w:rsidR="00C814E6" w:rsidRPr="00D40750" w:rsidRDefault="00795B2D">
      <w:pPr>
        <w:rPr>
          <w:ins w:id="4610" w:author="Phạm Quang Thịnh" w:date="2019-07-05T22:03:00Z"/>
          <w:b/>
          <w:sz w:val="32"/>
          <w:rPrChange w:id="4611" w:author="Phạm Quang Thịnh" w:date="2019-07-05T23:35:00Z">
            <w:rPr>
              <w:ins w:id="4612" w:author="Phạm Quang Thịnh" w:date="2019-07-05T22:03:00Z"/>
            </w:rPr>
          </w:rPrChange>
        </w:rPr>
        <w:pPrChange w:id="4613" w:author="Phạm Quang Thịnh" w:date="2019-07-05T23:35:00Z">
          <w:pPr>
            <w:pStyle w:val="u2"/>
          </w:pPr>
        </w:pPrChange>
      </w:pPr>
      <w:ins w:id="4614" w:author="Hứa Văn Tuấn Anh" w:date="2019-07-05T23:12:00Z">
        <w:del w:id="4615" w:author="Phạm Quang Thịnh" w:date="2019-07-05T23:34:00Z">
          <w:r w:rsidDel="00D40750">
            <w:rPr>
              <w:lang w:val="vi-VN"/>
            </w:rPr>
            <w:lastRenderedPageBreak/>
            <w:delText>*</w:delText>
          </w:r>
        </w:del>
      </w:ins>
      <w:ins w:id="4616" w:author="Hứa Văn Tuấn Anh" w:date="2019-07-05T23:13:00Z">
        <w:del w:id="4617" w:author="Phạm Quang Thịnh" w:date="2019-07-05T23:34:00Z">
          <w:r w:rsidDel="00D40750">
            <w:rPr>
              <w:lang w:val="vi-VN"/>
            </w:rPr>
            <w:delText>****************************</w:delText>
          </w:r>
        </w:del>
      </w:ins>
    </w:p>
    <w:p w14:paraId="367CF730" w14:textId="5E950DF1" w:rsidR="00D40750" w:rsidRDefault="00D40750">
      <w:pPr>
        <w:rPr>
          <w:ins w:id="4618" w:author="Phạm Quang Thịnh" w:date="2019-07-05T23:36:00Z"/>
        </w:rPr>
      </w:pPr>
    </w:p>
    <w:p w14:paraId="1744CA05" w14:textId="4506D1C5" w:rsidR="00C17FDB" w:rsidRDefault="00C17FDB">
      <w:pPr>
        <w:pStyle w:val="u2"/>
        <w:jc w:val="center"/>
        <w:rPr>
          <w:ins w:id="4619" w:author="Phạm Quang Thịnh" w:date="2019-07-05T23:35:00Z"/>
        </w:rPr>
        <w:pPrChange w:id="4620" w:author="Phạm Quang Thịnh" w:date="2019-07-05T23:36:00Z">
          <w:pPr/>
        </w:pPrChange>
      </w:pPr>
      <w:ins w:id="4621" w:author="Phạm Quang Thịnh" w:date="2019-07-05T23:36:00Z">
        <w:r>
          <w:t>Mặt hàng</w:t>
        </w:r>
      </w:ins>
    </w:p>
    <w:p w14:paraId="7EFC7F8B" w14:textId="6211C3E5" w:rsidR="00C814E6" w:rsidRPr="00C17FDB" w:rsidRDefault="00C814E6">
      <w:pPr>
        <w:rPr>
          <w:ins w:id="4622" w:author="Phạm Quang Thịnh" w:date="2019-07-05T22:01:00Z"/>
        </w:rPr>
      </w:pPr>
    </w:p>
    <w:tbl>
      <w:tblPr>
        <w:tblStyle w:val="BangThun1"/>
        <w:tblpPr w:leftFromText="180" w:rightFromText="180" w:vertAnchor="text" w:horzAnchor="margin" w:tblpY="-55"/>
        <w:tblW w:w="0" w:type="auto"/>
        <w:tblLook w:val="04A0" w:firstRow="1" w:lastRow="0" w:firstColumn="1" w:lastColumn="0" w:noHBand="0" w:noVBand="1"/>
      </w:tblPr>
      <w:tblGrid>
        <w:gridCol w:w="8365"/>
        <w:gridCol w:w="985"/>
      </w:tblGrid>
      <w:tr w:rsidR="00C814E6" w14:paraId="705CB702" w14:textId="77777777" w:rsidTr="00C814E6">
        <w:trPr>
          <w:cnfStyle w:val="100000000000" w:firstRow="1" w:lastRow="0" w:firstColumn="0" w:lastColumn="0" w:oddVBand="0" w:evenVBand="0" w:oddHBand="0" w:evenHBand="0" w:firstRowFirstColumn="0" w:firstRowLastColumn="0" w:lastRowFirstColumn="0" w:lastRowLastColumn="0"/>
          <w:ins w:id="462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F170423" w14:textId="77777777" w:rsidR="00C814E6" w:rsidRPr="00886086" w:rsidRDefault="00C814E6" w:rsidP="00C814E6">
            <w:pPr>
              <w:rPr>
                <w:ins w:id="4624" w:author="Phạm Quang Thịnh" w:date="2019-07-05T22:04:00Z"/>
                <w:b w:val="0"/>
              </w:rPr>
            </w:pPr>
            <w:ins w:id="4625" w:author="Phạm Quang Thịnh" w:date="2019-07-05T22:04:00Z">
              <w:r>
                <w:rPr>
                  <w:b w:val="0"/>
                </w:rPr>
                <w:t>Mặt hàng</w:t>
              </w:r>
            </w:ins>
          </w:p>
        </w:tc>
        <w:tc>
          <w:tcPr>
            <w:tcW w:w="985" w:type="dxa"/>
          </w:tcPr>
          <w:p w14:paraId="01067900" w14:textId="77777777" w:rsidR="00C814E6" w:rsidRPr="00886086" w:rsidRDefault="00C814E6" w:rsidP="00C814E6">
            <w:pPr>
              <w:cnfStyle w:val="100000000000" w:firstRow="1" w:lastRow="0" w:firstColumn="0" w:lastColumn="0" w:oddVBand="0" w:evenVBand="0" w:oddHBand="0" w:evenHBand="0" w:firstRowFirstColumn="0" w:firstRowLastColumn="0" w:lastRowFirstColumn="0" w:lastRowLastColumn="0"/>
              <w:rPr>
                <w:ins w:id="4626" w:author="Phạm Quang Thịnh" w:date="2019-07-05T22:04:00Z"/>
                <w:b w:val="0"/>
              </w:rPr>
            </w:pPr>
            <w:ins w:id="4627" w:author="Phạm Quang Thịnh" w:date="2019-07-05T22:04:00Z">
              <w:r w:rsidRPr="00886086">
                <w:rPr>
                  <w:b w:val="0"/>
                  <w:sz w:val="24"/>
                </w:rPr>
                <w:t>Check</w:t>
              </w:r>
            </w:ins>
          </w:p>
        </w:tc>
      </w:tr>
      <w:tr w:rsidR="00C814E6" w14:paraId="01B94968" w14:textId="77777777" w:rsidTr="00C814E6">
        <w:trPr>
          <w:cnfStyle w:val="000000100000" w:firstRow="0" w:lastRow="0" w:firstColumn="0" w:lastColumn="0" w:oddVBand="0" w:evenVBand="0" w:oddHBand="1" w:evenHBand="0" w:firstRowFirstColumn="0" w:firstRowLastColumn="0" w:lastRowFirstColumn="0" w:lastRowLastColumn="0"/>
          <w:ins w:id="462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FE5C8E8" w14:textId="77777777" w:rsidR="00C814E6" w:rsidRPr="00056D0E" w:rsidRDefault="00C814E6" w:rsidP="00C814E6">
            <w:pPr>
              <w:rPr>
                <w:ins w:id="4629" w:author="Phạm Quang Thịnh" w:date="2019-07-05T22:04:00Z"/>
                <w:b w:val="0"/>
                <w:sz w:val="24"/>
              </w:rPr>
            </w:pPr>
            <w:ins w:id="4630" w:author="Phạm Quang Thịnh" w:date="2019-07-05T22:04:00Z">
              <w:r w:rsidRPr="00056D0E">
                <w:rPr>
                  <w:b w:val="0"/>
                  <w:sz w:val="24"/>
                </w:rPr>
                <w:t>Thêm</w:t>
              </w:r>
            </w:ins>
          </w:p>
        </w:tc>
        <w:tc>
          <w:tcPr>
            <w:tcW w:w="985" w:type="dxa"/>
          </w:tcPr>
          <w:p w14:paraId="1D5930FE"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4631" w:author="Phạm Quang Thịnh" w:date="2019-07-05T22:04:00Z"/>
              </w:rPr>
            </w:pPr>
          </w:p>
        </w:tc>
      </w:tr>
      <w:tr w:rsidR="00C814E6" w14:paraId="6F9FDFF3" w14:textId="77777777" w:rsidTr="00C814E6">
        <w:trPr>
          <w:ins w:id="463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C41D90C" w14:textId="77777777" w:rsidR="00C814E6" w:rsidRPr="00056D0E" w:rsidRDefault="00C814E6" w:rsidP="00C814E6">
            <w:pPr>
              <w:pStyle w:val="oancuaDanhsach"/>
              <w:numPr>
                <w:ilvl w:val="0"/>
                <w:numId w:val="68"/>
              </w:numPr>
              <w:rPr>
                <w:ins w:id="4633" w:author="Phạm Quang Thịnh" w:date="2019-07-05T22:04:00Z"/>
              </w:rPr>
            </w:pPr>
            <w:ins w:id="4634" w:author="Phạm Quang Thịnh" w:date="2019-07-05T22:04:00Z">
              <w:r w:rsidRPr="00056D0E">
                <w:t>Kiểm tra trạng thái nút thêm khi chưa nhập</w:t>
              </w:r>
            </w:ins>
          </w:p>
        </w:tc>
        <w:tc>
          <w:tcPr>
            <w:tcW w:w="985" w:type="dxa"/>
          </w:tcPr>
          <w:p w14:paraId="45307907" w14:textId="1E4FF026" w:rsidR="00C814E6" w:rsidRDefault="00795B2D" w:rsidP="00C814E6">
            <w:pPr>
              <w:cnfStyle w:val="000000000000" w:firstRow="0" w:lastRow="0" w:firstColumn="0" w:lastColumn="0" w:oddVBand="0" w:evenVBand="0" w:oddHBand="0" w:evenHBand="0" w:firstRowFirstColumn="0" w:firstRowLastColumn="0" w:lastRowFirstColumn="0" w:lastRowLastColumn="0"/>
              <w:rPr>
                <w:ins w:id="4635" w:author="Phạm Quang Thịnh" w:date="2019-07-05T22:04:00Z"/>
              </w:rPr>
            </w:pPr>
            <w:ins w:id="4636" w:author="Hứa Văn Tuấn Anh" w:date="2019-07-05T23:13:00Z">
              <w:r>
                <w:rPr>
                  <w:lang w:val="vi-VN"/>
                </w:rPr>
                <w:t>*</w:t>
              </w:r>
            </w:ins>
          </w:p>
        </w:tc>
      </w:tr>
      <w:tr w:rsidR="00C814E6" w14:paraId="1AA910C2" w14:textId="77777777" w:rsidTr="00C814E6">
        <w:trPr>
          <w:cnfStyle w:val="000000100000" w:firstRow="0" w:lastRow="0" w:firstColumn="0" w:lastColumn="0" w:oddVBand="0" w:evenVBand="0" w:oddHBand="1" w:evenHBand="0" w:firstRowFirstColumn="0" w:firstRowLastColumn="0" w:lastRowFirstColumn="0" w:lastRowLastColumn="0"/>
          <w:ins w:id="463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35F6862" w14:textId="77777777" w:rsidR="00C814E6" w:rsidRPr="00056D0E" w:rsidRDefault="00C814E6" w:rsidP="00C814E6">
            <w:pPr>
              <w:pStyle w:val="oancuaDanhsach"/>
              <w:numPr>
                <w:ilvl w:val="0"/>
                <w:numId w:val="68"/>
              </w:numPr>
              <w:rPr>
                <w:ins w:id="4638" w:author="Phạm Quang Thịnh" w:date="2019-07-05T22:04:00Z"/>
              </w:rPr>
            </w:pPr>
            <w:ins w:id="4639" w:author="Phạm Quang Thịnh" w:date="2019-07-05T22:04:00Z">
              <w:r w:rsidRPr="00056D0E">
                <w:t>Kiểm tra thao tác thêm khi sai đầu vào</w:t>
              </w:r>
            </w:ins>
          </w:p>
        </w:tc>
        <w:tc>
          <w:tcPr>
            <w:tcW w:w="985" w:type="dxa"/>
          </w:tcPr>
          <w:p w14:paraId="5E346239" w14:textId="720739AD" w:rsidR="00C814E6" w:rsidRDefault="00795B2D" w:rsidP="00C814E6">
            <w:pPr>
              <w:cnfStyle w:val="000000100000" w:firstRow="0" w:lastRow="0" w:firstColumn="0" w:lastColumn="0" w:oddVBand="0" w:evenVBand="0" w:oddHBand="1" w:evenHBand="0" w:firstRowFirstColumn="0" w:firstRowLastColumn="0" w:lastRowFirstColumn="0" w:lastRowLastColumn="0"/>
              <w:rPr>
                <w:ins w:id="4640" w:author="Phạm Quang Thịnh" w:date="2019-07-05T22:04:00Z"/>
              </w:rPr>
            </w:pPr>
            <w:ins w:id="4641" w:author="Hứa Văn Tuấn Anh" w:date="2019-07-05T23:13:00Z">
              <w:r>
                <w:rPr>
                  <w:lang w:val="vi-VN"/>
                </w:rPr>
                <w:t>*</w:t>
              </w:r>
            </w:ins>
          </w:p>
        </w:tc>
      </w:tr>
      <w:tr w:rsidR="00C814E6" w14:paraId="612BB59B" w14:textId="77777777" w:rsidTr="00C814E6">
        <w:trPr>
          <w:ins w:id="464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2F4931A" w14:textId="77777777" w:rsidR="00C814E6" w:rsidRPr="00056D0E" w:rsidRDefault="00C814E6" w:rsidP="00C814E6">
            <w:pPr>
              <w:pStyle w:val="oancuaDanhsach"/>
              <w:numPr>
                <w:ilvl w:val="0"/>
                <w:numId w:val="68"/>
              </w:numPr>
              <w:rPr>
                <w:ins w:id="4643" w:author="Phạm Quang Thịnh" w:date="2019-07-05T22:04:00Z"/>
              </w:rPr>
            </w:pPr>
            <w:ins w:id="4644" w:author="Phạm Quang Thịnh" w:date="2019-07-05T22:04:00Z">
              <w:r w:rsidRPr="00056D0E">
                <w:t>Kiểm tra thao tác thêm khi trùng khóa chính</w:t>
              </w:r>
            </w:ins>
          </w:p>
        </w:tc>
        <w:tc>
          <w:tcPr>
            <w:tcW w:w="985" w:type="dxa"/>
          </w:tcPr>
          <w:p w14:paraId="5BBC483A" w14:textId="7153800E" w:rsidR="00C814E6" w:rsidRDefault="00795B2D" w:rsidP="00C814E6">
            <w:pPr>
              <w:cnfStyle w:val="000000000000" w:firstRow="0" w:lastRow="0" w:firstColumn="0" w:lastColumn="0" w:oddVBand="0" w:evenVBand="0" w:oddHBand="0" w:evenHBand="0" w:firstRowFirstColumn="0" w:firstRowLastColumn="0" w:lastRowFirstColumn="0" w:lastRowLastColumn="0"/>
              <w:rPr>
                <w:ins w:id="4645" w:author="Phạm Quang Thịnh" w:date="2019-07-05T22:04:00Z"/>
              </w:rPr>
            </w:pPr>
            <w:ins w:id="4646" w:author="Hứa Văn Tuấn Anh" w:date="2019-07-05T23:13:00Z">
              <w:r>
                <w:rPr>
                  <w:lang w:val="vi-VN"/>
                </w:rPr>
                <w:t>*</w:t>
              </w:r>
            </w:ins>
          </w:p>
        </w:tc>
      </w:tr>
      <w:tr w:rsidR="00C814E6" w14:paraId="38940974" w14:textId="77777777" w:rsidTr="00C814E6">
        <w:trPr>
          <w:cnfStyle w:val="000000100000" w:firstRow="0" w:lastRow="0" w:firstColumn="0" w:lastColumn="0" w:oddVBand="0" w:evenVBand="0" w:oddHBand="1" w:evenHBand="0" w:firstRowFirstColumn="0" w:firstRowLastColumn="0" w:lastRowFirstColumn="0" w:lastRowLastColumn="0"/>
          <w:ins w:id="464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4E2E1A9" w14:textId="77777777" w:rsidR="00C814E6" w:rsidRPr="00056D0E" w:rsidRDefault="00C814E6" w:rsidP="00C814E6">
            <w:pPr>
              <w:pStyle w:val="oancuaDanhsach"/>
              <w:numPr>
                <w:ilvl w:val="0"/>
                <w:numId w:val="68"/>
              </w:numPr>
              <w:rPr>
                <w:ins w:id="4648" w:author="Phạm Quang Thịnh" w:date="2019-07-05T22:04:00Z"/>
              </w:rPr>
            </w:pPr>
            <w:ins w:id="4649" w:author="Phạm Quang Thịnh" w:date="2019-07-05T22:04:00Z">
              <w:r w:rsidRPr="00056D0E">
                <w:t>Kiểm tra thao tác thêm khi vi phạm ràng buộc</w:t>
              </w:r>
            </w:ins>
          </w:p>
        </w:tc>
        <w:tc>
          <w:tcPr>
            <w:tcW w:w="985" w:type="dxa"/>
          </w:tcPr>
          <w:p w14:paraId="6EF7EEE0" w14:textId="41F6A402" w:rsidR="00C814E6" w:rsidRDefault="00795B2D" w:rsidP="00C814E6">
            <w:pPr>
              <w:cnfStyle w:val="000000100000" w:firstRow="0" w:lastRow="0" w:firstColumn="0" w:lastColumn="0" w:oddVBand="0" w:evenVBand="0" w:oddHBand="1" w:evenHBand="0" w:firstRowFirstColumn="0" w:firstRowLastColumn="0" w:lastRowFirstColumn="0" w:lastRowLastColumn="0"/>
              <w:rPr>
                <w:ins w:id="4650" w:author="Phạm Quang Thịnh" w:date="2019-07-05T22:04:00Z"/>
              </w:rPr>
            </w:pPr>
            <w:ins w:id="4651" w:author="Hứa Văn Tuấn Anh" w:date="2019-07-05T23:13:00Z">
              <w:r>
                <w:rPr>
                  <w:lang w:val="vi-VN"/>
                </w:rPr>
                <w:t>*</w:t>
              </w:r>
            </w:ins>
          </w:p>
        </w:tc>
      </w:tr>
      <w:tr w:rsidR="00C814E6" w14:paraId="186CD690" w14:textId="77777777" w:rsidTr="00C814E6">
        <w:trPr>
          <w:ins w:id="465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23B6735" w14:textId="77777777" w:rsidR="00C814E6" w:rsidRPr="00056D0E" w:rsidRDefault="00C814E6" w:rsidP="00C814E6">
            <w:pPr>
              <w:pStyle w:val="oancuaDanhsach"/>
              <w:numPr>
                <w:ilvl w:val="0"/>
                <w:numId w:val="68"/>
              </w:numPr>
              <w:rPr>
                <w:ins w:id="4653" w:author="Phạm Quang Thịnh" w:date="2019-07-05T22:04:00Z"/>
              </w:rPr>
            </w:pPr>
            <w:ins w:id="4654" w:author="Phạm Quang Thịnh" w:date="2019-07-05T22:04:00Z">
              <w:r w:rsidRPr="00056D0E">
                <w:t>Kiểm tra thao tác thêm khi trường dữ liệu invalid</w:t>
              </w:r>
            </w:ins>
          </w:p>
        </w:tc>
        <w:tc>
          <w:tcPr>
            <w:tcW w:w="985" w:type="dxa"/>
          </w:tcPr>
          <w:p w14:paraId="5BF31B58" w14:textId="5EF09376" w:rsidR="00C814E6" w:rsidRDefault="00795B2D" w:rsidP="00C814E6">
            <w:pPr>
              <w:cnfStyle w:val="000000000000" w:firstRow="0" w:lastRow="0" w:firstColumn="0" w:lastColumn="0" w:oddVBand="0" w:evenVBand="0" w:oddHBand="0" w:evenHBand="0" w:firstRowFirstColumn="0" w:firstRowLastColumn="0" w:lastRowFirstColumn="0" w:lastRowLastColumn="0"/>
              <w:rPr>
                <w:ins w:id="4655" w:author="Phạm Quang Thịnh" w:date="2019-07-05T22:04:00Z"/>
              </w:rPr>
            </w:pPr>
            <w:ins w:id="4656" w:author="Hứa Văn Tuấn Anh" w:date="2019-07-05T23:13:00Z">
              <w:r>
                <w:rPr>
                  <w:lang w:val="vi-VN"/>
                </w:rPr>
                <w:t>*</w:t>
              </w:r>
            </w:ins>
          </w:p>
        </w:tc>
      </w:tr>
      <w:tr w:rsidR="00C814E6" w14:paraId="5D5AC98F" w14:textId="77777777" w:rsidTr="00C814E6">
        <w:trPr>
          <w:cnfStyle w:val="000000100000" w:firstRow="0" w:lastRow="0" w:firstColumn="0" w:lastColumn="0" w:oddVBand="0" w:evenVBand="0" w:oddHBand="1" w:evenHBand="0" w:firstRowFirstColumn="0" w:firstRowLastColumn="0" w:lastRowFirstColumn="0" w:lastRowLastColumn="0"/>
          <w:ins w:id="465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27012C1" w14:textId="77777777" w:rsidR="00C814E6" w:rsidRPr="00056D0E" w:rsidRDefault="00C814E6" w:rsidP="00C814E6">
            <w:pPr>
              <w:pStyle w:val="oancuaDanhsach"/>
              <w:numPr>
                <w:ilvl w:val="0"/>
                <w:numId w:val="68"/>
              </w:numPr>
              <w:rPr>
                <w:ins w:id="4658" w:author="Phạm Quang Thịnh" w:date="2019-07-05T22:04:00Z"/>
              </w:rPr>
            </w:pPr>
            <w:ins w:id="4659" w:author="Phạm Quang Thịnh" w:date="2019-07-05T22:04:00Z">
              <w:r w:rsidRPr="00056D0E">
                <w:t>Kiểm tra thao tác thêm khi trường dữ liệu vượt max length</w:t>
              </w:r>
            </w:ins>
          </w:p>
        </w:tc>
        <w:tc>
          <w:tcPr>
            <w:tcW w:w="985" w:type="dxa"/>
          </w:tcPr>
          <w:p w14:paraId="408C31AE" w14:textId="361812B1" w:rsidR="00C814E6" w:rsidRDefault="00795B2D" w:rsidP="00C814E6">
            <w:pPr>
              <w:cnfStyle w:val="000000100000" w:firstRow="0" w:lastRow="0" w:firstColumn="0" w:lastColumn="0" w:oddVBand="0" w:evenVBand="0" w:oddHBand="1" w:evenHBand="0" w:firstRowFirstColumn="0" w:firstRowLastColumn="0" w:lastRowFirstColumn="0" w:lastRowLastColumn="0"/>
              <w:rPr>
                <w:ins w:id="4660" w:author="Phạm Quang Thịnh" w:date="2019-07-05T22:04:00Z"/>
              </w:rPr>
            </w:pPr>
            <w:ins w:id="4661" w:author="Hứa Văn Tuấn Anh" w:date="2019-07-05T23:13:00Z">
              <w:r>
                <w:rPr>
                  <w:lang w:val="vi-VN"/>
                </w:rPr>
                <w:t>*</w:t>
              </w:r>
            </w:ins>
          </w:p>
        </w:tc>
      </w:tr>
      <w:tr w:rsidR="00C814E6" w14:paraId="29B8DFD4" w14:textId="77777777" w:rsidTr="00C814E6">
        <w:trPr>
          <w:ins w:id="466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EF35B9F" w14:textId="77777777" w:rsidR="00C814E6" w:rsidRPr="00056D0E" w:rsidRDefault="00C814E6" w:rsidP="00C814E6">
            <w:pPr>
              <w:pStyle w:val="oancuaDanhsach"/>
              <w:numPr>
                <w:ilvl w:val="0"/>
                <w:numId w:val="68"/>
              </w:numPr>
              <w:rPr>
                <w:ins w:id="4663" w:author="Phạm Quang Thịnh" w:date="2019-07-05T22:04:00Z"/>
              </w:rPr>
            </w:pPr>
            <w:ins w:id="4664" w:author="Phạm Quang Thịnh" w:date="2019-07-05T22:04:00Z">
              <w:r w:rsidRPr="00056D0E">
                <w:t>Kiểm tra thao tác thêm khi nhập đúng</w:t>
              </w:r>
            </w:ins>
          </w:p>
        </w:tc>
        <w:tc>
          <w:tcPr>
            <w:tcW w:w="985" w:type="dxa"/>
          </w:tcPr>
          <w:p w14:paraId="590ED972" w14:textId="515D489B" w:rsidR="00C814E6" w:rsidRDefault="00795B2D" w:rsidP="00C814E6">
            <w:pPr>
              <w:cnfStyle w:val="000000000000" w:firstRow="0" w:lastRow="0" w:firstColumn="0" w:lastColumn="0" w:oddVBand="0" w:evenVBand="0" w:oddHBand="0" w:evenHBand="0" w:firstRowFirstColumn="0" w:firstRowLastColumn="0" w:lastRowFirstColumn="0" w:lastRowLastColumn="0"/>
              <w:rPr>
                <w:ins w:id="4665" w:author="Phạm Quang Thịnh" w:date="2019-07-05T22:04:00Z"/>
              </w:rPr>
            </w:pPr>
            <w:ins w:id="4666" w:author="Hứa Văn Tuấn Anh" w:date="2019-07-05T23:13:00Z">
              <w:r>
                <w:rPr>
                  <w:lang w:val="vi-VN"/>
                </w:rPr>
                <w:t>*</w:t>
              </w:r>
            </w:ins>
          </w:p>
        </w:tc>
      </w:tr>
      <w:tr w:rsidR="00C814E6" w14:paraId="0B62237E" w14:textId="77777777" w:rsidTr="00C814E6">
        <w:trPr>
          <w:cnfStyle w:val="000000100000" w:firstRow="0" w:lastRow="0" w:firstColumn="0" w:lastColumn="0" w:oddVBand="0" w:evenVBand="0" w:oddHBand="1" w:evenHBand="0" w:firstRowFirstColumn="0" w:firstRowLastColumn="0" w:lastRowFirstColumn="0" w:lastRowLastColumn="0"/>
          <w:ins w:id="466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46F93B2" w14:textId="77777777" w:rsidR="00C814E6" w:rsidRPr="00056D0E" w:rsidRDefault="00C814E6" w:rsidP="00C814E6">
            <w:pPr>
              <w:pStyle w:val="oancuaDanhsach"/>
              <w:numPr>
                <w:ilvl w:val="0"/>
                <w:numId w:val="68"/>
              </w:numPr>
              <w:rPr>
                <w:ins w:id="4668" w:author="Phạm Quang Thịnh" w:date="2019-07-05T22:04:00Z"/>
              </w:rPr>
            </w:pPr>
            <w:ins w:id="4669" w:author="Phạm Quang Thịnh" w:date="2019-07-05T22:04:00Z">
              <w:r w:rsidRPr="00056D0E">
                <w:t>Kiểm tra form sau khi thêm</w:t>
              </w:r>
            </w:ins>
          </w:p>
        </w:tc>
        <w:tc>
          <w:tcPr>
            <w:tcW w:w="985" w:type="dxa"/>
          </w:tcPr>
          <w:p w14:paraId="3781D8AD" w14:textId="215E0E22" w:rsidR="00C814E6" w:rsidRDefault="00CC20C0" w:rsidP="00C814E6">
            <w:pPr>
              <w:cnfStyle w:val="000000100000" w:firstRow="0" w:lastRow="0" w:firstColumn="0" w:lastColumn="0" w:oddVBand="0" w:evenVBand="0" w:oddHBand="1" w:evenHBand="0" w:firstRowFirstColumn="0" w:firstRowLastColumn="0" w:lastRowFirstColumn="0" w:lastRowLastColumn="0"/>
              <w:rPr>
                <w:ins w:id="4670" w:author="Phạm Quang Thịnh" w:date="2019-07-05T22:04:00Z"/>
              </w:rPr>
            </w:pPr>
            <w:ins w:id="4671" w:author="Hứa Văn Tuấn Anh" w:date="2019-07-05T23:13:00Z">
              <w:r>
                <w:rPr>
                  <w:lang w:val="vi-VN"/>
                </w:rPr>
                <w:t>*</w:t>
              </w:r>
            </w:ins>
          </w:p>
        </w:tc>
      </w:tr>
      <w:tr w:rsidR="00C814E6" w14:paraId="0DEC3B70" w14:textId="77777777" w:rsidTr="00C814E6">
        <w:trPr>
          <w:ins w:id="467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EF8468E" w14:textId="77777777" w:rsidR="00C814E6" w:rsidRPr="00056D0E" w:rsidRDefault="00C814E6" w:rsidP="00C814E6">
            <w:pPr>
              <w:pStyle w:val="oancuaDanhsach"/>
              <w:numPr>
                <w:ilvl w:val="0"/>
                <w:numId w:val="68"/>
              </w:numPr>
              <w:rPr>
                <w:ins w:id="4673" w:author="Phạm Quang Thịnh" w:date="2019-07-05T22:04:00Z"/>
              </w:rPr>
            </w:pPr>
            <w:ins w:id="4674" w:author="Phạm Quang Thịnh" w:date="2019-07-05T22:04:00Z">
              <w:r w:rsidRPr="00056D0E">
                <w:t>Kiểm tra database sau khi thêm</w:t>
              </w:r>
            </w:ins>
          </w:p>
        </w:tc>
        <w:tc>
          <w:tcPr>
            <w:tcW w:w="985" w:type="dxa"/>
          </w:tcPr>
          <w:p w14:paraId="25B78EC1" w14:textId="1281C8F1" w:rsidR="00C814E6" w:rsidRDefault="00CC20C0" w:rsidP="00C814E6">
            <w:pPr>
              <w:cnfStyle w:val="000000000000" w:firstRow="0" w:lastRow="0" w:firstColumn="0" w:lastColumn="0" w:oddVBand="0" w:evenVBand="0" w:oddHBand="0" w:evenHBand="0" w:firstRowFirstColumn="0" w:firstRowLastColumn="0" w:lastRowFirstColumn="0" w:lastRowLastColumn="0"/>
              <w:rPr>
                <w:ins w:id="4675" w:author="Phạm Quang Thịnh" w:date="2019-07-05T22:04:00Z"/>
              </w:rPr>
            </w:pPr>
            <w:ins w:id="4676" w:author="Hứa Văn Tuấn Anh" w:date="2019-07-05T23:13:00Z">
              <w:r>
                <w:rPr>
                  <w:lang w:val="vi-VN"/>
                </w:rPr>
                <w:t>*</w:t>
              </w:r>
            </w:ins>
          </w:p>
        </w:tc>
      </w:tr>
      <w:tr w:rsidR="00C814E6" w14:paraId="665DAF5D" w14:textId="77777777" w:rsidTr="00C814E6">
        <w:trPr>
          <w:cnfStyle w:val="000000100000" w:firstRow="0" w:lastRow="0" w:firstColumn="0" w:lastColumn="0" w:oddVBand="0" w:evenVBand="0" w:oddHBand="1" w:evenHBand="0" w:firstRowFirstColumn="0" w:firstRowLastColumn="0" w:lastRowFirstColumn="0" w:lastRowLastColumn="0"/>
          <w:ins w:id="467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AB0E971" w14:textId="77777777" w:rsidR="00C814E6" w:rsidRPr="00056D0E" w:rsidRDefault="00C814E6" w:rsidP="00C814E6">
            <w:pPr>
              <w:pStyle w:val="oancuaDanhsach"/>
              <w:numPr>
                <w:ilvl w:val="0"/>
                <w:numId w:val="68"/>
              </w:numPr>
              <w:rPr>
                <w:ins w:id="4678" w:author="Phạm Quang Thịnh" w:date="2019-07-05T22:04:00Z"/>
              </w:rPr>
            </w:pPr>
            <w:ins w:id="4679" w:author="Phạm Quang Thịnh" w:date="2019-07-05T22:04:00Z">
              <w:r w:rsidRPr="00056D0E">
                <w:t>Kiểm tra khi bấm nút thêm nhiều lần</w:t>
              </w:r>
            </w:ins>
          </w:p>
        </w:tc>
        <w:tc>
          <w:tcPr>
            <w:tcW w:w="985" w:type="dxa"/>
          </w:tcPr>
          <w:p w14:paraId="2FF85EE8" w14:textId="3BEB8C4C" w:rsidR="00C814E6" w:rsidRDefault="00CC20C0" w:rsidP="00C814E6">
            <w:pPr>
              <w:cnfStyle w:val="000000100000" w:firstRow="0" w:lastRow="0" w:firstColumn="0" w:lastColumn="0" w:oddVBand="0" w:evenVBand="0" w:oddHBand="1" w:evenHBand="0" w:firstRowFirstColumn="0" w:firstRowLastColumn="0" w:lastRowFirstColumn="0" w:lastRowLastColumn="0"/>
              <w:rPr>
                <w:ins w:id="4680" w:author="Phạm Quang Thịnh" w:date="2019-07-05T22:04:00Z"/>
              </w:rPr>
            </w:pPr>
            <w:ins w:id="4681" w:author="Hứa Văn Tuấn Anh" w:date="2019-07-05T23:13:00Z">
              <w:r>
                <w:rPr>
                  <w:lang w:val="vi-VN"/>
                </w:rPr>
                <w:t>*</w:t>
              </w:r>
            </w:ins>
          </w:p>
        </w:tc>
      </w:tr>
      <w:tr w:rsidR="00C814E6" w14:paraId="1F34800B" w14:textId="77777777" w:rsidTr="00C814E6">
        <w:trPr>
          <w:ins w:id="468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31D6EC2" w14:textId="77777777" w:rsidR="00C814E6" w:rsidRPr="00056D0E" w:rsidRDefault="00C814E6" w:rsidP="00C814E6">
            <w:pPr>
              <w:pStyle w:val="oancuaDanhsach"/>
              <w:numPr>
                <w:ilvl w:val="0"/>
                <w:numId w:val="68"/>
              </w:numPr>
              <w:rPr>
                <w:ins w:id="4683" w:author="Phạm Quang Thịnh" w:date="2019-07-05T22:04:00Z"/>
              </w:rPr>
            </w:pPr>
            <w:ins w:id="4684" w:author="Phạm Quang Thịnh" w:date="2019-07-05T22:04:00Z">
              <w:r w:rsidRPr="00056D0E">
                <w:t>Kiểm tra thông báo lỗi</w:t>
              </w:r>
            </w:ins>
          </w:p>
        </w:tc>
        <w:tc>
          <w:tcPr>
            <w:tcW w:w="985" w:type="dxa"/>
          </w:tcPr>
          <w:p w14:paraId="0B2ED881" w14:textId="78B58FBB" w:rsidR="00C814E6" w:rsidRDefault="00CC20C0" w:rsidP="00C814E6">
            <w:pPr>
              <w:cnfStyle w:val="000000000000" w:firstRow="0" w:lastRow="0" w:firstColumn="0" w:lastColumn="0" w:oddVBand="0" w:evenVBand="0" w:oddHBand="0" w:evenHBand="0" w:firstRowFirstColumn="0" w:firstRowLastColumn="0" w:lastRowFirstColumn="0" w:lastRowLastColumn="0"/>
              <w:rPr>
                <w:ins w:id="4685" w:author="Phạm Quang Thịnh" w:date="2019-07-05T22:04:00Z"/>
              </w:rPr>
            </w:pPr>
            <w:ins w:id="4686" w:author="Hứa Văn Tuấn Anh" w:date="2019-07-05T23:13:00Z">
              <w:r>
                <w:rPr>
                  <w:lang w:val="vi-VN"/>
                </w:rPr>
                <w:t>*</w:t>
              </w:r>
            </w:ins>
          </w:p>
        </w:tc>
      </w:tr>
      <w:tr w:rsidR="00C814E6" w14:paraId="44FB747D" w14:textId="77777777" w:rsidTr="00C814E6">
        <w:trPr>
          <w:cnfStyle w:val="000000100000" w:firstRow="0" w:lastRow="0" w:firstColumn="0" w:lastColumn="0" w:oddVBand="0" w:evenVBand="0" w:oddHBand="1" w:evenHBand="0" w:firstRowFirstColumn="0" w:firstRowLastColumn="0" w:lastRowFirstColumn="0" w:lastRowLastColumn="0"/>
          <w:ins w:id="468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C20DBCC" w14:textId="77777777" w:rsidR="00C814E6" w:rsidRPr="00056D0E" w:rsidRDefault="00C814E6" w:rsidP="00C814E6">
            <w:pPr>
              <w:rPr>
                <w:ins w:id="4688" w:author="Phạm Quang Thịnh" w:date="2019-07-05T22:04:00Z"/>
                <w:b w:val="0"/>
                <w:sz w:val="24"/>
              </w:rPr>
            </w:pPr>
            <w:ins w:id="4689" w:author="Phạm Quang Thịnh" w:date="2019-07-05T22:04:00Z">
              <w:r w:rsidRPr="00056D0E">
                <w:rPr>
                  <w:b w:val="0"/>
                  <w:sz w:val="24"/>
                </w:rPr>
                <w:t>Sửa</w:t>
              </w:r>
            </w:ins>
          </w:p>
        </w:tc>
        <w:tc>
          <w:tcPr>
            <w:tcW w:w="985" w:type="dxa"/>
          </w:tcPr>
          <w:p w14:paraId="539CE49E"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4690" w:author="Phạm Quang Thịnh" w:date="2019-07-05T22:04:00Z"/>
              </w:rPr>
            </w:pPr>
          </w:p>
        </w:tc>
      </w:tr>
      <w:tr w:rsidR="00C814E6" w14:paraId="751A4045" w14:textId="77777777" w:rsidTr="00C814E6">
        <w:trPr>
          <w:ins w:id="469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DB0B93F" w14:textId="77777777" w:rsidR="00C814E6" w:rsidRPr="00056D0E" w:rsidRDefault="00C814E6" w:rsidP="00C814E6">
            <w:pPr>
              <w:pStyle w:val="oancuaDanhsach"/>
              <w:numPr>
                <w:ilvl w:val="0"/>
                <w:numId w:val="69"/>
              </w:numPr>
              <w:rPr>
                <w:ins w:id="4692" w:author="Phạm Quang Thịnh" w:date="2019-07-05T22:04:00Z"/>
              </w:rPr>
            </w:pPr>
            <w:ins w:id="4693" w:author="Phạm Quang Thịnh" w:date="2019-07-05T22:04:00Z">
              <w:r w:rsidRPr="00056D0E">
                <w:t>Kiểm tra trạng thái nút sửa khi chưa nhập</w:t>
              </w:r>
            </w:ins>
          </w:p>
        </w:tc>
        <w:tc>
          <w:tcPr>
            <w:tcW w:w="985" w:type="dxa"/>
          </w:tcPr>
          <w:p w14:paraId="7FBF9DEB" w14:textId="7F123E6D" w:rsidR="00C814E6" w:rsidRDefault="00CC20C0" w:rsidP="00C814E6">
            <w:pPr>
              <w:cnfStyle w:val="000000000000" w:firstRow="0" w:lastRow="0" w:firstColumn="0" w:lastColumn="0" w:oddVBand="0" w:evenVBand="0" w:oddHBand="0" w:evenHBand="0" w:firstRowFirstColumn="0" w:firstRowLastColumn="0" w:lastRowFirstColumn="0" w:lastRowLastColumn="0"/>
              <w:rPr>
                <w:ins w:id="4694" w:author="Phạm Quang Thịnh" w:date="2019-07-05T22:04:00Z"/>
              </w:rPr>
            </w:pPr>
            <w:ins w:id="4695" w:author="Hứa Văn Tuấn Anh" w:date="2019-07-05T23:14:00Z">
              <w:r>
                <w:rPr>
                  <w:lang w:val="vi-VN"/>
                </w:rPr>
                <w:t>*</w:t>
              </w:r>
            </w:ins>
          </w:p>
        </w:tc>
      </w:tr>
      <w:tr w:rsidR="00C814E6" w14:paraId="20645F6C" w14:textId="77777777" w:rsidTr="00C814E6">
        <w:trPr>
          <w:cnfStyle w:val="000000100000" w:firstRow="0" w:lastRow="0" w:firstColumn="0" w:lastColumn="0" w:oddVBand="0" w:evenVBand="0" w:oddHBand="1" w:evenHBand="0" w:firstRowFirstColumn="0" w:firstRowLastColumn="0" w:lastRowFirstColumn="0" w:lastRowLastColumn="0"/>
          <w:ins w:id="469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B2099AC" w14:textId="77777777" w:rsidR="00C814E6" w:rsidRPr="00056D0E" w:rsidRDefault="00C814E6" w:rsidP="00C814E6">
            <w:pPr>
              <w:pStyle w:val="oancuaDanhsach"/>
              <w:numPr>
                <w:ilvl w:val="0"/>
                <w:numId w:val="69"/>
              </w:numPr>
              <w:rPr>
                <w:ins w:id="4697" w:author="Phạm Quang Thịnh" w:date="2019-07-05T22:04:00Z"/>
              </w:rPr>
            </w:pPr>
            <w:ins w:id="4698" w:author="Phạm Quang Thịnh" w:date="2019-07-05T22:04:00Z">
              <w:r w:rsidRPr="00056D0E">
                <w:t>Kiểm tra khóa chính khi sửa</w:t>
              </w:r>
            </w:ins>
          </w:p>
        </w:tc>
        <w:tc>
          <w:tcPr>
            <w:tcW w:w="985" w:type="dxa"/>
          </w:tcPr>
          <w:p w14:paraId="7CB3FFAC" w14:textId="66820644" w:rsidR="00C814E6" w:rsidRDefault="00CC20C0" w:rsidP="00C814E6">
            <w:pPr>
              <w:cnfStyle w:val="000000100000" w:firstRow="0" w:lastRow="0" w:firstColumn="0" w:lastColumn="0" w:oddVBand="0" w:evenVBand="0" w:oddHBand="1" w:evenHBand="0" w:firstRowFirstColumn="0" w:firstRowLastColumn="0" w:lastRowFirstColumn="0" w:lastRowLastColumn="0"/>
              <w:rPr>
                <w:ins w:id="4699" w:author="Phạm Quang Thịnh" w:date="2019-07-05T22:04:00Z"/>
              </w:rPr>
            </w:pPr>
            <w:ins w:id="4700" w:author="Hứa Văn Tuấn Anh" w:date="2019-07-05T23:13:00Z">
              <w:r>
                <w:rPr>
                  <w:lang w:val="vi-VN"/>
                </w:rPr>
                <w:t>*</w:t>
              </w:r>
            </w:ins>
          </w:p>
        </w:tc>
      </w:tr>
      <w:tr w:rsidR="00C814E6" w14:paraId="5F7AB40A" w14:textId="77777777" w:rsidTr="00C814E6">
        <w:trPr>
          <w:ins w:id="470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5AD887A" w14:textId="77777777" w:rsidR="00C814E6" w:rsidRPr="00056D0E" w:rsidRDefault="00C814E6" w:rsidP="00C814E6">
            <w:pPr>
              <w:pStyle w:val="oancuaDanhsach"/>
              <w:numPr>
                <w:ilvl w:val="0"/>
                <w:numId w:val="69"/>
              </w:numPr>
              <w:rPr>
                <w:ins w:id="4702" w:author="Phạm Quang Thịnh" w:date="2019-07-05T22:04:00Z"/>
              </w:rPr>
            </w:pPr>
            <w:ins w:id="4703" w:author="Phạm Quang Thịnh" w:date="2019-07-05T22:04:00Z">
              <w:r w:rsidRPr="00056D0E">
                <w:t>Kiểm tra thao tác sửa khi vi phạm ràng buộc</w:t>
              </w:r>
            </w:ins>
          </w:p>
        </w:tc>
        <w:tc>
          <w:tcPr>
            <w:tcW w:w="985" w:type="dxa"/>
          </w:tcPr>
          <w:p w14:paraId="2D598CC9" w14:textId="2D7F89FD" w:rsidR="00C814E6" w:rsidRDefault="00CC20C0" w:rsidP="00C814E6">
            <w:pPr>
              <w:cnfStyle w:val="000000000000" w:firstRow="0" w:lastRow="0" w:firstColumn="0" w:lastColumn="0" w:oddVBand="0" w:evenVBand="0" w:oddHBand="0" w:evenHBand="0" w:firstRowFirstColumn="0" w:firstRowLastColumn="0" w:lastRowFirstColumn="0" w:lastRowLastColumn="0"/>
              <w:rPr>
                <w:ins w:id="4704" w:author="Phạm Quang Thịnh" w:date="2019-07-05T22:04:00Z"/>
              </w:rPr>
            </w:pPr>
            <w:ins w:id="4705" w:author="Hứa Văn Tuấn Anh" w:date="2019-07-05T23:13:00Z">
              <w:r>
                <w:rPr>
                  <w:lang w:val="vi-VN"/>
                </w:rPr>
                <w:t>*</w:t>
              </w:r>
            </w:ins>
          </w:p>
        </w:tc>
      </w:tr>
      <w:tr w:rsidR="00C814E6" w14:paraId="46A20B16" w14:textId="77777777" w:rsidTr="00C814E6">
        <w:trPr>
          <w:cnfStyle w:val="000000100000" w:firstRow="0" w:lastRow="0" w:firstColumn="0" w:lastColumn="0" w:oddVBand="0" w:evenVBand="0" w:oddHBand="1" w:evenHBand="0" w:firstRowFirstColumn="0" w:firstRowLastColumn="0" w:lastRowFirstColumn="0" w:lastRowLastColumn="0"/>
          <w:ins w:id="470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159C63E" w14:textId="77777777" w:rsidR="00C814E6" w:rsidRPr="00056D0E" w:rsidRDefault="00C814E6" w:rsidP="00C814E6">
            <w:pPr>
              <w:pStyle w:val="oancuaDanhsach"/>
              <w:numPr>
                <w:ilvl w:val="0"/>
                <w:numId w:val="69"/>
              </w:numPr>
              <w:rPr>
                <w:ins w:id="4707" w:author="Phạm Quang Thịnh" w:date="2019-07-05T22:04:00Z"/>
              </w:rPr>
            </w:pPr>
            <w:ins w:id="4708" w:author="Phạm Quang Thịnh" w:date="2019-07-05T22:04:00Z">
              <w:r w:rsidRPr="00056D0E">
                <w:t>Kiểm tra thao tác sửa khi trường dữ liệu invalid</w:t>
              </w:r>
            </w:ins>
          </w:p>
        </w:tc>
        <w:tc>
          <w:tcPr>
            <w:tcW w:w="985" w:type="dxa"/>
          </w:tcPr>
          <w:p w14:paraId="6C16ED7F" w14:textId="7BF39FA4" w:rsidR="00C814E6" w:rsidRDefault="00CC20C0" w:rsidP="00C814E6">
            <w:pPr>
              <w:cnfStyle w:val="000000100000" w:firstRow="0" w:lastRow="0" w:firstColumn="0" w:lastColumn="0" w:oddVBand="0" w:evenVBand="0" w:oddHBand="1" w:evenHBand="0" w:firstRowFirstColumn="0" w:firstRowLastColumn="0" w:lastRowFirstColumn="0" w:lastRowLastColumn="0"/>
              <w:rPr>
                <w:ins w:id="4709" w:author="Phạm Quang Thịnh" w:date="2019-07-05T22:04:00Z"/>
              </w:rPr>
            </w:pPr>
            <w:ins w:id="4710" w:author="Hứa Văn Tuấn Anh" w:date="2019-07-05T23:14:00Z">
              <w:r>
                <w:rPr>
                  <w:lang w:val="vi-VN"/>
                </w:rPr>
                <w:t>*</w:t>
              </w:r>
            </w:ins>
          </w:p>
        </w:tc>
      </w:tr>
      <w:tr w:rsidR="00C814E6" w14:paraId="72EB813D" w14:textId="77777777" w:rsidTr="00C814E6">
        <w:trPr>
          <w:ins w:id="471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1902A3A" w14:textId="77777777" w:rsidR="00C814E6" w:rsidRPr="00056D0E" w:rsidRDefault="00C814E6" w:rsidP="00C814E6">
            <w:pPr>
              <w:pStyle w:val="oancuaDanhsach"/>
              <w:numPr>
                <w:ilvl w:val="0"/>
                <w:numId w:val="69"/>
              </w:numPr>
              <w:rPr>
                <w:ins w:id="4712" w:author="Phạm Quang Thịnh" w:date="2019-07-05T22:04:00Z"/>
              </w:rPr>
            </w:pPr>
            <w:ins w:id="4713" w:author="Phạm Quang Thịnh" w:date="2019-07-05T22:04:00Z">
              <w:r w:rsidRPr="00056D0E">
                <w:t>Kiểm tra thao tác sửa khi trường dữ liệu vượt max length</w:t>
              </w:r>
            </w:ins>
          </w:p>
        </w:tc>
        <w:tc>
          <w:tcPr>
            <w:tcW w:w="985" w:type="dxa"/>
          </w:tcPr>
          <w:p w14:paraId="22B0C7BE" w14:textId="4C139FD0" w:rsidR="00C814E6" w:rsidRDefault="00CC20C0" w:rsidP="00C814E6">
            <w:pPr>
              <w:cnfStyle w:val="000000000000" w:firstRow="0" w:lastRow="0" w:firstColumn="0" w:lastColumn="0" w:oddVBand="0" w:evenVBand="0" w:oddHBand="0" w:evenHBand="0" w:firstRowFirstColumn="0" w:firstRowLastColumn="0" w:lastRowFirstColumn="0" w:lastRowLastColumn="0"/>
              <w:rPr>
                <w:ins w:id="4714" w:author="Phạm Quang Thịnh" w:date="2019-07-05T22:04:00Z"/>
              </w:rPr>
            </w:pPr>
            <w:ins w:id="4715" w:author="Hứa Văn Tuấn Anh" w:date="2019-07-05T23:14:00Z">
              <w:r>
                <w:rPr>
                  <w:lang w:val="vi-VN"/>
                </w:rPr>
                <w:t>*</w:t>
              </w:r>
            </w:ins>
          </w:p>
        </w:tc>
      </w:tr>
      <w:tr w:rsidR="00C814E6" w14:paraId="35634B76" w14:textId="77777777" w:rsidTr="00C814E6">
        <w:trPr>
          <w:cnfStyle w:val="000000100000" w:firstRow="0" w:lastRow="0" w:firstColumn="0" w:lastColumn="0" w:oddVBand="0" w:evenVBand="0" w:oddHBand="1" w:evenHBand="0" w:firstRowFirstColumn="0" w:firstRowLastColumn="0" w:lastRowFirstColumn="0" w:lastRowLastColumn="0"/>
          <w:ins w:id="471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FC9EA5C" w14:textId="77777777" w:rsidR="00C814E6" w:rsidRPr="00056D0E" w:rsidRDefault="00C814E6" w:rsidP="00C814E6">
            <w:pPr>
              <w:pStyle w:val="oancuaDanhsach"/>
              <w:numPr>
                <w:ilvl w:val="0"/>
                <w:numId w:val="69"/>
              </w:numPr>
              <w:rPr>
                <w:ins w:id="4717" w:author="Phạm Quang Thịnh" w:date="2019-07-05T22:04:00Z"/>
              </w:rPr>
            </w:pPr>
            <w:ins w:id="4718" w:author="Phạm Quang Thịnh" w:date="2019-07-05T22:04:00Z">
              <w:r w:rsidRPr="00056D0E">
                <w:t>Kiểm tra thao tác sửa khi nhập đúng</w:t>
              </w:r>
            </w:ins>
          </w:p>
        </w:tc>
        <w:tc>
          <w:tcPr>
            <w:tcW w:w="985" w:type="dxa"/>
          </w:tcPr>
          <w:p w14:paraId="1030A62A" w14:textId="38B28C9A" w:rsidR="00C814E6" w:rsidRDefault="00CC20C0" w:rsidP="00C814E6">
            <w:pPr>
              <w:cnfStyle w:val="000000100000" w:firstRow="0" w:lastRow="0" w:firstColumn="0" w:lastColumn="0" w:oddVBand="0" w:evenVBand="0" w:oddHBand="1" w:evenHBand="0" w:firstRowFirstColumn="0" w:firstRowLastColumn="0" w:lastRowFirstColumn="0" w:lastRowLastColumn="0"/>
              <w:rPr>
                <w:ins w:id="4719" w:author="Phạm Quang Thịnh" w:date="2019-07-05T22:04:00Z"/>
              </w:rPr>
            </w:pPr>
            <w:ins w:id="4720" w:author="Hứa Văn Tuấn Anh" w:date="2019-07-05T23:14:00Z">
              <w:r>
                <w:rPr>
                  <w:lang w:val="vi-VN"/>
                </w:rPr>
                <w:t>*</w:t>
              </w:r>
            </w:ins>
          </w:p>
        </w:tc>
      </w:tr>
      <w:tr w:rsidR="00C814E6" w14:paraId="4BF347D3" w14:textId="77777777" w:rsidTr="00C814E6">
        <w:trPr>
          <w:ins w:id="472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D52BC2B" w14:textId="77777777" w:rsidR="00C814E6" w:rsidRPr="00056D0E" w:rsidRDefault="00C814E6" w:rsidP="00C814E6">
            <w:pPr>
              <w:pStyle w:val="oancuaDanhsach"/>
              <w:numPr>
                <w:ilvl w:val="0"/>
                <w:numId w:val="69"/>
              </w:numPr>
              <w:rPr>
                <w:ins w:id="4722" w:author="Phạm Quang Thịnh" w:date="2019-07-05T22:04:00Z"/>
              </w:rPr>
            </w:pPr>
            <w:ins w:id="4723" w:author="Phạm Quang Thịnh" w:date="2019-07-05T22:04:00Z">
              <w:r w:rsidRPr="00056D0E">
                <w:t>Kiểm tra form sau khi sửa</w:t>
              </w:r>
            </w:ins>
          </w:p>
        </w:tc>
        <w:tc>
          <w:tcPr>
            <w:tcW w:w="985" w:type="dxa"/>
          </w:tcPr>
          <w:p w14:paraId="2A099058" w14:textId="4BA1F6DA" w:rsidR="00C814E6" w:rsidRDefault="00CC20C0" w:rsidP="00C814E6">
            <w:pPr>
              <w:cnfStyle w:val="000000000000" w:firstRow="0" w:lastRow="0" w:firstColumn="0" w:lastColumn="0" w:oddVBand="0" w:evenVBand="0" w:oddHBand="0" w:evenHBand="0" w:firstRowFirstColumn="0" w:firstRowLastColumn="0" w:lastRowFirstColumn="0" w:lastRowLastColumn="0"/>
              <w:rPr>
                <w:ins w:id="4724" w:author="Phạm Quang Thịnh" w:date="2019-07-05T22:04:00Z"/>
              </w:rPr>
            </w:pPr>
            <w:ins w:id="4725" w:author="Hứa Văn Tuấn Anh" w:date="2019-07-05T23:14:00Z">
              <w:r>
                <w:rPr>
                  <w:lang w:val="vi-VN"/>
                </w:rPr>
                <w:t>*</w:t>
              </w:r>
            </w:ins>
          </w:p>
        </w:tc>
      </w:tr>
      <w:tr w:rsidR="00C814E6" w14:paraId="122983FB" w14:textId="77777777" w:rsidTr="00C814E6">
        <w:trPr>
          <w:cnfStyle w:val="000000100000" w:firstRow="0" w:lastRow="0" w:firstColumn="0" w:lastColumn="0" w:oddVBand="0" w:evenVBand="0" w:oddHBand="1" w:evenHBand="0" w:firstRowFirstColumn="0" w:firstRowLastColumn="0" w:lastRowFirstColumn="0" w:lastRowLastColumn="0"/>
          <w:ins w:id="472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F174AE9" w14:textId="77777777" w:rsidR="00C814E6" w:rsidRPr="00056D0E" w:rsidRDefault="00C814E6" w:rsidP="00C814E6">
            <w:pPr>
              <w:pStyle w:val="oancuaDanhsach"/>
              <w:numPr>
                <w:ilvl w:val="0"/>
                <w:numId w:val="69"/>
              </w:numPr>
              <w:rPr>
                <w:ins w:id="4727" w:author="Phạm Quang Thịnh" w:date="2019-07-05T22:04:00Z"/>
              </w:rPr>
            </w:pPr>
            <w:ins w:id="4728" w:author="Phạm Quang Thịnh" w:date="2019-07-05T22:04:00Z">
              <w:r w:rsidRPr="00056D0E">
                <w:t>Kiểm tra database sau khi sửa</w:t>
              </w:r>
            </w:ins>
          </w:p>
        </w:tc>
        <w:tc>
          <w:tcPr>
            <w:tcW w:w="985" w:type="dxa"/>
          </w:tcPr>
          <w:p w14:paraId="4BA19DA4" w14:textId="5EC49DC3" w:rsidR="00C814E6" w:rsidRDefault="00CC20C0" w:rsidP="00C814E6">
            <w:pPr>
              <w:cnfStyle w:val="000000100000" w:firstRow="0" w:lastRow="0" w:firstColumn="0" w:lastColumn="0" w:oddVBand="0" w:evenVBand="0" w:oddHBand="1" w:evenHBand="0" w:firstRowFirstColumn="0" w:firstRowLastColumn="0" w:lastRowFirstColumn="0" w:lastRowLastColumn="0"/>
              <w:rPr>
                <w:ins w:id="4729" w:author="Phạm Quang Thịnh" w:date="2019-07-05T22:04:00Z"/>
              </w:rPr>
            </w:pPr>
            <w:ins w:id="4730" w:author="Hứa Văn Tuấn Anh" w:date="2019-07-05T23:14:00Z">
              <w:r>
                <w:rPr>
                  <w:lang w:val="vi-VN"/>
                </w:rPr>
                <w:t>*</w:t>
              </w:r>
            </w:ins>
          </w:p>
        </w:tc>
      </w:tr>
      <w:tr w:rsidR="00C814E6" w14:paraId="08A5D865" w14:textId="77777777" w:rsidTr="00C814E6">
        <w:trPr>
          <w:ins w:id="473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DB90122" w14:textId="77777777" w:rsidR="00C814E6" w:rsidRPr="00056D0E" w:rsidRDefault="00C814E6" w:rsidP="00C814E6">
            <w:pPr>
              <w:pStyle w:val="oancuaDanhsach"/>
              <w:numPr>
                <w:ilvl w:val="0"/>
                <w:numId w:val="69"/>
              </w:numPr>
              <w:rPr>
                <w:ins w:id="4732" w:author="Phạm Quang Thịnh" w:date="2019-07-05T22:04:00Z"/>
              </w:rPr>
            </w:pPr>
            <w:ins w:id="4733" w:author="Phạm Quang Thịnh" w:date="2019-07-05T22:04:00Z">
              <w:r w:rsidRPr="00056D0E">
                <w:t>Kiểm tra thông báo lỗi</w:t>
              </w:r>
            </w:ins>
          </w:p>
        </w:tc>
        <w:tc>
          <w:tcPr>
            <w:tcW w:w="985" w:type="dxa"/>
          </w:tcPr>
          <w:p w14:paraId="1D6D6419" w14:textId="0041E285" w:rsidR="00C814E6" w:rsidRDefault="00CC20C0" w:rsidP="00C814E6">
            <w:pPr>
              <w:cnfStyle w:val="000000000000" w:firstRow="0" w:lastRow="0" w:firstColumn="0" w:lastColumn="0" w:oddVBand="0" w:evenVBand="0" w:oddHBand="0" w:evenHBand="0" w:firstRowFirstColumn="0" w:firstRowLastColumn="0" w:lastRowFirstColumn="0" w:lastRowLastColumn="0"/>
              <w:rPr>
                <w:ins w:id="4734" w:author="Phạm Quang Thịnh" w:date="2019-07-05T22:04:00Z"/>
              </w:rPr>
            </w:pPr>
            <w:ins w:id="4735" w:author="Hứa Văn Tuấn Anh" w:date="2019-07-05T23:14:00Z">
              <w:r>
                <w:rPr>
                  <w:lang w:val="vi-VN"/>
                </w:rPr>
                <w:t>*</w:t>
              </w:r>
            </w:ins>
          </w:p>
        </w:tc>
      </w:tr>
      <w:tr w:rsidR="00C814E6" w14:paraId="715964A6" w14:textId="77777777" w:rsidTr="00C814E6">
        <w:trPr>
          <w:cnfStyle w:val="000000100000" w:firstRow="0" w:lastRow="0" w:firstColumn="0" w:lastColumn="0" w:oddVBand="0" w:evenVBand="0" w:oddHBand="1" w:evenHBand="0" w:firstRowFirstColumn="0" w:firstRowLastColumn="0" w:lastRowFirstColumn="0" w:lastRowLastColumn="0"/>
          <w:ins w:id="473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D6B4ED7" w14:textId="77777777" w:rsidR="00C814E6" w:rsidRPr="00056D0E" w:rsidRDefault="00C814E6" w:rsidP="00C814E6">
            <w:pPr>
              <w:rPr>
                <w:ins w:id="4737" w:author="Phạm Quang Thịnh" w:date="2019-07-05T22:04:00Z"/>
                <w:b w:val="0"/>
              </w:rPr>
            </w:pPr>
            <w:ins w:id="4738" w:author="Phạm Quang Thịnh" w:date="2019-07-05T22:04:00Z">
              <w:r w:rsidRPr="00056D0E">
                <w:rPr>
                  <w:b w:val="0"/>
                  <w:sz w:val="24"/>
                </w:rPr>
                <w:t>Xóa</w:t>
              </w:r>
            </w:ins>
          </w:p>
        </w:tc>
        <w:tc>
          <w:tcPr>
            <w:tcW w:w="985" w:type="dxa"/>
          </w:tcPr>
          <w:p w14:paraId="78BC7820"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4739" w:author="Phạm Quang Thịnh" w:date="2019-07-05T22:04:00Z"/>
              </w:rPr>
            </w:pPr>
          </w:p>
        </w:tc>
      </w:tr>
      <w:tr w:rsidR="00C814E6" w14:paraId="1B7CF4A0" w14:textId="77777777" w:rsidTr="00C814E6">
        <w:trPr>
          <w:ins w:id="474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D772C6B" w14:textId="77777777" w:rsidR="00C814E6" w:rsidRPr="00056D0E" w:rsidRDefault="00C814E6" w:rsidP="00C814E6">
            <w:pPr>
              <w:pStyle w:val="oancuaDanhsach"/>
              <w:numPr>
                <w:ilvl w:val="0"/>
                <w:numId w:val="70"/>
              </w:numPr>
              <w:rPr>
                <w:ins w:id="4741" w:author="Phạm Quang Thịnh" w:date="2019-07-05T22:04:00Z"/>
              </w:rPr>
            </w:pPr>
            <w:ins w:id="4742" w:author="Phạm Quang Thịnh" w:date="2019-07-05T22:04:00Z">
              <w:r w:rsidRPr="00056D0E">
                <w:t>Kiểm tra trạng thái nút xóa</w:t>
              </w:r>
              <w:r>
                <w:t>/menu xóa</w:t>
              </w:r>
              <w:r w:rsidRPr="00056D0E">
                <w:t xml:space="preserve"> khi chưa có dữ liệu</w:t>
              </w:r>
            </w:ins>
          </w:p>
        </w:tc>
        <w:tc>
          <w:tcPr>
            <w:tcW w:w="985" w:type="dxa"/>
          </w:tcPr>
          <w:p w14:paraId="2FEFBEF1" w14:textId="0FE5C775" w:rsidR="00C814E6" w:rsidRDefault="00CC20C0" w:rsidP="00C814E6">
            <w:pPr>
              <w:cnfStyle w:val="000000000000" w:firstRow="0" w:lastRow="0" w:firstColumn="0" w:lastColumn="0" w:oddVBand="0" w:evenVBand="0" w:oddHBand="0" w:evenHBand="0" w:firstRowFirstColumn="0" w:firstRowLastColumn="0" w:lastRowFirstColumn="0" w:lastRowLastColumn="0"/>
              <w:rPr>
                <w:ins w:id="4743" w:author="Phạm Quang Thịnh" w:date="2019-07-05T22:04:00Z"/>
              </w:rPr>
            </w:pPr>
            <w:ins w:id="4744" w:author="Hứa Văn Tuấn Anh" w:date="2019-07-05T23:14:00Z">
              <w:r>
                <w:rPr>
                  <w:lang w:val="vi-VN"/>
                </w:rPr>
                <w:t>*</w:t>
              </w:r>
            </w:ins>
          </w:p>
        </w:tc>
      </w:tr>
      <w:tr w:rsidR="00C814E6" w14:paraId="0D1FA6D5" w14:textId="77777777" w:rsidTr="00C814E6">
        <w:trPr>
          <w:cnfStyle w:val="000000100000" w:firstRow="0" w:lastRow="0" w:firstColumn="0" w:lastColumn="0" w:oddVBand="0" w:evenVBand="0" w:oddHBand="1" w:evenHBand="0" w:firstRowFirstColumn="0" w:firstRowLastColumn="0" w:lastRowFirstColumn="0" w:lastRowLastColumn="0"/>
          <w:ins w:id="474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3C16622" w14:textId="77777777" w:rsidR="00C814E6" w:rsidRPr="00056D0E" w:rsidRDefault="00C814E6" w:rsidP="00C814E6">
            <w:pPr>
              <w:pStyle w:val="oancuaDanhsach"/>
              <w:numPr>
                <w:ilvl w:val="0"/>
                <w:numId w:val="70"/>
              </w:numPr>
              <w:rPr>
                <w:ins w:id="4746" w:author="Phạm Quang Thịnh" w:date="2019-07-05T22:04:00Z"/>
              </w:rPr>
            </w:pPr>
            <w:ins w:id="4747" w:author="Phạm Quang Thịnh" w:date="2019-07-05T22:04:00Z">
              <w:r w:rsidRPr="00056D0E">
                <w:t>Kiểm tra thao tác xóa khi sai khóa chính</w:t>
              </w:r>
            </w:ins>
          </w:p>
        </w:tc>
        <w:tc>
          <w:tcPr>
            <w:tcW w:w="985" w:type="dxa"/>
          </w:tcPr>
          <w:p w14:paraId="4D77EF2E" w14:textId="40F31709" w:rsidR="00C814E6" w:rsidRDefault="00CC20C0" w:rsidP="00C814E6">
            <w:pPr>
              <w:cnfStyle w:val="000000100000" w:firstRow="0" w:lastRow="0" w:firstColumn="0" w:lastColumn="0" w:oddVBand="0" w:evenVBand="0" w:oddHBand="1" w:evenHBand="0" w:firstRowFirstColumn="0" w:firstRowLastColumn="0" w:lastRowFirstColumn="0" w:lastRowLastColumn="0"/>
              <w:rPr>
                <w:ins w:id="4748" w:author="Phạm Quang Thịnh" w:date="2019-07-05T22:04:00Z"/>
              </w:rPr>
            </w:pPr>
            <w:ins w:id="4749" w:author="Hứa Văn Tuấn Anh" w:date="2019-07-05T23:14:00Z">
              <w:r>
                <w:rPr>
                  <w:lang w:val="vi-VN"/>
                </w:rPr>
                <w:t>*</w:t>
              </w:r>
            </w:ins>
          </w:p>
        </w:tc>
      </w:tr>
      <w:tr w:rsidR="00C814E6" w14:paraId="7D6134F0" w14:textId="77777777" w:rsidTr="00C814E6">
        <w:trPr>
          <w:ins w:id="475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24FFB2B" w14:textId="77777777" w:rsidR="00C814E6" w:rsidRPr="00056D0E" w:rsidRDefault="00C814E6" w:rsidP="00C814E6">
            <w:pPr>
              <w:pStyle w:val="oancuaDanhsach"/>
              <w:numPr>
                <w:ilvl w:val="0"/>
                <w:numId w:val="70"/>
              </w:numPr>
              <w:rPr>
                <w:ins w:id="4751" w:author="Phạm Quang Thịnh" w:date="2019-07-05T22:04:00Z"/>
              </w:rPr>
            </w:pPr>
            <w:ins w:id="4752" w:author="Phạm Quang Thịnh" w:date="2019-07-05T22:04:00Z">
              <w:r w:rsidRPr="00056D0E">
                <w:t>Kiểm tra thao tác xóa khi vi phạm ràng buộc</w:t>
              </w:r>
            </w:ins>
          </w:p>
        </w:tc>
        <w:tc>
          <w:tcPr>
            <w:tcW w:w="985" w:type="dxa"/>
          </w:tcPr>
          <w:p w14:paraId="21636688" w14:textId="7B66D18D" w:rsidR="00C814E6" w:rsidRDefault="00CC20C0" w:rsidP="00C814E6">
            <w:pPr>
              <w:cnfStyle w:val="000000000000" w:firstRow="0" w:lastRow="0" w:firstColumn="0" w:lastColumn="0" w:oddVBand="0" w:evenVBand="0" w:oddHBand="0" w:evenHBand="0" w:firstRowFirstColumn="0" w:firstRowLastColumn="0" w:lastRowFirstColumn="0" w:lastRowLastColumn="0"/>
              <w:rPr>
                <w:ins w:id="4753" w:author="Phạm Quang Thịnh" w:date="2019-07-05T22:04:00Z"/>
              </w:rPr>
            </w:pPr>
            <w:ins w:id="4754" w:author="Hứa Văn Tuấn Anh" w:date="2019-07-05T23:14:00Z">
              <w:r>
                <w:rPr>
                  <w:lang w:val="vi-VN"/>
                </w:rPr>
                <w:t>*</w:t>
              </w:r>
            </w:ins>
          </w:p>
        </w:tc>
      </w:tr>
      <w:tr w:rsidR="00C814E6" w14:paraId="1F73DAC1" w14:textId="77777777" w:rsidTr="00C814E6">
        <w:trPr>
          <w:cnfStyle w:val="000000100000" w:firstRow="0" w:lastRow="0" w:firstColumn="0" w:lastColumn="0" w:oddVBand="0" w:evenVBand="0" w:oddHBand="1" w:evenHBand="0" w:firstRowFirstColumn="0" w:firstRowLastColumn="0" w:lastRowFirstColumn="0" w:lastRowLastColumn="0"/>
          <w:ins w:id="475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538CA9C" w14:textId="77777777" w:rsidR="00C814E6" w:rsidRPr="00056D0E" w:rsidRDefault="00C814E6" w:rsidP="00C814E6">
            <w:pPr>
              <w:pStyle w:val="oancuaDanhsach"/>
              <w:numPr>
                <w:ilvl w:val="0"/>
                <w:numId w:val="70"/>
              </w:numPr>
              <w:rPr>
                <w:ins w:id="4756" w:author="Phạm Quang Thịnh" w:date="2019-07-05T22:04:00Z"/>
              </w:rPr>
            </w:pPr>
            <w:ins w:id="4757" w:author="Phạm Quang Thịnh" w:date="2019-07-05T22:04:00Z">
              <w:r w:rsidRPr="00056D0E">
                <w:t>Kiểm tra thao tác xóa khi trường dữ liệu invalid</w:t>
              </w:r>
            </w:ins>
          </w:p>
        </w:tc>
        <w:tc>
          <w:tcPr>
            <w:tcW w:w="985" w:type="dxa"/>
          </w:tcPr>
          <w:p w14:paraId="3EC17A0B" w14:textId="43742FB9" w:rsidR="00C814E6" w:rsidRDefault="00CC20C0" w:rsidP="00C814E6">
            <w:pPr>
              <w:cnfStyle w:val="000000100000" w:firstRow="0" w:lastRow="0" w:firstColumn="0" w:lastColumn="0" w:oddVBand="0" w:evenVBand="0" w:oddHBand="1" w:evenHBand="0" w:firstRowFirstColumn="0" w:firstRowLastColumn="0" w:lastRowFirstColumn="0" w:lastRowLastColumn="0"/>
              <w:rPr>
                <w:ins w:id="4758" w:author="Phạm Quang Thịnh" w:date="2019-07-05T22:04:00Z"/>
              </w:rPr>
            </w:pPr>
            <w:ins w:id="4759" w:author="Hứa Văn Tuấn Anh" w:date="2019-07-05T23:14:00Z">
              <w:r>
                <w:rPr>
                  <w:lang w:val="vi-VN"/>
                </w:rPr>
                <w:t>*</w:t>
              </w:r>
            </w:ins>
          </w:p>
        </w:tc>
      </w:tr>
      <w:tr w:rsidR="00C814E6" w14:paraId="733ACCE8" w14:textId="77777777" w:rsidTr="00C814E6">
        <w:trPr>
          <w:ins w:id="476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A9BE106" w14:textId="77777777" w:rsidR="00C814E6" w:rsidRPr="00056D0E" w:rsidRDefault="00C814E6" w:rsidP="00C814E6">
            <w:pPr>
              <w:pStyle w:val="oancuaDanhsach"/>
              <w:numPr>
                <w:ilvl w:val="0"/>
                <w:numId w:val="70"/>
              </w:numPr>
              <w:rPr>
                <w:ins w:id="4761" w:author="Phạm Quang Thịnh" w:date="2019-07-05T22:04:00Z"/>
              </w:rPr>
            </w:pPr>
            <w:ins w:id="4762" w:author="Phạm Quang Thịnh" w:date="2019-07-05T22:04:00Z">
              <w:r w:rsidRPr="00056D0E">
                <w:t>Kiểm tra thao tác xóa khi trường dữ liệu vượt max length</w:t>
              </w:r>
            </w:ins>
          </w:p>
        </w:tc>
        <w:tc>
          <w:tcPr>
            <w:tcW w:w="985" w:type="dxa"/>
          </w:tcPr>
          <w:p w14:paraId="091484E4" w14:textId="06AFDAA8" w:rsidR="00C814E6" w:rsidRDefault="00CC20C0" w:rsidP="00C814E6">
            <w:pPr>
              <w:cnfStyle w:val="000000000000" w:firstRow="0" w:lastRow="0" w:firstColumn="0" w:lastColumn="0" w:oddVBand="0" w:evenVBand="0" w:oddHBand="0" w:evenHBand="0" w:firstRowFirstColumn="0" w:firstRowLastColumn="0" w:lastRowFirstColumn="0" w:lastRowLastColumn="0"/>
              <w:rPr>
                <w:ins w:id="4763" w:author="Phạm Quang Thịnh" w:date="2019-07-05T22:04:00Z"/>
              </w:rPr>
            </w:pPr>
            <w:ins w:id="4764" w:author="Hứa Văn Tuấn Anh" w:date="2019-07-05T23:14:00Z">
              <w:r>
                <w:rPr>
                  <w:lang w:val="vi-VN"/>
                </w:rPr>
                <w:t>*</w:t>
              </w:r>
            </w:ins>
          </w:p>
        </w:tc>
      </w:tr>
      <w:tr w:rsidR="00C814E6" w14:paraId="1B797845" w14:textId="77777777" w:rsidTr="00C814E6">
        <w:trPr>
          <w:cnfStyle w:val="000000100000" w:firstRow="0" w:lastRow="0" w:firstColumn="0" w:lastColumn="0" w:oddVBand="0" w:evenVBand="0" w:oddHBand="1" w:evenHBand="0" w:firstRowFirstColumn="0" w:firstRowLastColumn="0" w:lastRowFirstColumn="0" w:lastRowLastColumn="0"/>
          <w:ins w:id="476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1D3D552" w14:textId="77777777" w:rsidR="00C814E6" w:rsidRPr="00056D0E" w:rsidRDefault="00C814E6" w:rsidP="00C814E6">
            <w:pPr>
              <w:pStyle w:val="oancuaDanhsach"/>
              <w:numPr>
                <w:ilvl w:val="0"/>
                <w:numId w:val="70"/>
              </w:numPr>
              <w:rPr>
                <w:ins w:id="4766" w:author="Phạm Quang Thịnh" w:date="2019-07-05T22:04:00Z"/>
              </w:rPr>
            </w:pPr>
            <w:ins w:id="4767" w:author="Phạm Quang Thịnh" w:date="2019-07-05T22:04:00Z">
              <w:r w:rsidRPr="00056D0E">
                <w:t>Kiểm tra thao tác xóa khi đúng khóa chính</w:t>
              </w:r>
            </w:ins>
          </w:p>
        </w:tc>
        <w:tc>
          <w:tcPr>
            <w:tcW w:w="985" w:type="dxa"/>
          </w:tcPr>
          <w:p w14:paraId="26AB7A24" w14:textId="4DEB07EB" w:rsidR="00C814E6" w:rsidRDefault="00CC20C0" w:rsidP="00C814E6">
            <w:pPr>
              <w:cnfStyle w:val="000000100000" w:firstRow="0" w:lastRow="0" w:firstColumn="0" w:lastColumn="0" w:oddVBand="0" w:evenVBand="0" w:oddHBand="1" w:evenHBand="0" w:firstRowFirstColumn="0" w:firstRowLastColumn="0" w:lastRowFirstColumn="0" w:lastRowLastColumn="0"/>
              <w:rPr>
                <w:ins w:id="4768" w:author="Phạm Quang Thịnh" w:date="2019-07-05T22:04:00Z"/>
              </w:rPr>
            </w:pPr>
            <w:ins w:id="4769" w:author="Hứa Văn Tuấn Anh" w:date="2019-07-05T23:14:00Z">
              <w:r>
                <w:rPr>
                  <w:lang w:val="vi-VN"/>
                </w:rPr>
                <w:t>*</w:t>
              </w:r>
            </w:ins>
          </w:p>
        </w:tc>
      </w:tr>
      <w:tr w:rsidR="00C814E6" w14:paraId="1162957C" w14:textId="77777777" w:rsidTr="00C814E6">
        <w:trPr>
          <w:ins w:id="477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E07A398" w14:textId="77777777" w:rsidR="00C814E6" w:rsidRPr="00056D0E" w:rsidRDefault="00C814E6" w:rsidP="00C814E6">
            <w:pPr>
              <w:pStyle w:val="oancuaDanhsach"/>
              <w:numPr>
                <w:ilvl w:val="0"/>
                <w:numId w:val="70"/>
              </w:numPr>
              <w:rPr>
                <w:ins w:id="4771" w:author="Phạm Quang Thịnh" w:date="2019-07-05T22:04:00Z"/>
              </w:rPr>
            </w:pPr>
            <w:ins w:id="4772" w:author="Phạm Quang Thịnh" w:date="2019-07-05T22:04:00Z">
              <w:r w:rsidRPr="00056D0E">
                <w:t>Kiểm tra form sau khi xóa</w:t>
              </w:r>
            </w:ins>
          </w:p>
        </w:tc>
        <w:tc>
          <w:tcPr>
            <w:tcW w:w="985" w:type="dxa"/>
          </w:tcPr>
          <w:p w14:paraId="261BBE5C" w14:textId="6A760913" w:rsidR="00C814E6" w:rsidRDefault="00CC20C0" w:rsidP="00C814E6">
            <w:pPr>
              <w:cnfStyle w:val="000000000000" w:firstRow="0" w:lastRow="0" w:firstColumn="0" w:lastColumn="0" w:oddVBand="0" w:evenVBand="0" w:oddHBand="0" w:evenHBand="0" w:firstRowFirstColumn="0" w:firstRowLastColumn="0" w:lastRowFirstColumn="0" w:lastRowLastColumn="0"/>
              <w:rPr>
                <w:ins w:id="4773" w:author="Phạm Quang Thịnh" w:date="2019-07-05T22:04:00Z"/>
              </w:rPr>
            </w:pPr>
            <w:ins w:id="4774" w:author="Hứa Văn Tuấn Anh" w:date="2019-07-05T23:14:00Z">
              <w:r>
                <w:rPr>
                  <w:lang w:val="vi-VN"/>
                </w:rPr>
                <w:t>*</w:t>
              </w:r>
            </w:ins>
          </w:p>
        </w:tc>
      </w:tr>
      <w:tr w:rsidR="00C814E6" w14:paraId="00DD2C62" w14:textId="77777777" w:rsidTr="00C814E6">
        <w:trPr>
          <w:cnfStyle w:val="000000100000" w:firstRow="0" w:lastRow="0" w:firstColumn="0" w:lastColumn="0" w:oddVBand="0" w:evenVBand="0" w:oddHBand="1" w:evenHBand="0" w:firstRowFirstColumn="0" w:firstRowLastColumn="0" w:lastRowFirstColumn="0" w:lastRowLastColumn="0"/>
          <w:ins w:id="477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E0D6328" w14:textId="77777777" w:rsidR="00C814E6" w:rsidRPr="00056D0E" w:rsidRDefault="00C814E6" w:rsidP="00C814E6">
            <w:pPr>
              <w:pStyle w:val="oancuaDanhsach"/>
              <w:numPr>
                <w:ilvl w:val="0"/>
                <w:numId w:val="70"/>
              </w:numPr>
              <w:rPr>
                <w:ins w:id="4776" w:author="Phạm Quang Thịnh" w:date="2019-07-05T22:04:00Z"/>
              </w:rPr>
            </w:pPr>
            <w:ins w:id="4777" w:author="Phạm Quang Thịnh" w:date="2019-07-05T22:04:00Z">
              <w:r w:rsidRPr="00056D0E">
                <w:t>Kiểm tra database sau khi xóa</w:t>
              </w:r>
            </w:ins>
          </w:p>
        </w:tc>
        <w:tc>
          <w:tcPr>
            <w:tcW w:w="985" w:type="dxa"/>
          </w:tcPr>
          <w:p w14:paraId="32A1B658" w14:textId="5BEE4901" w:rsidR="00C814E6" w:rsidRDefault="00CC20C0" w:rsidP="00C814E6">
            <w:pPr>
              <w:cnfStyle w:val="000000100000" w:firstRow="0" w:lastRow="0" w:firstColumn="0" w:lastColumn="0" w:oddVBand="0" w:evenVBand="0" w:oddHBand="1" w:evenHBand="0" w:firstRowFirstColumn="0" w:firstRowLastColumn="0" w:lastRowFirstColumn="0" w:lastRowLastColumn="0"/>
              <w:rPr>
                <w:ins w:id="4778" w:author="Phạm Quang Thịnh" w:date="2019-07-05T22:04:00Z"/>
              </w:rPr>
            </w:pPr>
            <w:ins w:id="4779" w:author="Hứa Văn Tuấn Anh" w:date="2019-07-05T23:14:00Z">
              <w:r>
                <w:rPr>
                  <w:lang w:val="vi-VN"/>
                </w:rPr>
                <w:t>*</w:t>
              </w:r>
            </w:ins>
          </w:p>
        </w:tc>
      </w:tr>
      <w:tr w:rsidR="00C814E6" w14:paraId="6E64E279" w14:textId="77777777" w:rsidTr="00C814E6">
        <w:trPr>
          <w:ins w:id="478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FFC59FC" w14:textId="77777777" w:rsidR="00C814E6" w:rsidRPr="0008427D" w:rsidRDefault="00C814E6" w:rsidP="00C814E6">
            <w:pPr>
              <w:pStyle w:val="oancuaDanhsach"/>
              <w:numPr>
                <w:ilvl w:val="0"/>
                <w:numId w:val="70"/>
              </w:numPr>
              <w:rPr>
                <w:ins w:id="4781" w:author="Phạm Quang Thịnh" w:date="2019-07-05T22:04:00Z"/>
              </w:rPr>
            </w:pPr>
            <w:ins w:id="4782" w:author="Phạm Quang Thịnh" w:date="2019-07-05T22:04:00Z">
              <w:r w:rsidRPr="00056D0E">
                <w:t>Kiểm tra thông báo lỗi</w:t>
              </w:r>
            </w:ins>
          </w:p>
        </w:tc>
        <w:tc>
          <w:tcPr>
            <w:tcW w:w="985" w:type="dxa"/>
          </w:tcPr>
          <w:p w14:paraId="4F14DCBB" w14:textId="1225CB59" w:rsidR="00C814E6" w:rsidRDefault="00CC20C0" w:rsidP="00C814E6">
            <w:pPr>
              <w:cnfStyle w:val="000000000000" w:firstRow="0" w:lastRow="0" w:firstColumn="0" w:lastColumn="0" w:oddVBand="0" w:evenVBand="0" w:oddHBand="0" w:evenHBand="0" w:firstRowFirstColumn="0" w:firstRowLastColumn="0" w:lastRowFirstColumn="0" w:lastRowLastColumn="0"/>
              <w:rPr>
                <w:ins w:id="4783" w:author="Phạm Quang Thịnh" w:date="2019-07-05T22:04:00Z"/>
              </w:rPr>
            </w:pPr>
            <w:ins w:id="4784" w:author="Hứa Văn Tuấn Anh" w:date="2019-07-05T23:14:00Z">
              <w:r>
                <w:rPr>
                  <w:lang w:val="vi-VN"/>
                </w:rPr>
                <w:t>*</w:t>
              </w:r>
            </w:ins>
          </w:p>
        </w:tc>
      </w:tr>
    </w:tbl>
    <w:p w14:paraId="691D8A8C" w14:textId="77777777" w:rsidR="00C814E6" w:rsidRPr="00E12A5C" w:rsidRDefault="00C814E6">
      <w:pPr>
        <w:rPr>
          <w:ins w:id="4785" w:author="Phạm Quang Thịnh" w:date="2019-07-05T22:01:00Z"/>
        </w:rPr>
      </w:pPr>
    </w:p>
    <w:p w14:paraId="2D590BFB" w14:textId="77777777" w:rsidR="00C814E6" w:rsidRPr="00E12A5C" w:rsidRDefault="00C814E6" w:rsidP="00C814E6">
      <w:pPr>
        <w:rPr>
          <w:ins w:id="4786" w:author="Phạm Quang Thịnh" w:date="2019-07-05T22:01:00Z"/>
          <w:sz w:val="32"/>
        </w:rPr>
      </w:pPr>
    </w:p>
    <w:p w14:paraId="4C2D5DF8" w14:textId="77777777" w:rsidR="00C814E6" w:rsidRPr="00E12A5C" w:rsidRDefault="00C814E6" w:rsidP="00C814E6">
      <w:pPr>
        <w:rPr>
          <w:ins w:id="4787" w:author="Phạm Quang Thịnh" w:date="2019-07-05T22:01:00Z"/>
          <w:sz w:val="32"/>
        </w:rPr>
      </w:pPr>
    </w:p>
    <w:p w14:paraId="037ADF5F" w14:textId="2F51356B" w:rsidR="00C814E6" w:rsidRDefault="00C814E6" w:rsidP="00C814E6">
      <w:pPr>
        <w:rPr>
          <w:ins w:id="4788" w:author="Phạm Quang Thịnh" w:date="2019-07-05T22:04:00Z"/>
          <w:sz w:val="32"/>
        </w:rPr>
      </w:pPr>
    </w:p>
    <w:p w14:paraId="597B0E48" w14:textId="77777777" w:rsidR="00C814E6" w:rsidRDefault="00C814E6" w:rsidP="00C814E6">
      <w:pPr>
        <w:rPr>
          <w:ins w:id="4789" w:author="Phạm Quang Thịnh" w:date="2019-07-05T22:01:00Z"/>
          <w:sz w:val="32"/>
        </w:rPr>
      </w:pPr>
    </w:p>
    <w:p w14:paraId="1BD7DEAF" w14:textId="3940FE88" w:rsidR="00C814E6" w:rsidRDefault="00C814E6">
      <w:pPr>
        <w:pStyle w:val="u2"/>
        <w:jc w:val="center"/>
        <w:rPr>
          <w:ins w:id="4790" w:author="Phạm Quang Thịnh" w:date="2019-07-05T23:35:00Z"/>
        </w:rPr>
        <w:pPrChange w:id="4791" w:author="Phạm Quang Thịnh" w:date="2019-07-05T23:35:00Z">
          <w:pPr/>
        </w:pPrChange>
      </w:pPr>
      <w:ins w:id="4792" w:author="Phạm Quang Thịnh" w:date="2019-07-05T22:01:00Z">
        <w:r>
          <w:t>Phiếu xuất hàng</w:t>
        </w:r>
      </w:ins>
    </w:p>
    <w:p w14:paraId="0D71897E" w14:textId="77777777" w:rsidR="00C17FDB" w:rsidRDefault="00C17FDB" w:rsidP="00C814E6">
      <w:pPr>
        <w:rPr>
          <w:ins w:id="4793" w:author="Phạm Quang Thịnh" w:date="2019-07-05T22:01:00Z"/>
          <w:sz w:val="32"/>
        </w:rPr>
      </w:pPr>
    </w:p>
    <w:tbl>
      <w:tblPr>
        <w:tblStyle w:val="BangThun1"/>
        <w:tblpPr w:leftFromText="180" w:rightFromText="180" w:vertAnchor="text" w:horzAnchor="margin" w:tblpY="-10"/>
        <w:tblW w:w="0" w:type="auto"/>
        <w:tblLook w:val="04A0" w:firstRow="1" w:lastRow="0" w:firstColumn="1" w:lastColumn="0" w:noHBand="0" w:noVBand="1"/>
      </w:tblPr>
      <w:tblGrid>
        <w:gridCol w:w="8365"/>
        <w:gridCol w:w="985"/>
      </w:tblGrid>
      <w:tr w:rsidR="00C814E6" w14:paraId="33C65B59" w14:textId="77777777" w:rsidTr="00C814E6">
        <w:trPr>
          <w:cnfStyle w:val="100000000000" w:firstRow="1" w:lastRow="0" w:firstColumn="0" w:lastColumn="0" w:oddVBand="0" w:evenVBand="0" w:oddHBand="0" w:evenHBand="0" w:firstRowFirstColumn="0" w:firstRowLastColumn="0" w:lastRowFirstColumn="0" w:lastRowLastColumn="0"/>
          <w:ins w:id="479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624ECE6" w14:textId="77777777" w:rsidR="00C814E6" w:rsidRPr="00886086" w:rsidRDefault="00C814E6" w:rsidP="00C814E6">
            <w:pPr>
              <w:rPr>
                <w:ins w:id="4795" w:author="Phạm Quang Thịnh" w:date="2019-07-05T22:04:00Z"/>
                <w:b w:val="0"/>
              </w:rPr>
            </w:pPr>
            <w:ins w:id="4796" w:author="Phạm Quang Thịnh" w:date="2019-07-05T22:04:00Z">
              <w:r>
                <w:rPr>
                  <w:b w:val="0"/>
                </w:rPr>
                <w:t>Phiếu xuất hàng</w:t>
              </w:r>
            </w:ins>
          </w:p>
        </w:tc>
        <w:tc>
          <w:tcPr>
            <w:tcW w:w="985" w:type="dxa"/>
          </w:tcPr>
          <w:p w14:paraId="21A0E037" w14:textId="77777777" w:rsidR="00C814E6" w:rsidRPr="00886086" w:rsidRDefault="00C814E6" w:rsidP="00C814E6">
            <w:pPr>
              <w:cnfStyle w:val="100000000000" w:firstRow="1" w:lastRow="0" w:firstColumn="0" w:lastColumn="0" w:oddVBand="0" w:evenVBand="0" w:oddHBand="0" w:evenHBand="0" w:firstRowFirstColumn="0" w:firstRowLastColumn="0" w:lastRowFirstColumn="0" w:lastRowLastColumn="0"/>
              <w:rPr>
                <w:ins w:id="4797" w:author="Phạm Quang Thịnh" w:date="2019-07-05T22:04:00Z"/>
                <w:b w:val="0"/>
              </w:rPr>
            </w:pPr>
            <w:ins w:id="4798" w:author="Phạm Quang Thịnh" w:date="2019-07-05T22:04:00Z">
              <w:r w:rsidRPr="00886086">
                <w:rPr>
                  <w:b w:val="0"/>
                  <w:sz w:val="24"/>
                </w:rPr>
                <w:t>Check</w:t>
              </w:r>
            </w:ins>
          </w:p>
        </w:tc>
      </w:tr>
      <w:tr w:rsidR="00C814E6" w14:paraId="1B7895A7" w14:textId="77777777" w:rsidTr="00C814E6">
        <w:trPr>
          <w:cnfStyle w:val="000000100000" w:firstRow="0" w:lastRow="0" w:firstColumn="0" w:lastColumn="0" w:oddVBand="0" w:evenVBand="0" w:oddHBand="1" w:evenHBand="0" w:firstRowFirstColumn="0" w:firstRowLastColumn="0" w:lastRowFirstColumn="0" w:lastRowLastColumn="0"/>
          <w:ins w:id="479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BAB361A" w14:textId="77777777" w:rsidR="00C814E6" w:rsidRPr="00056D0E" w:rsidRDefault="00C814E6" w:rsidP="00C814E6">
            <w:pPr>
              <w:rPr>
                <w:ins w:id="4800" w:author="Phạm Quang Thịnh" w:date="2019-07-05T22:04:00Z"/>
                <w:b w:val="0"/>
                <w:sz w:val="24"/>
              </w:rPr>
            </w:pPr>
            <w:ins w:id="4801" w:author="Phạm Quang Thịnh" w:date="2019-07-05T22:04:00Z">
              <w:r w:rsidRPr="00056D0E">
                <w:rPr>
                  <w:b w:val="0"/>
                  <w:sz w:val="24"/>
                </w:rPr>
                <w:t>Thêm</w:t>
              </w:r>
            </w:ins>
          </w:p>
        </w:tc>
        <w:tc>
          <w:tcPr>
            <w:tcW w:w="985" w:type="dxa"/>
          </w:tcPr>
          <w:p w14:paraId="52477C4E"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4802" w:author="Phạm Quang Thịnh" w:date="2019-07-05T22:04:00Z"/>
              </w:rPr>
            </w:pPr>
          </w:p>
        </w:tc>
      </w:tr>
      <w:tr w:rsidR="00C814E6" w14:paraId="60DC2135" w14:textId="77777777" w:rsidTr="00C814E6">
        <w:trPr>
          <w:ins w:id="480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C11EEEC" w14:textId="77777777" w:rsidR="00C814E6" w:rsidRPr="00056D0E" w:rsidRDefault="00C814E6" w:rsidP="00C814E6">
            <w:pPr>
              <w:pStyle w:val="oancuaDanhsach"/>
              <w:numPr>
                <w:ilvl w:val="0"/>
                <w:numId w:val="68"/>
              </w:numPr>
              <w:rPr>
                <w:ins w:id="4804" w:author="Phạm Quang Thịnh" w:date="2019-07-05T22:04:00Z"/>
              </w:rPr>
            </w:pPr>
            <w:ins w:id="4805" w:author="Phạm Quang Thịnh" w:date="2019-07-05T22:04:00Z">
              <w:r w:rsidRPr="00056D0E">
                <w:t>Kiểm tra trạng thái nút thêm khi chưa nhập</w:t>
              </w:r>
            </w:ins>
          </w:p>
        </w:tc>
        <w:tc>
          <w:tcPr>
            <w:tcW w:w="985" w:type="dxa"/>
          </w:tcPr>
          <w:p w14:paraId="5707C9F8" w14:textId="06981859" w:rsidR="00C814E6" w:rsidRDefault="00CC20C0" w:rsidP="00C814E6">
            <w:pPr>
              <w:cnfStyle w:val="000000000000" w:firstRow="0" w:lastRow="0" w:firstColumn="0" w:lastColumn="0" w:oddVBand="0" w:evenVBand="0" w:oddHBand="0" w:evenHBand="0" w:firstRowFirstColumn="0" w:firstRowLastColumn="0" w:lastRowFirstColumn="0" w:lastRowLastColumn="0"/>
              <w:rPr>
                <w:ins w:id="4806" w:author="Phạm Quang Thịnh" w:date="2019-07-05T22:04:00Z"/>
              </w:rPr>
            </w:pPr>
            <w:ins w:id="4807" w:author="Hứa Văn Tuấn Anh" w:date="2019-07-05T23:14:00Z">
              <w:r>
                <w:rPr>
                  <w:lang w:val="vi-VN"/>
                </w:rPr>
                <w:t>*</w:t>
              </w:r>
            </w:ins>
          </w:p>
        </w:tc>
      </w:tr>
      <w:tr w:rsidR="00C814E6" w14:paraId="5F06A20A" w14:textId="77777777" w:rsidTr="00C814E6">
        <w:trPr>
          <w:cnfStyle w:val="000000100000" w:firstRow="0" w:lastRow="0" w:firstColumn="0" w:lastColumn="0" w:oddVBand="0" w:evenVBand="0" w:oddHBand="1" w:evenHBand="0" w:firstRowFirstColumn="0" w:firstRowLastColumn="0" w:lastRowFirstColumn="0" w:lastRowLastColumn="0"/>
          <w:ins w:id="480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7F2E097" w14:textId="77777777" w:rsidR="00C814E6" w:rsidRPr="00056D0E" w:rsidRDefault="00C814E6" w:rsidP="00C814E6">
            <w:pPr>
              <w:pStyle w:val="oancuaDanhsach"/>
              <w:numPr>
                <w:ilvl w:val="0"/>
                <w:numId w:val="68"/>
              </w:numPr>
              <w:rPr>
                <w:ins w:id="4809" w:author="Phạm Quang Thịnh" w:date="2019-07-05T22:04:00Z"/>
              </w:rPr>
            </w:pPr>
            <w:ins w:id="4810" w:author="Phạm Quang Thịnh" w:date="2019-07-05T22:04:00Z">
              <w:r w:rsidRPr="00056D0E">
                <w:t>Kiểm tra thao tác thêm khi sai đầu vào</w:t>
              </w:r>
            </w:ins>
          </w:p>
        </w:tc>
        <w:tc>
          <w:tcPr>
            <w:tcW w:w="985" w:type="dxa"/>
          </w:tcPr>
          <w:p w14:paraId="3B9F081A" w14:textId="320455ED" w:rsidR="00C814E6" w:rsidRDefault="00CC20C0" w:rsidP="00C814E6">
            <w:pPr>
              <w:cnfStyle w:val="000000100000" w:firstRow="0" w:lastRow="0" w:firstColumn="0" w:lastColumn="0" w:oddVBand="0" w:evenVBand="0" w:oddHBand="1" w:evenHBand="0" w:firstRowFirstColumn="0" w:firstRowLastColumn="0" w:lastRowFirstColumn="0" w:lastRowLastColumn="0"/>
              <w:rPr>
                <w:ins w:id="4811" w:author="Phạm Quang Thịnh" w:date="2019-07-05T22:04:00Z"/>
              </w:rPr>
            </w:pPr>
            <w:ins w:id="4812" w:author="Hứa Văn Tuấn Anh" w:date="2019-07-05T23:14:00Z">
              <w:r>
                <w:rPr>
                  <w:lang w:val="vi-VN"/>
                </w:rPr>
                <w:t>*</w:t>
              </w:r>
            </w:ins>
          </w:p>
        </w:tc>
      </w:tr>
      <w:tr w:rsidR="00C814E6" w14:paraId="4A4C99D5" w14:textId="77777777" w:rsidTr="00C814E6">
        <w:trPr>
          <w:ins w:id="481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C83363F" w14:textId="77777777" w:rsidR="00C814E6" w:rsidRPr="00056D0E" w:rsidRDefault="00C814E6" w:rsidP="00C814E6">
            <w:pPr>
              <w:pStyle w:val="oancuaDanhsach"/>
              <w:numPr>
                <w:ilvl w:val="0"/>
                <w:numId w:val="68"/>
              </w:numPr>
              <w:rPr>
                <w:ins w:id="4814" w:author="Phạm Quang Thịnh" w:date="2019-07-05T22:04:00Z"/>
              </w:rPr>
            </w:pPr>
            <w:ins w:id="4815" w:author="Phạm Quang Thịnh" w:date="2019-07-05T22:04:00Z">
              <w:r w:rsidRPr="00056D0E">
                <w:t>Kiểm tra thao tác thêm khi trùng khóa chính</w:t>
              </w:r>
            </w:ins>
          </w:p>
        </w:tc>
        <w:tc>
          <w:tcPr>
            <w:tcW w:w="985" w:type="dxa"/>
          </w:tcPr>
          <w:p w14:paraId="70C4D5D7" w14:textId="3B6D8EFD" w:rsidR="00C814E6" w:rsidRDefault="00CC20C0" w:rsidP="00C814E6">
            <w:pPr>
              <w:cnfStyle w:val="000000000000" w:firstRow="0" w:lastRow="0" w:firstColumn="0" w:lastColumn="0" w:oddVBand="0" w:evenVBand="0" w:oddHBand="0" w:evenHBand="0" w:firstRowFirstColumn="0" w:firstRowLastColumn="0" w:lastRowFirstColumn="0" w:lastRowLastColumn="0"/>
              <w:rPr>
                <w:ins w:id="4816" w:author="Phạm Quang Thịnh" w:date="2019-07-05T22:04:00Z"/>
              </w:rPr>
            </w:pPr>
            <w:ins w:id="4817" w:author="Hứa Văn Tuấn Anh" w:date="2019-07-05T23:14:00Z">
              <w:r>
                <w:rPr>
                  <w:lang w:val="vi-VN"/>
                </w:rPr>
                <w:t>*</w:t>
              </w:r>
            </w:ins>
          </w:p>
        </w:tc>
      </w:tr>
      <w:tr w:rsidR="00C814E6" w14:paraId="2531F77F" w14:textId="77777777" w:rsidTr="00C814E6">
        <w:trPr>
          <w:cnfStyle w:val="000000100000" w:firstRow="0" w:lastRow="0" w:firstColumn="0" w:lastColumn="0" w:oddVBand="0" w:evenVBand="0" w:oddHBand="1" w:evenHBand="0" w:firstRowFirstColumn="0" w:firstRowLastColumn="0" w:lastRowFirstColumn="0" w:lastRowLastColumn="0"/>
          <w:ins w:id="481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7B65C9D" w14:textId="77777777" w:rsidR="00C814E6" w:rsidRPr="00056D0E" w:rsidRDefault="00C814E6" w:rsidP="00C814E6">
            <w:pPr>
              <w:pStyle w:val="oancuaDanhsach"/>
              <w:numPr>
                <w:ilvl w:val="0"/>
                <w:numId w:val="68"/>
              </w:numPr>
              <w:rPr>
                <w:ins w:id="4819" w:author="Phạm Quang Thịnh" w:date="2019-07-05T22:04:00Z"/>
              </w:rPr>
            </w:pPr>
            <w:ins w:id="4820" w:author="Phạm Quang Thịnh" w:date="2019-07-05T22:04:00Z">
              <w:r w:rsidRPr="00056D0E">
                <w:t>Kiểm tra thao tác thêm khi vi phạm ràng buộc</w:t>
              </w:r>
            </w:ins>
          </w:p>
        </w:tc>
        <w:tc>
          <w:tcPr>
            <w:tcW w:w="985" w:type="dxa"/>
          </w:tcPr>
          <w:p w14:paraId="2A0BE3E1" w14:textId="62B7B588" w:rsidR="00C814E6" w:rsidRDefault="00CC20C0" w:rsidP="00C814E6">
            <w:pPr>
              <w:cnfStyle w:val="000000100000" w:firstRow="0" w:lastRow="0" w:firstColumn="0" w:lastColumn="0" w:oddVBand="0" w:evenVBand="0" w:oddHBand="1" w:evenHBand="0" w:firstRowFirstColumn="0" w:firstRowLastColumn="0" w:lastRowFirstColumn="0" w:lastRowLastColumn="0"/>
              <w:rPr>
                <w:ins w:id="4821" w:author="Phạm Quang Thịnh" w:date="2019-07-05T22:04:00Z"/>
              </w:rPr>
            </w:pPr>
            <w:ins w:id="4822" w:author="Hứa Văn Tuấn Anh" w:date="2019-07-05T23:14:00Z">
              <w:r>
                <w:rPr>
                  <w:lang w:val="vi-VN"/>
                </w:rPr>
                <w:t>*</w:t>
              </w:r>
            </w:ins>
          </w:p>
        </w:tc>
      </w:tr>
      <w:tr w:rsidR="00C814E6" w14:paraId="38DF9843" w14:textId="77777777" w:rsidTr="00C814E6">
        <w:trPr>
          <w:ins w:id="482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8F084ED" w14:textId="77777777" w:rsidR="00C814E6" w:rsidRPr="00056D0E" w:rsidRDefault="00C814E6" w:rsidP="00C814E6">
            <w:pPr>
              <w:pStyle w:val="oancuaDanhsach"/>
              <w:numPr>
                <w:ilvl w:val="0"/>
                <w:numId w:val="68"/>
              </w:numPr>
              <w:rPr>
                <w:ins w:id="4824" w:author="Phạm Quang Thịnh" w:date="2019-07-05T22:04:00Z"/>
              </w:rPr>
            </w:pPr>
            <w:ins w:id="4825" w:author="Phạm Quang Thịnh" w:date="2019-07-05T22:04:00Z">
              <w:r w:rsidRPr="00056D0E">
                <w:t>Kiểm tra thao tác thêm khi trường dữ liệu invalid</w:t>
              </w:r>
            </w:ins>
          </w:p>
        </w:tc>
        <w:tc>
          <w:tcPr>
            <w:tcW w:w="985" w:type="dxa"/>
          </w:tcPr>
          <w:p w14:paraId="0E283E02" w14:textId="20B26445" w:rsidR="00C814E6" w:rsidRDefault="00CC20C0" w:rsidP="00C814E6">
            <w:pPr>
              <w:cnfStyle w:val="000000000000" w:firstRow="0" w:lastRow="0" w:firstColumn="0" w:lastColumn="0" w:oddVBand="0" w:evenVBand="0" w:oddHBand="0" w:evenHBand="0" w:firstRowFirstColumn="0" w:firstRowLastColumn="0" w:lastRowFirstColumn="0" w:lastRowLastColumn="0"/>
              <w:rPr>
                <w:ins w:id="4826" w:author="Phạm Quang Thịnh" w:date="2019-07-05T22:04:00Z"/>
              </w:rPr>
            </w:pPr>
            <w:ins w:id="4827" w:author="Hứa Văn Tuấn Anh" w:date="2019-07-05T23:14:00Z">
              <w:r>
                <w:rPr>
                  <w:lang w:val="vi-VN"/>
                </w:rPr>
                <w:t>*</w:t>
              </w:r>
            </w:ins>
          </w:p>
        </w:tc>
      </w:tr>
      <w:tr w:rsidR="00C814E6" w14:paraId="3B16FBA2" w14:textId="77777777" w:rsidTr="00C814E6">
        <w:trPr>
          <w:cnfStyle w:val="000000100000" w:firstRow="0" w:lastRow="0" w:firstColumn="0" w:lastColumn="0" w:oddVBand="0" w:evenVBand="0" w:oddHBand="1" w:evenHBand="0" w:firstRowFirstColumn="0" w:firstRowLastColumn="0" w:lastRowFirstColumn="0" w:lastRowLastColumn="0"/>
          <w:ins w:id="482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4E10B64" w14:textId="77777777" w:rsidR="00C814E6" w:rsidRPr="00056D0E" w:rsidRDefault="00C814E6" w:rsidP="00C814E6">
            <w:pPr>
              <w:pStyle w:val="oancuaDanhsach"/>
              <w:numPr>
                <w:ilvl w:val="0"/>
                <w:numId w:val="68"/>
              </w:numPr>
              <w:rPr>
                <w:ins w:id="4829" w:author="Phạm Quang Thịnh" w:date="2019-07-05T22:04:00Z"/>
              </w:rPr>
            </w:pPr>
            <w:ins w:id="4830" w:author="Phạm Quang Thịnh" w:date="2019-07-05T22:04:00Z">
              <w:r w:rsidRPr="00056D0E">
                <w:t>Kiểm tra thao tác thêm khi trường dữ liệu vượt max length</w:t>
              </w:r>
            </w:ins>
          </w:p>
        </w:tc>
        <w:tc>
          <w:tcPr>
            <w:tcW w:w="985" w:type="dxa"/>
          </w:tcPr>
          <w:p w14:paraId="787EFF59" w14:textId="42BDE4BD" w:rsidR="00C814E6" w:rsidRDefault="00CC20C0" w:rsidP="00C814E6">
            <w:pPr>
              <w:cnfStyle w:val="000000100000" w:firstRow="0" w:lastRow="0" w:firstColumn="0" w:lastColumn="0" w:oddVBand="0" w:evenVBand="0" w:oddHBand="1" w:evenHBand="0" w:firstRowFirstColumn="0" w:firstRowLastColumn="0" w:lastRowFirstColumn="0" w:lastRowLastColumn="0"/>
              <w:rPr>
                <w:ins w:id="4831" w:author="Phạm Quang Thịnh" w:date="2019-07-05T22:04:00Z"/>
              </w:rPr>
            </w:pPr>
            <w:ins w:id="4832" w:author="Hứa Văn Tuấn Anh" w:date="2019-07-05T23:14:00Z">
              <w:r>
                <w:rPr>
                  <w:lang w:val="vi-VN"/>
                </w:rPr>
                <w:t>*</w:t>
              </w:r>
            </w:ins>
          </w:p>
        </w:tc>
      </w:tr>
      <w:tr w:rsidR="00C814E6" w14:paraId="531D52FE" w14:textId="77777777" w:rsidTr="00C814E6">
        <w:trPr>
          <w:ins w:id="483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BC04AE4" w14:textId="77777777" w:rsidR="00C814E6" w:rsidRPr="00056D0E" w:rsidRDefault="00C814E6" w:rsidP="00C814E6">
            <w:pPr>
              <w:pStyle w:val="oancuaDanhsach"/>
              <w:numPr>
                <w:ilvl w:val="0"/>
                <w:numId w:val="68"/>
              </w:numPr>
              <w:rPr>
                <w:ins w:id="4834" w:author="Phạm Quang Thịnh" w:date="2019-07-05T22:04:00Z"/>
              </w:rPr>
            </w:pPr>
            <w:ins w:id="4835" w:author="Phạm Quang Thịnh" w:date="2019-07-05T22:04:00Z">
              <w:r w:rsidRPr="00056D0E">
                <w:t>Kiểm tra thao tác thêm khi nhập đúng</w:t>
              </w:r>
            </w:ins>
          </w:p>
        </w:tc>
        <w:tc>
          <w:tcPr>
            <w:tcW w:w="985" w:type="dxa"/>
          </w:tcPr>
          <w:p w14:paraId="1B061341" w14:textId="2B2A97CB" w:rsidR="00C814E6" w:rsidRDefault="00CC20C0" w:rsidP="00C814E6">
            <w:pPr>
              <w:cnfStyle w:val="000000000000" w:firstRow="0" w:lastRow="0" w:firstColumn="0" w:lastColumn="0" w:oddVBand="0" w:evenVBand="0" w:oddHBand="0" w:evenHBand="0" w:firstRowFirstColumn="0" w:firstRowLastColumn="0" w:lastRowFirstColumn="0" w:lastRowLastColumn="0"/>
              <w:rPr>
                <w:ins w:id="4836" w:author="Phạm Quang Thịnh" w:date="2019-07-05T22:04:00Z"/>
              </w:rPr>
            </w:pPr>
            <w:ins w:id="4837" w:author="Hứa Văn Tuấn Anh" w:date="2019-07-05T23:14:00Z">
              <w:r>
                <w:rPr>
                  <w:lang w:val="vi-VN"/>
                </w:rPr>
                <w:t>*</w:t>
              </w:r>
            </w:ins>
          </w:p>
        </w:tc>
      </w:tr>
      <w:tr w:rsidR="00C814E6" w14:paraId="31419E43" w14:textId="77777777" w:rsidTr="00C814E6">
        <w:trPr>
          <w:cnfStyle w:val="000000100000" w:firstRow="0" w:lastRow="0" w:firstColumn="0" w:lastColumn="0" w:oddVBand="0" w:evenVBand="0" w:oddHBand="1" w:evenHBand="0" w:firstRowFirstColumn="0" w:firstRowLastColumn="0" w:lastRowFirstColumn="0" w:lastRowLastColumn="0"/>
          <w:ins w:id="483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705C4D3" w14:textId="77777777" w:rsidR="00C814E6" w:rsidRPr="00056D0E" w:rsidRDefault="00C814E6" w:rsidP="00C814E6">
            <w:pPr>
              <w:pStyle w:val="oancuaDanhsach"/>
              <w:numPr>
                <w:ilvl w:val="0"/>
                <w:numId w:val="68"/>
              </w:numPr>
              <w:rPr>
                <w:ins w:id="4839" w:author="Phạm Quang Thịnh" w:date="2019-07-05T22:04:00Z"/>
              </w:rPr>
            </w:pPr>
            <w:ins w:id="4840" w:author="Phạm Quang Thịnh" w:date="2019-07-05T22:04:00Z">
              <w:r w:rsidRPr="00056D0E">
                <w:t>Kiểm tra form sau khi thêm</w:t>
              </w:r>
            </w:ins>
          </w:p>
        </w:tc>
        <w:tc>
          <w:tcPr>
            <w:tcW w:w="985" w:type="dxa"/>
          </w:tcPr>
          <w:p w14:paraId="235C915F" w14:textId="79314BB5" w:rsidR="00C814E6" w:rsidRDefault="00CC20C0" w:rsidP="00C814E6">
            <w:pPr>
              <w:cnfStyle w:val="000000100000" w:firstRow="0" w:lastRow="0" w:firstColumn="0" w:lastColumn="0" w:oddVBand="0" w:evenVBand="0" w:oddHBand="1" w:evenHBand="0" w:firstRowFirstColumn="0" w:firstRowLastColumn="0" w:lastRowFirstColumn="0" w:lastRowLastColumn="0"/>
              <w:rPr>
                <w:ins w:id="4841" w:author="Phạm Quang Thịnh" w:date="2019-07-05T22:04:00Z"/>
              </w:rPr>
            </w:pPr>
            <w:ins w:id="4842" w:author="Hứa Văn Tuấn Anh" w:date="2019-07-05T23:14:00Z">
              <w:r>
                <w:rPr>
                  <w:lang w:val="vi-VN"/>
                </w:rPr>
                <w:t>*</w:t>
              </w:r>
            </w:ins>
          </w:p>
        </w:tc>
      </w:tr>
      <w:tr w:rsidR="00C814E6" w14:paraId="07B347FE" w14:textId="77777777" w:rsidTr="00C814E6">
        <w:trPr>
          <w:ins w:id="484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D614562" w14:textId="77777777" w:rsidR="00C814E6" w:rsidRPr="00056D0E" w:rsidRDefault="00C814E6" w:rsidP="00C814E6">
            <w:pPr>
              <w:pStyle w:val="oancuaDanhsach"/>
              <w:numPr>
                <w:ilvl w:val="0"/>
                <w:numId w:val="68"/>
              </w:numPr>
              <w:rPr>
                <w:ins w:id="4844" w:author="Phạm Quang Thịnh" w:date="2019-07-05T22:04:00Z"/>
              </w:rPr>
            </w:pPr>
            <w:ins w:id="4845" w:author="Phạm Quang Thịnh" w:date="2019-07-05T22:04:00Z">
              <w:r w:rsidRPr="00056D0E">
                <w:t>Kiểm tra database sau khi thêm</w:t>
              </w:r>
            </w:ins>
          </w:p>
        </w:tc>
        <w:tc>
          <w:tcPr>
            <w:tcW w:w="985" w:type="dxa"/>
          </w:tcPr>
          <w:p w14:paraId="57AFA0A9" w14:textId="0722F692" w:rsidR="00C814E6" w:rsidRDefault="00CC20C0" w:rsidP="00C814E6">
            <w:pPr>
              <w:cnfStyle w:val="000000000000" w:firstRow="0" w:lastRow="0" w:firstColumn="0" w:lastColumn="0" w:oddVBand="0" w:evenVBand="0" w:oddHBand="0" w:evenHBand="0" w:firstRowFirstColumn="0" w:firstRowLastColumn="0" w:lastRowFirstColumn="0" w:lastRowLastColumn="0"/>
              <w:rPr>
                <w:ins w:id="4846" w:author="Phạm Quang Thịnh" w:date="2019-07-05T22:04:00Z"/>
              </w:rPr>
            </w:pPr>
            <w:ins w:id="4847" w:author="Hứa Văn Tuấn Anh" w:date="2019-07-05T23:14:00Z">
              <w:r>
                <w:rPr>
                  <w:lang w:val="vi-VN"/>
                </w:rPr>
                <w:t>*</w:t>
              </w:r>
            </w:ins>
          </w:p>
        </w:tc>
      </w:tr>
      <w:tr w:rsidR="00C814E6" w14:paraId="229AAF95" w14:textId="77777777" w:rsidTr="00C814E6">
        <w:trPr>
          <w:cnfStyle w:val="000000100000" w:firstRow="0" w:lastRow="0" w:firstColumn="0" w:lastColumn="0" w:oddVBand="0" w:evenVBand="0" w:oddHBand="1" w:evenHBand="0" w:firstRowFirstColumn="0" w:firstRowLastColumn="0" w:lastRowFirstColumn="0" w:lastRowLastColumn="0"/>
          <w:ins w:id="484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3DD9187" w14:textId="77777777" w:rsidR="00C814E6" w:rsidRPr="00056D0E" w:rsidRDefault="00C814E6" w:rsidP="00C814E6">
            <w:pPr>
              <w:pStyle w:val="oancuaDanhsach"/>
              <w:numPr>
                <w:ilvl w:val="0"/>
                <w:numId w:val="68"/>
              </w:numPr>
              <w:rPr>
                <w:ins w:id="4849" w:author="Phạm Quang Thịnh" w:date="2019-07-05T22:04:00Z"/>
              </w:rPr>
            </w:pPr>
            <w:ins w:id="4850" w:author="Phạm Quang Thịnh" w:date="2019-07-05T22:04:00Z">
              <w:r w:rsidRPr="00056D0E">
                <w:t>Kiểm tra khi bấm nút thêm nhiều lần</w:t>
              </w:r>
            </w:ins>
          </w:p>
        </w:tc>
        <w:tc>
          <w:tcPr>
            <w:tcW w:w="985" w:type="dxa"/>
          </w:tcPr>
          <w:p w14:paraId="662488A3" w14:textId="43FB6A84" w:rsidR="00C814E6" w:rsidRDefault="00CC20C0" w:rsidP="00C814E6">
            <w:pPr>
              <w:cnfStyle w:val="000000100000" w:firstRow="0" w:lastRow="0" w:firstColumn="0" w:lastColumn="0" w:oddVBand="0" w:evenVBand="0" w:oddHBand="1" w:evenHBand="0" w:firstRowFirstColumn="0" w:firstRowLastColumn="0" w:lastRowFirstColumn="0" w:lastRowLastColumn="0"/>
              <w:rPr>
                <w:ins w:id="4851" w:author="Phạm Quang Thịnh" w:date="2019-07-05T22:04:00Z"/>
              </w:rPr>
            </w:pPr>
            <w:ins w:id="4852" w:author="Hứa Văn Tuấn Anh" w:date="2019-07-05T23:14:00Z">
              <w:r>
                <w:rPr>
                  <w:lang w:val="vi-VN"/>
                </w:rPr>
                <w:t>*</w:t>
              </w:r>
            </w:ins>
          </w:p>
        </w:tc>
      </w:tr>
      <w:tr w:rsidR="00C814E6" w14:paraId="6395C84B" w14:textId="77777777" w:rsidTr="00C814E6">
        <w:trPr>
          <w:ins w:id="485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34E9CDB" w14:textId="77777777" w:rsidR="00C814E6" w:rsidRPr="00056D0E" w:rsidRDefault="00C814E6" w:rsidP="00C814E6">
            <w:pPr>
              <w:pStyle w:val="oancuaDanhsach"/>
              <w:numPr>
                <w:ilvl w:val="0"/>
                <w:numId w:val="68"/>
              </w:numPr>
              <w:rPr>
                <w:ins w:id="4854" w:author="Phạm Quang Thịnh" w:date="2019-07-05T22:04:00Z"/>
              </w:rPr>
            </w:pPr>
            <w:ins w:id="4855" w:author="Phạm Quang Thịnh" w:date="2019-07-05T22:04:00Z">
              <w:r w:rsidRPr="00056D0E">
                <w:t>Kiểm tra thông báo lỗi</w:t>
              </w:r>
            </w:ins>
          </w:p>
        </w:tc>
        <w:tc>
          <w:tcPr>
            <w:tcW w:w="985" w:type="dxa"/>
          </w:tcPr>
          <w:p w14:paraId="19E43A1A" w14:textId="3F726935" w:rsidR="00C814E6" w:rsidRDefault="00CC20C0" w:rsidP="00C814E6">
            <w:pPr>
              <w:cnfStyle w:val="000000000000" w:firstRow="0" w:lastRow="0" w:firstColumn="0" w:lastColumn="0" w:oddVBand="0" w:evenVBand="0" w:oddHBand="0" w:evenHBand="0" w:firstRowFirstColumn="0" w:firstRowLastColumn="0" w:lastRowFirstColumn="0" w:lastRowLastColumn="0"/>
              <w:rPr>
                <w:ins w:id="4856" w:author="Phạm Quang Thịnh" w:date="2019-07-05T22:04:00Z"/>
              </w:rPr>
            </w:pPr>
            <w:ins w:id="4857" w:author="Hứa Văn Tuấn Anh" w:date="2019-07-05T23:14:00Z">
              <w:r>
                <w:rPr>
                  <w:lang w:val="vi-VN"/>
                </w:rPr>
                <w:t>*</w:t>
              </w:r>
            </w:ins>
          </w:p>
        </w:tc>
      </w:tr>
      <w:tr w:rsidR="00C814E6" w14:paraId="3300C1B2" w14:textId="77777777" w:rsidTr="00C814E6">
        <w:trPr>
          <w:cnfStyle w:val="000000100000" w:firstRow="0" w:lastRow="0" w:firstColumn="0" w:lastColumn="0" w:oddVBand="0" w:evenVBand="0" w:oddHBand="1" w:evenHBand="0" w:firstRowFirstColumn="0" w:firstRowLastColumn="0" w:lastRowFirstColumn="0" w:lastRowLastColumn="0"/>
          <w:ins w:id="485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431BEB7" w14:textId="77777777" w:rsidR="00C814E6" w:rsidRPr="00056D0E" w:rsidRDefault="00C814E6" w:rsidP="00C814E6">
            <w:pPr>
              <w:rPr>
                <w:ins w:id="4859" w:author="Phạm Quang Thịnh" w:date="2019-07-05T22:04:00Z"/>
                <w:b w:val="0"/>
                <w:sz w:val="24"/>
              </w:rPr>
            </w:pPr>
            <w:ins w:id="4860" w:author="Phạm Quang Thịnh" w:date="2019-07-05T22:04:00Z">
              <w:r w:rsidRPr="00056D0E">
                <w:rPr>
                  <w:b w:val="0"/>
                  <w:sz w:val="24"/>
                </w:rPr>
                <w:t>Sửa</w:t>
              </w:r>
            </w:ins>
          </w:p>
        </w:tc>
        <w:tc>
          <w:tcPr>
            <w:tcW w:w="985" w:type="dxa"/>
          </w:tcPr>
          <w:p w14:paraId="036E2151"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4861" w:author="Phạm Quang Thịnh" w:date="2019-07-05T22:04:00Z"/>
              </w:rPr>
            </w:pPr>
          </w:p>
        </w:tc>
      </w:tr>
      <w:tr w:rsidR="00C814E6" w14:paraId="54B2B5D7" w14:textId="77777777" w:rsidTr="00C814E6">
        <w:trPr>
          <w:ins w:id="486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F139604" w14:textId="77777777" w:rsidR="00C814E6" w:rsidRPr="00056D0E" w:rsidRDefault="00C814E6" w:rsidP="00C814E6">
            <w:pPr>
              <w:pStyle w:val="oancuaDanhsach"/>
              <w:numPr>
                <w:ilvl w:val="0"/>
                <w:numId w:val="69"/>
              </w:numPr>
              <w:rPr>
                <w:ins w:id="4863" w:author="Phạm Quang Thịnh" w:date="2019-07-05T22:04:00Z"/>
              </w:rPr>
            </w:pPr>
            <w:ins w:id="4864" w:author="Phạm Quang Thịnh" w:date="2019-07-05T22:04:00Z">
              <w:r w:rsidRPr="00056D0E">
                <w:t>Kiểm tra trạng thái nút sửa khi chưa nhập</w:t>
              </w:r>
            </w:ins>
          </w:p>
        </w:tc>
        <w:tc>
          <w:tcPr>
            <w:tcW w:w="985" w:type="dxa"/>
          </w:tcPr>
          <w:p w14:paraId="6D6EF4D0" w14:textId="23246484" w:rsidR="00C814E6" w:rsidRDefault="00CC20C0" w:rsidP="00C814E6">
            <w:pPr>
              <w:cnfStyle w:val="000000000000" w:firstRow="0" w:lastRow="0" w:firstColumn="0" w:lastColumn="0" w:oddVBand="0" w:evenVBand="0" w:oddHBand="0" w:evenHBand="0" w:firstRowFirstColumn="0" w:firstRowLastColumn="0" w:lastRowFirstColumn="0" w:lastRowLastColumn="0"/>
              <w:rPr>
                <w:ins w:id="4865" w:author="Phạm Quang Thịnh" w:date="2019-07-05T22:04:00Z"/>
              </w:rPr>
            </w:pPr>
            <w:ins w:id="4866" w:author="Hứa Văn Tuấn Anh" w:date="2019-07-05T23:14:00Z">
              <w:r>
                <w:rPr>
                  <w:lang w:val="vi-VN"/>
                </w:rPr>
                <w:t>*</w:t>
              </w:r>
            </w:ins>
          </w:p>
        </w:tc>
      </w:tr>
      <w:tr w:rsidR="00C814E6" w14:paraId="17AA6E2A" w14:textId="77777777" w:rsidTr="00C814E6">
        <w:trPr>
          <w:cnfStyle w:val="000000100000" w:firstRow="0" w:lastRow="0" w:firstColumn="0" w:lastColumn="0" w:oddVBand="0" w:evenVBand="0" w:oddHBand="1" w:evenHBand="0" w:firstRowFirstColumn="0" w:firstRowLastColumn="0" w:lastRowFirstColumn="0" w:lastRowLastColumn="0"/>
          <w:ins w:id="486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6F6D0B2" w14:textId="77777777" w:rsidR="00C814E6" w:rsidRPr="00056D0E" w:rsidRDefault="00C814E6" w:rsidP="00C814E6">
            <w:pPr>
              <w:pStyle w:val="oancuaDanhsach"/>
              <w:numPr>
                <w:ilvl w:val="0"/>
                <w:numId w:val="69"/>
              </w:numPr>
              <w:rPr>
                <w:ins w:id="4868" w:author="Phạm Quang Thịnh" w:date="2019-07-05T22:04:00Z"/>
              </w:rPr>
            </w:pPr>
            <w:ins w:id="4869" w:author="Phạm Quang Thịnh" w:date="2019-07-05T22:04:00Z">
              <w:r>
                <w:t>Kiểm tra form sửa có thông tin mặt hàng</w:t>
              </w:r>
            </w:ins>
          </w:p>
        </w:tc>
        <w:tc>
          <w:tcPr>
            <w:tcW w:w="985" w:type="dxa"/>
          </w:tcPr>
          <w:p w14:paraId="25B12378" w14:textId="4630E515" w:rsidR="00C814E6" w:rsidRDefault="00CC20C0" w:rsidP="00C814E6">
            <w:pPr>
              <w:cnfStyle w:val="000000100000" w:firstRow="0" w:lastRow="0" w:firstColumn="0" w:lastColumn="0" w:oddVBand="0" w:evenVBand="0" w:oddHBand="1" w:evenHBand="0" w:firstRowFirstColumn="0" w:firstRowLastColumn="0" w:lastRowFirstColumn="0" w:lastRowLastColumn="0"/>
              <w:rPr>
                <w:ins w:id="4870" w:author="Phạm Quang Thịnh" w:date="2019-07-05T22:04:00Z"/>
              </w:rPr>
            </w:pPr>
            <w:ins w:id="4871" w:author="Hứa Văn Tuấn Anh" w:date="2019-07-05T23:14:00Z">
              <w:r>
                <w:rPr>
                  <w:lang w:val="vi-VN"/>
                </w:rPr>
                <w:t>*</w:t>
              </w:r>
            </w:ins>
          </w:p>
        </w:tc>
      </w:tr>
      <w:tr w:rsidR="00C814E6" w14:paraId="49471FDA" w14:textId="77777777" w:rsidTr="00C814E6">
        <w:trPr>
          <w:ins w:id="487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051043F" w14:textId="77777777" w:rsidR="00C814E6" w:rsidRPr="00056D0E" w:rsidRDefault="00C814E6" w:rsidP="00C814E6">
            <w:pPr>
              <w:pStyle w:val="oancuaDanhsach"/>
              <w:numPr>
                <w:ilvl w:val="0"/>
                <w:numId w:val="69"/>
              </w:numPr>
              <w:rPr>
                <w:ins w:id="4873" w:author="Phạm Quang Thịnh" w:date="2019-07-05T22:04:00Z"/>
              </w:rPr>
            </w:pPr>
            <w:ins w:id="4874" w:author="Phạm Quang Thịnh" w:date="2019-07-05T22:04:00Z">
              <w:r w:rsidRPr="00056D0E">
                <w:t>Kiểm tra khóa chính khi sửa</w:t>
              </w:r>
            </w:ins>
          </w:p>
        </w:tc>
        <w:tc>
          <w:tcPr>
            <w:tcW w:w="985" w:type="dxa"/>
          </w:tcPr>
          <w:p w14:paraId="3F1CA733" w14:textId="2FFFC359" w:rsidR="00C814E6" w:rsidRDefault="00CC20C0" w:rsidP="00C814E6">
            <w:pPr>
              <w:cnfStyle w:val="000000000000" w:firstRow="0" w:lastRow="0" w:firstColumn="0" w:lastColumn="0" w:oddVBand="0" w:evenVBand="0" w:oddHBand="0" w:evenHBand="0" w:firstRowFirstColumn="0" w:firstRowLastColumn="0" w:lastRowFirstColumn="0" w:lastRowLastColumn="0"/>
              <w:rPr>
                <w:ins w:id="4875" w:author="Phạm Quang Thịnh" w:date="2019-07-05T22:04:00Z"/>
              </w:rPr>
            </w:pPr>
            <w:ins w:id="4876" w:author="Hứa Văn Tuấn Anh" w:date="2019-07-05T23:14:00Z">
              <w:r>
                <w:rPr>
                  <w:lang w:val="vi-VN"/>
                </w:rPr>
                <w:t>*</w:t>
              </w:r>
            </w:ins>
          </w:p>
        </w:tc>
      </w:tr>
      <w:tr w:rsidR="00C814E6" w14:paraId="6F501BB1" w14:textId="77777777" w:rsidTr="00C814E6">
        <w:trPr>
          <w:cnfStyle w:val="000000100000" w:firstRow="0" w:lastRow="0" w:firstColumn="0" w:lastColumn="0" w:oddVBand="0" w:evenVBand="0" w:oddHBand="1" w:evenHBand="0" w:firstRowFirstColumn="0" w:firstRowLastColumn="0" w:lastRowFirstColumn="0" w:lastRowLastColumn="0"/>
          <w:ins w:id="487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89DCBA1" w14:textId="77777777" w:rsidR="00C814E6" w:rsidRPr="00056D0E" w:rsidRDefault="00C814E6" w:rsidP="00C814E6">
            <w:pPr>
              <w:pStyle w:val="oancuaDanhsach"/>
              <w:numPr>
                <w:ilvl w:val="0"/>
                <w:numId w:val="69"/>
              </w:numPr>
              <w:rPr>
                <w:ins w:id="4878" w:author="Phạm Quang Thịnh" w:date="2019-07-05T22:04:00Z"/>
              </w:rPr>
            </w:pPr>
            <w:ins w:id="4879" w:author="Phạm Quang Thịnh" w:date="2019-07-05T22:04:00Z">
              <w:r w:rsidRPr="00056D0E">
                <w:t>Kiểm tra thao tác sửa khi vi phạm ràng buộc</w:t>
              </w:r>
            </w:ins>
          </w:p>
        </w:tc>
        <w:tc>
          <w:tcPr>
            <w:tcW w:w="985" w:type="dxa"/>
          </w:tcPr>
          <w:p w14:paraId="6899CCBB" w14:textId="0DB396A2" w:rsidR="00C814E6" w:rsidRDefault="00CC20C0" w:rsidP="00C814E6">
            <w:pPr>
              <w:cnfStyle w:val="000000100000" w:firstRow="0" w:lastRow="0" w:firstColumn="0" w:lastColumn="0" w:oddVBand="0" w:evenVBand="0" w:oddHBand="1" w:evenHBand="0" w:firstRowFirstColumn="0" w:firstRowLastColumn="0" w:lastRowFirstColumn="0" w:lastRowLastColumn="0"/>
              <w:rPr>
                <w:ins w:id="4880" w:author="Phạm Quang Thịnh" w:date="2019-07-05T22:04:00Z"/>
              </w:rPr>
            </w:pPr>
            <w:ins w:id="4881" w:author="Hứa Văn Tuấn Anh" w:date="2019-07-05T23:14:00Z">
              <w:r>
                <w:rPr>
                  <w:lang w:val="vi-VN"/>
                </w:rPr>
                <w:t>*</w:t>
              </w:r>
            </w:ins>
          </w:p>
        </w:tc>
      </w:tr>
      <w:tr w:rsidR="00C814E6" w14:paraId="489F4CEC" w14:textId="77777777" w:rsidTr="00C814E6">
        <w:trPr>
          <w:ins w:id="488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F433582" w14:textId="77777777" w:rsidR="00C814E6" w:rsidRPr="00056D0E" w:rsidRDefault="00C814E6" w:rsidP="00C814E6">
            <w:pPr>
              <w:pStyle w:val="oancuaDanhsach"/>
              <w:numPr>
                <w:ilvl w:val="0"/>
                <w:numId w:val="69"/>
              </w:numPr>
              <w:rPr>
                <w:ins w:id="4883" w:author="Phạm Quang Thịnh" w:date="2019-07-05T22:04:00Z"/>
              </w:rPr>
            </w:pPr>
            <w:ins w:id="4884" w:author="Phạm Quang Thịnh" w:date="2019-07-05T22:04:00Z">
              <w:r w:rsidRPr="00056D0E">
                <w:t>Kiểm tra thao tác sửa khi trường dữ liệu invalid</w:t>
              </w:r>
            </w:ins>
          </w:p>
        </w:tc>
        <w:tc>
          <w:tcPr>
            <w:tcW w:w="985" w:type="dxa"/>
          </w:tcPr>
          <w:p w14:paraId="00689EC3" w14:textId="22E9BF37" w:rsidR="00C814E6" w:rsidRDefault="00CC20C0" w:rsidP="00C814E6">
            <w:pPr>
              <w:cnfStyle w:val="000000000000" w:firstRow="0" w:lastRow="0" w:firstColumn="0" w:lastColumn="0" w:oddVBand="0" w:evenVBand="0" w:oddHBand="0" w:evenHBand="0" w:firstRowFirstColumn="0" w:firstRowLastColumn="0" w:lastRowFirstColumn="0" w:lastRowLastColumn="0"/>
              <w:rPr>
                <w:ins w:id="4885" w:author="Phạm Quang Thịnh" w:date="2019-07-05T22:04:00Z"/>
              </w:rPr>
            </w:pPr>
            <w:ins w:id="4886" w:author="Hứa Văn Tuấn Anh" w:date="2019-07-05T23:14:00Z">
              <w:r>
                <w:rPr>
                  <w:lang w:val="vi-VN"/>
                </w:rPr>
                <w:t>*</w:t>
              </w:r>
            </w:ins>
          </w:p>
        </w:tc>
      </w:tr>
      <w:tr w:rsidR="00C814E6" w14:paraId="730D77C0" w14:textId="77777777" w:rsidTr="00C814E6">
        <w:trPr>
          <w:cnfStyle w:val="000000100000" w:firstRow="0" w:lastRow="0" w:firstColumn="0" w:lastColumn="0" w:oddVBand="0" w:evenVBand="0" w:oddHBand="1" w:evenHBand="0" w:firstRowFirstColumn="0" w:firstRowLastColumn="0" w:lastRowFirstColumn="0" w:lastRowLastColumn="0"/>
          <w:ins w:id="488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256C86A" w14:textId="77777777" w:rsidR="00C814E6" w:rsidRPr="00056D0E" w:rsidRDefault="00C814E6" w:rsidP="00C814E6">
            <w:pPr>
              <w:pStyle w:val="oancuaDanhsach"/>
              <w:numPr>
                <w:ilvl w:val="0"/>
                <w:numId w:val="69"/>
              </w:numPr>
              <w:rPr>
                <w:ins w:id="4888" w:author="Phạm Quang Thịnh" w:date="2019-07-05T22:04:00Z"/>
              </w:rPr>
            </w:pPr>
            <w:ins w:id="4889" w:author="Phạm Quang Thịnh" w:date="2019-07-05T22:04:00Z">
              <w:r w:rsidRPr="00056D0E">
                <w:t>Kiểm tra thao tác sửa khi trường dữ liệu vượt max length</w:t>
              </w:r>
            </w:ins>
          </w:p>
        </w:tc>
        <w:tc>
          <w:tcPr>
            <w:tcW w:w="985" w:type="dxa"/>
          </w:tcPr>
          <w:p w14:paraId="765341BA" w14:textId="6FFC36A8" w:rsidR="00C814E6" w:rsidRDefault="00CC20C0" w:rsidP="00C814E6">
            <w:pPr>
              <w:cnfStyle w:val="000000100000" w:firstRow="0" w:lastRow="0" w:firstColumn="0" w:lastColumn="0" w:oddVBand="0" w:evenVBand="0" w:oddHBand="1" w:evenHBand="0" w:firstRowFirstColumn="0" w:firstRowLastColumn="0" w:lastRowFirstColumn="0" w:lastRowLastColumn="0"/>
              <w:rPr>
                <w:ins w:id="4890" w:author="Phạm Quang Thịnh" w:date="2019-07-05T22:04:00Z"/>
              </w:rPr>
            </w:pPr>
            <w:ins w:id="4891" w:author="Hứa Văn Tuấn Anh" w:date="2019-07-05T23:14:00Z">
              <w:r>
                <w:rPr>
                  <w:lang w:val="vi-VN"/>
                </w:rPr>
                <w:t>*</w:t>
              </w:r>
            </w:ins>
          </w:p>
        </w:tc>
      </w:tr>
      <w:tr w:rsidR="00C814E6" w14:paraId="61273DC0" w14:textId="77777777" w:rsidTr="00C814E6">
        <w:trPr>
          <w:ins w:id="489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6B7F244" w14:textId="77777777" w:rsidR="00C814E6" w:rsidRPr="00056D0E" w:rsidRDefault="00C814E6" w:rsidP="00C814E6">
            <w:pPr>
              <w:pStyle w:val="oancuaDanhsach"/>
              <w:numPr>
                <w:ilvl w:val="0"/>
                <w:numId w:val="69"/>
              </w:numPr>
              <w:rPr>
                <w:ins w:id="4893" w:author="Phạm Quang Thịnh" w:date="2019-07-05T22:04:00Z"/>
              </w:rPr>
            </w:pPr>
            <w:ins w:id="4894" w:author="Phạm Quang Thịnh" w:date="2019-07-05T22:04:00Z">
              <w:r w:rsidRPr="00056D0E">
                <w:t>Kiểm tra thao tác sửa khi nhập đúng</w:t>
              </w:r>
            </w:ins>
          </w:p>
        </w:tc>
        <w:tc>
          <w:tcPr>
            <w:tcW w:w="985" w:type="dxa"/>
          </w:tcPr>
          <w:p w14:paraId="39D5FBBC" w14:textId="2003CA34" w:rsidR="00C814E6" w:rsidRDefault="00CC20C0" w:rsidP="00C814E6">
            <w:pPr>
              <w:cnfStyle w:val="000000000000" w:firstRow="0" w:lastRow="0" w:firstColumn="0" w:lastColumn="0" w:oddVBand="0" w:evenVBand="0" w:oddHBand="0" w:evenHBand="0" w:firstRowFirstColumn="0" w:firstRowLastColumn="0" w:lastRowFirstColumn="0" w:lastRowLastColumn="0"/>
              <w:rPr>
                <w:ins w:id="4895" w:author="Phạm Quang Thịnh" w:date="2019-07-05T22:04:00Z"/>
              </w:rPr>
            </w:pPr>
            <w:ins w:id="4896" w:author="Hứa Văn Tuấn Anh" w:date="2019-07-05T23:14:00Z">
              <w:r>
                <w:rPr>
                  <w:lang w:val="vi-VN"/>
                </w:rPr>
                <w:t>*</w:t>
              </w:r>
            </w:ins>
          </w:p>
        </w:tc>
      </w:tr>
      <w:tr w:rsidR="00C814E6" w14:paraId="4895A49A" w14:textId="77777777" w:rsidTr="00C814E6">
        <w:trPr>
          <w:cnfStyle w:val="000000100000" w:firstRow="0" w:lastRow="0" w:firstColumn="0" w:lastColumn="0" w:oddVBand="0" w:evenVBand="0" w:oddHBand="1" w:evenHBand="0" w:firstRowFirstColumn="0" w:firstRowLastColumn="0" w:lastRowFirstColumn="0" w:lastRowLastColumn="0"/>
          <w:ins w:id="489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978E284" w14:textId="77777777" w:rsidR="00C814E6" w:rsidRPr="00056D0E" w:rsidRDefault="00C814E6" w:rsidP="00C814E6">
            <w:pPr>
              <w:pStyle w:val="oancuaDanhsach"/>
              <w:numPr>
                <w:ilvl w:val="0"/>
                <w:numId w:val="69"/>
              </w:numPr>
              <w:rPr>
                <w:ins w:id="4898" w:author="Phạm Quang Thịnh" w:date="2019-07-05T22:04:00Z"/>
              </w:rPr>
            </w:pPr>
            <w:ins w:id="4899" w:author="Phạm Quang Thịnh" w:date="2019-07-05T22:04:00Z">
              <w:r w:rsidRPr="00056D0E">
                <w:t>Kiểm tra form sau khi sửa</w:t>
              </w:r>
            </w:ins>
          </w:p>
        </w:tc>
        <w:tc>
          <w:tcPr>
            <w:tcW w:w="985" w:type="dxa"/>
          </w:tcPr>
          <w:p w14:paraId="6D96ADC7" w14:textId="1563F517" w:rsidR="00C814E6" w:rsidRDefault="00CC20C0" w:rsidP="00C814E6">
            <w:pPr>
              <w:cnfStyle w:val="000000100000" w:firstRow="0" w:lastRow="0" w:firstColumn="0" w:lastColumn="0" w:oddVBand="0" w:evenVBand="0" w:oddHBand="1" w:evenHBand="0" w:firstRowFirstColumn="0" w:firstRowLastColumn="0" w:lastRowFirstColumn="0" w:lastRowLastColumn="0"/>
              <w:rPr>
                <w:ins w:id="4900" w:author="Phạm Quang Thịnh" w:date="2019-07-05T22:04:00Z"/>
              </w:rPr>
            </w:pPr>
            <w:ins w:id="4901" w:author="Hứa Văn Tuấn Anh" w:date="2019-07-05T23:14:00Z">
              <w:r>
                <w:rPr>
                  <w:lang w:val="vi-VN"/>
                </w:rPr>
                <w:t>*</w:t>
              </w:r>
            </w:ins>
          </w:p>
        </w:tc>
      </w:tr>
      <w:tr w:rsidR="00C814E6" w14:paraId="3B9B6451" w14:textId="77777777" w:rsidTr="00C814E6">
        <w:trPr>
          <w:ins w:id="490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FD884C8" w14:textId="77777777" w:rsidR="00C814E6" w:rsidRPr="00056D0E" w:rsidRDefault="00C814E6" w:rsidP="00C814E6">
            <w:pPr>
              <w:pStyle w:val="oancuaDanhsach"/>
              <w:numPr>
                <w:ilvl w:val="0"/>
                <w:numId w:val="69"/>
              </w:numPr>
              <w:rPr>
                <w:ins w:id="4903" w:author="Phạm Quang Thịnh" w:date="2019-07-05T22:04:00Z"/>
              </w:rPr>
            </w:pPr>
            <w:ins w:id="4904" w:author="Phạm Quang Thịnh" w:date="2019-07-05T22:04:00Z">
              <w:r w:rsidRPr="00056D0E">
                <w:t>Kiểm tra database sau khi sửa</w:t>
              </w:r>
            </w:ins>
          </w:p>
        </w:tc>
        <w:tc>
          <w:tcPr>
            <w:tcW w:w="985" w:type="dxa"/>
          </w:tcPr>
          <w:p w14:paraId="206AC885" w14:textId="5EDC681C" w:rsidR="00C814E6" w:rsidRDefault="00CC20C0" w:rsidP="00C814E6">
            <w:pPr>
              <w:cnfStyle w:val="000000000000" w:firstRow="0" w:lastRow="0" w:firstColumn="0" w:lastColumn="0" w:oddVBand="0" w:evenVBand="0" w:oddHBand="0" w:evenHBand="0" w:firstRowFirstColumn="0" w:firstRowLastColumn="0" w:lastRowFirstColumn="0" w:lastRowLastColumn="0"/>
              <w:rPr>
                <w:ins w:id="4905" w:author="Phạm Quang Thịnh" w:date="2019-07-05T22:04:00Z"/>
              </w:rPr>
            </w:pPr>
            <w:ins w:id="4906" w:author="Hứa Văn Tuấn Anh" w:date="2019-07-05T23:14:00Z">
              <w:r>
                <w:rPr>
                  <w:lang w:val="vi-VN"/>
                </w:rPr>
                <w:t>*</w:t>
              </w:r>
            </w:ins>
          </w:p>
        </w:tc>
      </w:tr>
      <w:tr w:rsidR="00C814E6" w14:paraId="37B42C58" w14:textId="77777777" w:rsidTr="00C814E6">
        <w:trPr>
          <w:cnfStyle w:val="000000100000" w:firstRow="0" w:lastRow="0" w:firstColumn="0" w:lastColumn="0" w:oddVBand="0" w:evenVBand="0" w:oddHBand="1" w:evenHBand="0" w:firstRowFirstColumn="0" w:firstRowLastColumn="0" w:lastRowFirstColumn="0" w:lastRowLastColumn="0"/>
          <w:ins w:id="490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36454A3" w14:textId="77777777" w:rsidR="00C814E6" w:rsidRPr="00056D0E" w:rsidRDefault="00C814E6" w:rsidP="00C814E6">
            <w:pPr>
              <w:pStyle w:val="oancuaDanhsach"/>
              <w:numPr>
                <w:ilvl w:val="0"/>
                <w:numId w:val="69"/>
              </w:numPr>
              <w:rPr>
                <w:ins w:id="4908" w:author="Phạm Quang Thịnh" w:date="2019-07-05T22:04:00Z"/>
              </w:rPr>
            </w:pPr>
            <w:ins w:id="4909" w:author="Phạm Quang Thịnh" w:date="2019-07-05T22:04:00Z">
              <w:r w:rsidRPr="00056D0E">
                <w:t>Kiểm tra thông báo lỗi</w:t>
              </w:r>
            </w:ins>
          </w:p>
        </w:tc>
        <w:tc>
          <w:tcPr>
            <w:tcW w:w="985" w:type="dxa"/>
          </w:tcPr>
          <w:p w14:paraId="4B0FC98E" w14:textId="377C561D" w:rsidR="00C814E6" w:rsidRDefault="00CC20C0" w:rsidP="00C814E6">
            <w:pPr>
              <w:cnfStyle w:val="000000100000" w:firstRow="0" w:lastRow="0" w:firstColumn="0" w:lastColumn="0" w:oddVBand="0" w:evenVBand="0" w:oddHBand="1" w:evenHBand="0" w:firstRowFirstColumn="0" w:firstRowLastColumn="0" w:lastRowFirstColumn="0" w:lastRowLastColumn="0"/>
              <w:rPr>
                <w:ins w:id="4910" w:author="Phạm Quang Thịnh" w:date="2019-07-05T22:04:00Z"/>
              </w:rPr>
            </w:pPr>
            <w:ins w:id="4911" w:author="Hứa Văn Tuấn Anh" w:date="2019-07-05T23:14:00Z">
              <w:r>
                <w:rPr>
                  <w:lang w:val="vi-VN"/>
                </w:rPr>
                <w:t>*</w:t>
              </w:r>
            </w:ins>
          </w:p>
        </w:tc>
      </w:tr>
      <w:tr w:rsidR="00C814E6" w14:paraId="771AE3BF" w14:textId="77777777" w:rsidTr="00C814E6">
        <w:trPr>
          <w:ins w:id="491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6160B0E" w14:textId="77777777" w:rsidR="00C814E6" w:rsidRPr="00056D0E" w:rsidRDefault="00C814E6" w:rsidP="00C814E6">
            <w:pPr>
              <w:rPr>
                <w:ins w:id="4913" w:author="Phạm Quang Thịnh" w:date="2019-07-05T22:04:00Z"/>
                <w:b w:val="0"/>
              </w:rPr>
            </w:pPr>
            <w:ins w:id="4914" w:author="Phạm Quang Thịnh" w:date="2019-07-05T22:04:00Z">
              <w:r w:rsidRPr="00056D0E">
                <w:rPr>
                  <w:b w:val="0"/>
                  <w:sz w:val="24"/>
                </w:rPr>
                <w:t>Xóa</w:t>
              </w:r>
            </w:ins>
          </w:p>
        </w:tc>
        <w:tc>
          <w:tcPr>
            <w:tcW w:w="985" w:type="dxa"/>
          </w:tcPr>
          <w:p w14:paraId="66B2DED1" w14:textId="77777777" w:rsidR="00C814E6" w:rsidRDefault="00C814E6" w:rsidP="00C814E6">
            <w:pPr>
              <w:cnfStyle w:val="000000000000" w:firstRow="0" w:lastRow="0" w:firstColumn="0" w:lastColumn="0" w:oddVBand="0" w:evenVBand="0" w:oddHBand="0" w:evenHBand="0" w:firstRowFirstColumn="0" w:firstRowLastColumn="0" w:lastRowFirstColumn="0" w:lastRowLastColumn="0"/>
              <w:rPr>
                <w:ins w:id="4915" w:author="Phạm Quang Thịnh" w:date="2019-07-05T22:04:00Z"/>
              </w:rPr>
            </w:pPr>
          </w:p>
        </w:tc>
      </w:tr>
      <w:tr w:rsidR="00CC20C0" w14:paraId="49B164D5" w14:textId="77777777" w:rsidTr="00C814E6">
        <w:trPr>
          <w:cnfStyle w:val="000000100000" w:firstRow="0" w:lastRow="0" w:firstColumn="0" w:lastColumn="0" w:oddVBand="0" w:evenVBand="0" w:oddHBand="1" w:evenHBand="0" w:firstRowFirstColumn="0" w:firstRowLastColumn="0" w:lastRowFirstColumn="0" w:lastRowLastColumn="0"/>
          <w:ins w:id="491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D9FFED6" w14:textId="77777777" w:rsidR="00CC20C0" w:rsidRPr="00056D0E" w:rsidRDefault="00CC20C0" w:rsidP="00CC20C0">
            <w:pPr>
              <w:pStyle w:val="oancuaDanhsach"/>
              <w:numPr>
                <w:ilvl w:val="0"/>
                <w:numId w:val="70"/>
              </w:numPr>
              <w:rPr>
                <w:ins w:id="4917" w:author="Phạm Quang Thịnh" w:date="2019-07-05T22:04:00Z"/>
              </w:rPr>
            </w:pPr>
            <w:ins w:id="4918" w:author="Phạm Quang Thịnh" w:date="2019-07-05T22:04:00Z">
              <w:r w:rsidRPr="00056D0E">
                <w:t>Kiểm tra trạng thái nút xóa</w:t>
              </w:r>
              <w:r>
                <w:t>/menu xóa</w:t>
              </w:r>
              <w:r w:rsidRPr="00056D0E">
                <w:t xml:space="preserve"> khi chưa có dữ liệu</w:t>
              </w:r>
            </w:ins>
          </w:p>
        </w:tc>
        <w:tc>
          <w:tcPr>
            <w:tcW w:w="985" w:type="dxa"/>
          </w:tcPr>
          <w:p w14:paraId="5E0039AC" w14:textId="5C5C51F0" w:rsidR="00CC20C0" w:rsidRDefault="00CC20C0" w:rsidP="00CC20C0">
            <w:pPr>
              <w:cnfStyle w:val="000000100000" w:firstRow="0" w:lastRow="0" w:firstColumn="0" w:lastColumn="0" w:oddVBand="0" w:evenVBand="0" w:oddHBand="1" w:evenHBand="0" w:firstRowFirstColumn="0" w:firstRowLastColumn="0" w:lastRowFirstColumn="0" w:lastRowLastColumn="0"/>
              <w:rPr>
                <w:ins w:id="4919" w:author="Phạm Quang Thịnh" w:date="2019-07-05T22:04:00Z"/>
              </w:rPr>
            </w:pPr>
            <w:ins w:id="4920" w:author="Hứa Văn Tuấn Anh" w:date="2019-07-05T23:15:00Z">
              <w:r>
                <w:rPr>
                  <w:lang w:val="vi-VN"/>
                </w:rPr>
                <w:t>*</w:t>
              </w:r>
            </w:ins>
          </w:p>
        </w:tc>
      </w:tr>
      <w:tr w:rsidR="00CC20C0" w14:paraId="336A9832" w14:textId="77777777" w:rsidTr="00C814E6">
        <w:trPr>
          <w:ins w:id="492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576280E" w14:textId="77777777" w:rsidR="00CC20C0" w:rsidRPr="00056D0E" w:rsidRDefault="00CC20C0" w:rsidP="00CC20C0">
            <w:pPr>
              <w:pStyle w:val="oancuaDanhsach"/>
              <w:numPr>
                <w:ilvl w:val="0"/>
                <w:numId w:val="70"/>
              </w:numPr>
              <w:rPr>
                <w:ins w:id="4922" w:author="Phạm Quang Thịnh" w:date="2019-07-05T22:04:00Z"/>
              </w:rPr>
            </w:pPr>
            <w:ins w:id="4923" w:author="Phạm Quang Thịnh" w:date="2019-07-05T22:04:00Z">
              <w:r w:rsidRPr="00056D0E">
                <w:t>Kiểm tra thao tác xóa khi sai khóa chính</w:t>
              </w:r>
            </w:ins>
          </w:p>
        </w:tc>
        <w:tc>
          <w:tcPr>
            <w:tcW w:w="985" w:type="dxa"/>
          </w:tcPr>
          <w:p w14:paraId="10EB716A" w14:textId="5CC05C12" w:rsidR="00CC20C0" w:rsidRDefault="00CC20C0" w:rsidP="00CC20C0">
            <w:pPr>
              <w:cnfStyle w:val="000000000000" w:firstRow="0" w:lastRow="0" w:firstColumn="0" w:lastColumn="0" w:oddVBand="0" w:evenVBand="0" w:oddHBand="0" w:evenHBand="0" w:firstRowFirstColumn="0" w:firstRowLastColumn="0" w:lastRowFirstColumn="0" w:lastRowLastColumn="0"/>
              <w:rPr>
                <w:ins w:id="4924" w:author="Phạm Quang Thịnh" w:date="2019-07-05T22:04:00Z"/>
              </w:rPr>
            </w:pPr>
            <w:ins w:id="4925" w:author="Hứa Văn Tuấn Anh" w:date="2019-07-05T23:15:00Z">
              <w:r>
                <w:rPr>
                  <w:lang w:val="vi-VN"/>
                </w:rPr>
                <w:t>*</w:t>
              </w:r>
            </w:ins>
          </w:p>
        </w:tc>
      </w:tr>
      <w:tr w:rsidR="00CC20C0" w14:paraId="715E2D52" w14:textId="77777777" w:rsidTr="00C814E6">
        <w:trPr>
          <w:cnfStyle w:val="000000100000" w:firstRow="0" w:lastRow="0" w:firstColumn="0" w:lastColumn="0" w:oddVBand="0" w:evenVBand="0" w:oddHBand="1" w:evenHBand="0" w:firstRowFirstColumn="0" w:firstRowLastColumn="0" w:lastRowFirstColumn="0" w:lastRowLastColumn="0"/>
          <w:ins w:id="492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B5D81D8" w14:textId="77777777" w:rsidR="00CC20C0" w:rsidRPr="00056D0E" w:rsidRDefault="00CC20C0" w:rsidP="00CC20C0">
            <w:pPr>
              <w:pStyle w:val="oancuaDanhsach"/>
              <w:numPr>
                <w:ilvl w:val="0"/>
                <w:numId w:val="70"/>
              </w:numPr>
              <w:rPr>
                <w:ins w:id="4927" w:author="Phạm Quang Thịnh" w:date="2019-07-05T22:04:00Z"/>
              </w:rPr>
            </w:pPr>
            <w:ins w:id="4928" w:author="Phạm Quang Thịnh" w:date="2019-07-05T22:04:00Z">
              <w:r w:rsidRPr="00056D0E">
                <w:t>Kiểm tra thao tác xóa khi vi phạm ràng buộc</w:t>
              </w:r>
            </w:ins>
          </w:p>
        </w:tc>
        <w:tc>
          <w:tcPr>
            <w:tcW w:w="985" w:type="dxa"/>
          </w:tcPr>
          <w:p w14:paraId="6D4B007A" w14:textId="5A99105B" w:rsidR="00CC20C0" w:rsidRDefault="00CC20C0" w:rsidP="00CC20C0">
            <w:pPr>
              <w:cnfStyle w:val="000000100000" w:firstRow="0" w:lastRow="0" w:firstColumn="0" w:lastColumn="0" w:oddVBand="0" w:evenVBand="0" w:oddHBand="1" w:evenHBand="0" w:firstRowFirstColumn="0" w:firstRowLastColumn="0" w:lastRowFirstColumn="0" w:lastRowLastColumn="0"/>
              <w:rPr>
                <w:ins w:id="4929" w:author="Phạm Quang Thịnh" w:date="2019-07-05T22:04:00Z"/>
              </w:rPr>
            </w:pPr>
            <w:ins w:id="4930" w:author="Hứa Văn Tuấn Anh" w:date="2019-07-05T23:15:00Z">
              <w:r>
                <w:rPr>
                  <w:lang w:val="vi-VN"/>
                </w:rPr>
                <w:t>*</w:t>
              </w:r>
            </w:ins>
          </w:p>
        </w:tc>
      </w:tr>
      <w:tr w:rsidR="00CC20C0" w14:paraId="16EC7C7D" w14:textId="77777777" w:rsidTr="00C814E6">
        <w:trPr>
          <w:ins w:id="493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4FD9D4C" w14:textId="77777777" w:rsidR="00CC20C0" w:rsidRPr="00056D0E" w:rsidRDefault="00CC20C0" w:rsidP="00CC20C0">
            <w:pPr>
              <w:pStyle w:val="oancuaDanhsach"/>
              <w:numPr>
                <w:ilvl w:val="0"/>
                <w:numId w:val="70"/>
              </w:numPr>
              <w:rPr>
                <w:ins w:id="4932" w:author="Phạm Quang Thịnh" w:date="2019-07-05T22:04:00Z"/>
              </w:rPr>
            </w:pPr>
            <w:ins w:id="4933" w:author="Phạm Quang Thịnh" w:date="2019-07-05T22:04:00Z">
              <w:r w:rsidRPr="00056D0E">
                <w:t>Kiểm tra thao tác xóa khi trường dữ liệu invalid</w:t>
              </w:r>
            </w:ins>
          </w:p>
        </w:tc>
        <w:tc>
          <w:tcPr>
            <w:tcW w:w="985" w:type="dxa"/>
          </w:tcPr>
          <w:p w14:paraId="508845D9" w14:textId="3D154987" w:rsidR="00CC20C0" w:rsidRDefault="00CC20C0" w:rsidP="00CC20C0">
            <w:pPr>
              <w:cnfStyle w:val="000000000000" w:firstRow="0" w:lastRow="0" w:firstColumn="0" w:lastColumn="0" w:oddVBand="0" w:evenVBand="0" w:oddHBand="0" w:evenHBand="0" w:firstRowFirstColumn="0" w:firstRowLastColumn="0" w:lastRowFirstColumn="0" w:lastRowLastColumn="0"/>
              <w:rPr>
                <w:ins w:id="4934" w:author="Phạm Quang Thịnh" w:date="2019-07-05T22:04:00Z"/>
              </w:rPr>
            </w:pPr>
            <w:ins w:id="4935" w:author="Hứa Văn Tuấn Anh" w:date="2019-07-05T23:15:00Z">
              <w:r>
                <w:rPr>
                  <w:lang w:val="vi-VN"/>
                </w:rPr>
                <w:t>*</w:t>
              </w:r>
            </w:ins>
          </w:p>
        </w:tc>
      </w:tr>
      <w:tr w:rsidR="00CC20C0" w14:paraId="4EC75CA2" w14:textId="77777777" w:rsidTr="00C814E6">
        <w:trPr>
          <w:cnfStyle w:val="000000100000" w:firstRow="0" w:lastRow="0" w:firstColumn="0" w:lastColumn="0" w:oddVBand="0" w:evenVBand="0" w:oddHBand="1" w:evenHBand="0" w:firstRowFirstColumn="0" w:firstRowLastColumn="0" w:lastRowFirstColumn="0" w:lastRowLastColumn="0"/>
          <w:ins w:id="493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970750C" w14:textId="77777777" w:rsidR="00CC20C0" w:rsidRPr="00056D0E" w:rsidRDefault="00CC20C0" w:rsidP="00CC20C0">
            <w:pPr>
              <w:pStyle w:val="oancuaDanhsach"/>
              <w:numPr>
                <w:ilvl w:val="0"/>
                <w:numId w:val="70"/>
              </w:numPr>
              <w:rPr>
                <w:ins w:id="4937" w:author="Phạm Quang Thịnh" w:date="2019-07-05T22:04:00Z"/>
              </w:rPr>
            </w:pPr>
            <w:ins w:id="4938" w:author="Phạm Quang Thịnh" w:date="2019-07-05T22:04:00Z">
              <w:r w:rsidRPr="00056D0E">
                <w:t>Kiểm tra thao tác xóa khi trường dữ liệu vượt max length</w:t>
              </w:r>
            </w:ins>
          </w:p>
        </w:tc>
        <w:tc>
          <w:tcPr>
            <w:tcW w:w="985" w:type="dxa"/>
          </w:tcPr>
          <w:p w14:paraId="3A46F23A" w14:textId="74B28B0B" w:rsidR="00CC20C0" w:rsidRDefault="00CC20C0" w:rsidP="00CC20C0">
            <w:pPr>
              <w:cnfStyle w:val="000000100000" w:firstRow="0" w:lastRow="0" w:firstColumn="0" w:lastColumn="0" w:oddVBand="0" w:evenVBand="0" w:oddHBand="1" w:evenHBand="0" w:firstRowFirstColumn="0" w:firstRowLastColumn="0" w:lastRowFirstColumn="0" w:lastRowLastColumn="0"/>
              <w:rPr>
                <w:ins w:id="4939" w:author="Phạm Quang Thịnh" w:date="2019-07-05T22:04:00Z"/>
              </w:rPr>
            </w:pPr>
            <w:ins w:id="4940" w:author="Hứa Văn Tuấn Anh" w:date="2019-07-05T23:15:00Z">
              <w:r>
                <w:rPr>
                  <w:lang w:val="vi-VN"/>
                </w:rPr>
                <w:t>*</w:t>
              </w:r>
            </w:ins>
          </w:p>
        </w:tc>
      </w:tr>
      <w:tr w:rsidR="00CC20C0" w14:paraId="4EDE0A74" w14:textId="77777777" w:rsidTr="00C814E6">
        <w:trPr>
          <w:ins w:id="494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1398A38" w14:textId="77777777" w:rsidR="00CC20C0" w:rsidRPr="00056D0E" w:rsidRDefault="00CC20C0" w:rsidP="00CC20C0">
            <w:pPr>
              <w:pStyle w:val="oancuaDanhsach"/>
              <w:numPr>
                <w:ilvl w:val="0"/>
                <w:numId w:val="70"/>
              </w:numPr>
              <w:rPr>
                <w:ins w:id="4942" w:author="Phạm Quang Thịnh" w:date="2019-07-05T22:04:00Z"/>
              </w:rPr>
            </w:pPr>
            <w:ins w:id="4943" w:author="Phạm Quang Thịnh" w:date="2019-07-05T22:04:00Z">
              <w:r w:rsidRPr="00056D0E">
                <w:t>Kiểm tra thao tác xóa khi đúng khóa chính</w:t>
              </w:r>
            </w:ins>
          </w:p>
        </w:tc>
        <w:tc>
          <w:tcPr>
            <w:tcW w:w="985" w:type="dxa"/>
          </w:tcPr>
          <w:p w14:paraId="2778583E" w14:textId="008D1E62" w:rsidR="00CC20C0" w:rsidRDefault="00CC20C0" w:rsidP="00CC20C0">
            <w:pPr>
              <w:cnfStyle w:val="000000000000" w:firstRow="0" w:lastRow="0" w:firstColumn="0" w:lastColumn="0" w:oddVBand="0" w:evenVBand="0" w:oddHBand="0" w:evenHBand="0" w:firstRowFirstColumn="0" w:firstRowLastColumn="0" w:lastRowFirstColumn="0" w:lastRowLastColumn="0"/>
              <w:rPr>
                <w:ins w:id="4944" w:author="Phạm Quang Thịnh" w:date="2019-07-05T22:04:00Z"/>
              </w:rPr>
            </w:pPr>
            <w:ins w:id="4945" w:author="Hứa Văn Tuấn Anh" w:date="2019-07-05T23:15:00Z">
              <w:r>
                <w:rPr>
                  <w:lang w:val="vi-VN"/>
                </w:rPr>
                <w:t>*</w:t>
              </w:r>
            </w:ins>
          </w:p>
        </w:tc>
      </w:tr>
      <w:tr w:rsidR="00CC20C0" w14:paraId="0F1490F5" w14:textId="77777777" w:rsidTr="00C814E6">
        <w:trPr>
          <w:cnfStyle w:val="000000100000" w:firstRow="0" w:lastRow="0" w:firstColumn="0" w:lastColumn="0" w:oddVBand="0" w:evenVBand="0" w:oddHBand="1" w:evenHBand="0" w:firstRowFirstColumn="0" w:firstRowLastColumn="0" w:lastRowFirstColumn="0" w:lastRowLastColumn="0"/>
          <w:ins w:id="494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743EC5E" w14:textId="77777777" w:rsidR="00CC20C0" w:rsidRPr="00056D0E" w:rsidRDefault="00CC20C0" w:rsidP="00CC20C0">
            <w:pPr>
              <w:pStyle w:val="oancuaDanhsach"/>
              <w:numPr>
                <w:ilvl w:val="0"/>
                <w:numId w:val="70"/>
              </w:numPr>
              <w:rPr>
                <w:ins w:id="4947" w:author="Phạm Quang Thịnh" w:date="2019-07-05T22:04:00Z"/>
              </w:rPr>
            </w:pPr>
            <w:ins w:id="4948" w:author="Phạm Quang Thịnh" w:date="2019-07-05T22:04:00Z">
              <w:r w:rsidRPr="00056D0E">
                <w:t>Kiểm tra form sau khi xóa</w:t>
              </w:r>
            </w:ins>
          </w:p>
        </w:tc>
        <w:tc>
          <w:tcPr>
            <w:tcW w:w="985" w:type="dxa"/>
          </w:tcPr>
          <w:p w14:paraId="43CF9F06" w14:textId="40D352F8" w:rsidR="00CC20C0" w:rsidRDefault="00CC20C0" w:rsidP="00CC20C0">
            <w:pPr>
              <w:cnfStyle w:val="000000100000" w:firstRow="0" w:lastRow="0" w:firstColumn="0" w:lastColumn="0" w:oddVBand="0" w:evenVBand="0" w:oddHBand="1" w:evenHBand="0" w:firstRowFirstColumn="0" w:firstRowLastColumn="0" w:lastRowFirstColumn="0" w:lastRowLastColumn="0"/>
              <w:rPr>
                <w:ins w:id="4949" w:author="Phạm Quang Thịnh" w:date="2019-07-05T22:04:00Z"/>
              </w:rPr>
            </w:pPr>
            <w:ins w:id="4950" w:author="Hứa Văn Tuấn Anh" w:date="2019-07-05T23:15:00Z">
              <w:r>
                <w:rPr>
                  <w:lang w:val="vi-VN"/>
                </w:rPr>
                <w:t>*</w:t>
              </w:r>
            </w:ins>
          </w:p>
        </w:tc>
      </w:tr>
      <w:tr w:rsidR="00CC20C0" w14:paraId="4680F86A" w14:textId="77777777" w:rsidTr="00C814E6">
        <w:trPr>
          <w:ins w:id="495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309D070" w14:textId="77777777" w:rsidR="00CC20C0" w:rsidRPr="00056D0E" w:rsidRDefault="00CC20C0" w:rsidP="00CC20C0">
            <w:pPr>
              <w:pStyle w:val="oancuaDanhsach"/>
              <w:numPr>
                <w:ilvl w:val="0"/>
                <w:numId w:val="70"/>
              </w:numPr>
              <w:rPr>
                <w:ins w:id="4952" w:author="Phạm Quang Thịnh" w:date="2019-07-05T22:04:00Z"/>
              </w:rPr>
            </w:pPr>
            <w:ins w:id="4953" w:author="Phạm Quang Thịnh" w:date="2019-07-05T22:04:00Z">
              <w:r w:rsidRPr="00056D0E">
                <w:t>Kiểm tra database sau khi xóa</w:t>
              </w:r>
            </w:ins>
          </w:p>
        </w:tc>
        <w:tc>
          <w:tcPr>
            <w:tcW w:w="985" w:type="dxa"/>
          </w:tcPr>
          <w:p w14:paraId="4A8E0C76" w14:textId="0622C4DF" w:rsidR="00CC20C0" w:rsidRDefault="00CC20C0" w:rsidP="00CC20C0">
            <w:pPr>
              <w:cnfStyle w:val="000000000000" w:firstRow="0" w:lastRow="0" w:firstColumn="0" w:lastColumn="0" w:oddVBand="0" w:evenVBand="0" w:oddHBand="0" w:evenHBand="0" w:firstRowFirstColumn="0" w:firstRowLastColumn="0" w:lastRowFirstColumn="0" w:lastRowLastColumn="0"/>
              <w:rPr>
                <w:ins w:id="4954" w:author="Phạm Quang Thịnh" w:date="2019-07-05T22:04:00Z"/>
              </w:rPr>
            </w:pPr>
            <w:ins w:id="4955" w:author="Hứa Văn Tuấn Anh" w:date="2019-07-05T23:15:00Z">
              <w:r>
                <w:rPr>
                  <w:lang w:val="vi-VN"/>
                </w:rPr>
                <w:t>*</w:t>
              </w:r>
            </w:ins>
          </w:p>
        </w:tc>
      </w:tr>
      <w:tr w:rsidR="00CC20C0" w14:paraId="49F48076" w14:textId="77777777" w:rsidTr="00C814E6">
        <w:trPr>
          <w:cnfStyle w:val="000000100000" w:firstRow="0" w:lastRow="0" w:firstColumn="0" w:lastColumn="0" w:oddVBand="0" w:evenVBand="0" w:oddHBand="1" w:evenHBand="0" w:firstRowFirstColumn="0" w:firstRowLastColumn="0" w:lastRowFirstColumn="0" w:lastRowLastColumn="0"/>
          <w:ins w:id="495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CC6C369" w14:textId="77777777" w:rsidR="00CC20C0" w:rsidRPr="0008427D" w:rsidRDefault="00CC20C0" w:rsidP="00CC20C0">
            <w:pPr>
              <w:pStyle w:val="oancuaDanhsach"/>
              <w:numPr>
                <w:ilvl w:val="0"/>
                <w:numId w:val="70"/>
              </w:numPr>
              <w:rPr>
                <w:ins w:id="4957" w:author="Phạm Quang Thịnh" w:date="2019-07-05T22:04:00Z"/>
              </w:rPr>
            </w:pPr>
            <w:ins w:id="4958" w:author="Phạm Quang Thịnh" w:date="2019-07-05T22:04:00Z">
              <w:r w:rsidRPr="00056D0E">
                <w:t>Kiểm tra thông báo lỗi</w:t>
              </w:r>
            </w:ins>
          </w:p>
        </w:tc>
        <w:tc>
          <w:tcPr>
            <w:tcW w:w="985" w:type="dxa"/>
          </w:tcPr>
          <w:p w14:paraId="5043893B" w14:textId="7EE7569B" w:rsidR="00CC20C0" w:rsidRDefault="00CC20C0" w:rsidP="00CC20C0">
            <w:pPr>
              <w:cnfStyle w:val="000000100000" w:firstRow="0" w:lastRow="0" w:firstColumn="0" w:lastColumn="0" w:oddVBand="0" w:evenVBand="0" w:oddHBand="1" w:evenHBand="0" w:firstRowFirstColumn="0" w:firstRowLastColumn="0" w:lastRowFirstColumn="0" w:lastRowLastColumn="0"/>
              <w:rPr>
                <w:ins w:id="4959" w:author="Phạm Quang Thịnh" w:date="2019-07-05T22:04:00Z"/>
              </w:rPr>
            </w:pPr>
            <w:ins w:id="4960" w:author="Hứa Văn Tuấn Anh" w:date="2019-07-05T23:15:00Z">
              <w:r>
                <w:rPr>
                  <w:lang w:val="vi-VN"/>
                </w:rPr>
                <w:t>*</w:t>
              </w:r>
            </w:ins>
          </w:p>
        </w:tc>
      </w:tr>
    </w:tbl>
    <w:p w14:paraId="49D04EF4" w14:textId="31AA55FF" w:rsidR="00C814E6" w:rsidRDefault="00C814E6" w:rsidP="00C814E6">
      <w:pPr>
        <w:rPr>
          <w:ins w:id="4961" w:author="Phạm Quang Thịnh" w:date="2019-07-05T23:36:00Z"/>
          <w:sz w:val="32"/>
        </w:rPr>
      </w:pPr>
    </w:p>
    <w:p w14:paraId="6EB1F2E6" w14:textId="77777777" w:rsidR="00C17FDB" w:rsidRPr="00E12A5C" w:rsidRDefault="00C17FDB" w:rsidP="00C814E6">
      <w:pPr>
        <w:rPr>
          <w:ins w:id="4962" w:author="Phạm Quang Thịnh" w:date="2019-07-05T22:01:00Z"/>
          <w:sz w:val="32"/>
        </w:rPr>
      </w:pPr>
    </w:p>
    <w:p w14:paraId="5771BEAE" w14:textId="2C157023" w:rsidR="00C814E6" w:rsidRDefault="00C814E6">
      <w:pPr>
        <w:pStyle w:val="u2"/>
        <w:jc w:val="center"/>
        <w:rPr>
          <w:ins w:id="4963" w:author="Phạm Quang Thịnh" w:date="2019-07-05T23:35:00Z"/>
        </w:rPr>
        <w:pPrChange w:id="4964" w:author="Phạm Quang Thịnh" w:date="2019-07-05T23:36:00Z">
          <w:pPr/>
        </w:pPrChange>
      </w:pPr>
      <w:ins w:id="4965" w:author="Phạm Quang Thịnh" w:date="2019-07-05T22:01:00Z">
        <w:r>
          <w:t>Báo cáo doanh số</w:t>
        </w:r>
      </w:ins>
    </w:p>
    <w:p w14:paraId="4D7BB6B8" w14:textId="77777777" w:rsidR="00C17FDB" w:rsidRDefault="00C17FDB" w:rsidP="00C814E6">
      <w:pPr>
        <w:rPr>
          <w:ins w:id="4966" w:author="Phạm Quang Thịnh" w:date="2019-07-05T22:01:00Z"/>
          <w:sz w:val="32"/>
        </w:rPr>
      </w:pPr>
    </w:p>
    <w:tbl>
      <w:tblPr>
        <w:tblStyle w:val="BangThun1"/>
        <w:tblpPr w:leftFromText="180" w:rightFromText="180" w:vertAnchor="text" w:horzAnchor="margin" w:tblpY="5"/>
        <w:tblW w:w="0" w:type="auto"/>
        <w:tblLook w:val="04A0" w:firstRow="1" w:lastRow="0" w:firstColumn="1" w:lastColumn="0" w:noHBand="0" w:noVBand="1"/>
      </w:tblPr>
      <w:tblGrid>
        <w:gridCol w:w="8365"/>
        <w:gridCol w:w="985"/>
      </w:tblGrid>
      <w:tr w:rsidR="00C814E6" w14:paraId="090BBC76" w14:textId="77777777" w:rsidTr="00C814E6">
        <w:trPr>
          <w:cnfStyle w:val="100000000000" w:firstRow="1" w:lastRow="0" w:firstColumn="0" w:lastColumn="0" w:oddVBand="0" w:evenVBand="0" w:oddHBand="0" w:evenHBand="0" w:firstRowFirstColumn="0" w:firstRowLastColumn="0" w:lastRowFirstColumn="0" w:lastRowLastColumn="0"/>
          <w:ins w:id="496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FE9FA4B" w14:textId="77777777" w:rsidR="00C814E6" w:rsidRPr="00886086" w:rsidRDefault="00C814E6" w:rsidP="00C814E6">
            <w:pPr>
              <w:rPr>
                <w:ins w:id="4968" w:author="Phạm Quang Thịnh" w:date="2019-07-05T22:04:00Z"/>
                <w:b w:val="0"/>
              </w:rPr>
            </w:pPr>
            <w:ins w:id="4969" w:author="Phạm Quang Thịnh" w:date="2019-07-05T22:04:00Z">
              <w:r>
                <w:rPr>
                  <w:b w:val="0"/>
                </w:rPr>
                <w:t>Báo cáo doanh số</w:t>
              </w:r>
            </w:ins>
          </w:p>
        </w:tc>
        <w:tc>
          <w:tcPr>
            <w:tcW w:w="985" w:type="dxa"/>
          </w:tcPr>
          <w:p w14:paraId="5E33ECAE" w14:textId="77777777" w:rsidR="00C814E6" w:rsidRPr="00886086" w:rsidRDefault="00C814E6" w:rsidP="00C814E6">
            <w:pPr>
              <w:cnfStyle w:val="100000000000" w:firstRow="1" w:lastRow="0" w:firstColumn="0" w:lastColumn="0" w:oddVBand="0" w:evenVBand="0" w:oddHBand="0" w:evenHBand="0" w:firstRowFirstColumn="0" w:firstRowLastColumn="0" w:lastRowFirstColumn="0" w:lastRowLastColumn="0"/>
              <w:rPr>
                <w:ins w:id="4970" w:author="Phạm Quang Thịnh" w:date="2019-07-05T22:04:00Z"/>
                <w:b w:val="0"/>
              </w:rPr>
            </w:pPr>
            <w:ins w:id="4971" w:author="Phạm Quang Thịnh" w:date="2019-07-05T22:04:00Z">
              <w:r w:rsidRPr="00886086">
                <w:rPr>
                  <w:b w:val="0"/>
                  <w:sz w:val="24"/>
                </w:rPr>
                <w:t>Check</w:t>
              </w:r>
            </w:ins>
          </w:p>
        </w:tc>
      </w:tr>
      <w:tr w:rsidR="00C814E6" w14:paraId="6765D55E" w14:textId="77777777" w:rsidTr="00C814E6">
        <w:trPr>
          <w:cnfStyle w:val="000000100000" w:firstRow="0" w:lastRow="0" w:firstColumn="0" w:lastColumn="0" w:oddVBand="0" w:evenVBand="0" w:oddHBand="1" w:evenHBand="0" w:firstRowFirstColumn="0" w:firstRowLastColumn="0" w:lastRowFirstColumn="0" w:lastRowLastColumn="0"/>
          <w:ins w:id="497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249A7E7" w14:textId="77777777" w:rsidR="00C814E6" w:rsidRPr="00056D0E" w:rsidRDefault="00C814E6" w:rsidP="00C814E6">
            <w:pPr>
              <w:rPr>
                <w:ins w:id="4973" w:author="Phạm Quang Thịnh" w:date="2019-07-05T22:04:00Z"/>
                <w:b w:val="0"/>
                <w:sz w:val="24"/>
              </w:rPr>
            </w:pPr>
            <w:ins w:id="4974" w:author="Phạm Quang Thịnh" w:date="2019-07-05T22:04:00Z">
              <w:r w:rsidRPr="00056D0E">
                <w:rPr>
                  <w:b w:val="0"/>
                  <w:sz w:val="24"/>
                </w:rPr>
                <w:t>Thêm</w:t>
              </w:r>
            </w:ins>
          </w:p>
        </w:tc>
        <w:tc>
          <w:tcPr>
            <w:tcW w:w="985" w:type="dxa"/>
          </w:tcPr>
          <w:p w14:paraId="7EBB02C2"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4975" w:author="Phạm Quang Thịnh" w:date="2019-07-05T22:04:00Z"/>
              </w:rPr>
            </w:pPr>
          </w:p>
        </w:tc>
      </w:tr>
      <w:tr w:rsidR="00CC20C0" w14:paraId="2B56EC69" w14:textId="77777777" w:rsidTr="00C814E6">
        <w:trPr>
          <w:ins w:id="497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8B771F5" w14:textId="77777777" w:rsidR="00CC20C0" w:rsidRPr="00056D0E" w:rsidRDefault="00CC20C0" w:rsidP="00CC20C0">
            <w:pPr>
              <w:pStyle w:val="oancuaDanhsach"/>
              <w:numPr>
                <w:ilvl w:val="0"/>
                <w:numId w:val="68"/>
              </w:numPr>
              <w:rPr>
                <w:ins w:id="4977" w:author="Phạm Quang Thịnh" w:date="2019-07-05T22:04:00Z"/>
              </w:rPr>
            </w:pPr>
            <w:ins w:id="4978" w:author="Phạm Quang Thịnh" w:date="2019-07-05T22:04:00Z">
              <w:r w:rsidRPr="00056D0E">
                <w:t>Kiểm tra trạng thái nút thêm khi chưa nhập</w:t>
              </w:r>
            </w:ins>
          </w:p>
        </w:tc>
        <w:tc>
          <w:tcPr>
            <w:tcW w:w="985" w:type="dxa"/>
          </w:tcPr>
          <w:p w14:paraId="409B92AE" w14:textId="1951CEC9" w:rsidR="00CC20C0" w:rsidRDefault="00CC20C0" w:rsidP="00CC20C0">
            <w:pPr>
              <w:cnfStyle w:val="000000000000" w:firstRow="0" w:lastRow="0" w:firstColumn="0" w:lastColumn="0" w:oddVBand="0" w:evenVBand="0" w:oddHBand="0" w:evenHBand="0" w:firstRowFirstColumn="0" w:firstRowLastColumn="0" w:lastRowFirstColumn="0" w:lastRowLastColumn="0"/>
              <w:rPr>
                <w:ins w:id="4979" w:author="Phạm Quang Thịnh" w:date="2019-07-05T22:04:00Z"/>
              </w:rPr>
            </w:pPr>
            <w:ins w:id="4980" w:author="Hứa Văn Tuấn Anh" w:date="2019-07-05T23:15:00Z">
              <w:r>
                <w:rPr>
                  <w:lang w:val="vi-VN"/>
                </w:rPr>
                <w:t>*</w:t>
              </w:r>
            </w:ins>
          </w:p>
        </w:tc>
      </w:tr>
      <w:tr w:rsidR="00CC20C0" w14:paraId="0744BA11" w14:textId="77777777" w:rsidTr="00C814E6">
        <w:trPr>
          <w:cnfStyle w:val="000000100000" w:firstRow="0" w:lastRow="0" w:firstColumn="0" w:lastColumn="0" w:oddVBand="0" w:evenVBand="0" w:oddHBand="1" w:evenHBand="0" w:firstRowFirstColumn="0" w:firstRowLastColumn="0" w:lastRowFirstColumn="0" w:lastRowLastColumn="0"/>
          <w:ins w:id="498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0B851C2" w14:textId="77777777" w:rsidR="00CC20C0" w:rsidRPr="00056D0E" w:rsidRDefault="00CC20C0" w:rsidP="00CC20C0">
            <w:pPr>
              <w:pStyle w:val="oancuaDanhsach"/>
              <w:numPr>
                <w:ilvl w:val="0"/>
                <w:numId w:val="68"/>
              </w:numPr>
              <w:rPr>
                <w:ins w:id="4982" w:author="Phạm Quang Thịnh" w:date="2019-07-05T22:04:00Z"/>
              </w:rPr>
            </w:pPr>
            <w:ins w:id="4983" w:author="Phạm Quang Thịnh" w:date="2019-07-05T22:04:00Z">
              <w:r w:rsidRPr="00056D0E">
                <w:t>Kiểm tra thao tác thêm khi sai đầu vào</w:t>
              </w:r>
            </w:ins>
          </w:p>
        </w:tc>
        <w:tc>
          <w:tcPr>
            <w:tcW w:w="985" w:type="dxa"/>
          </w:tcPr>
          <w:p w14:paraId="7A25629A" w14:textId="7276C677" w:rsidR="00CC20C0" w:rsidRDefault="00CC20C0" w:rsidP="00CC20C0">
            <w:pPr>
              <w:cnfStyle w:val="000000100000" w:firstRow="0" w:lastRow="0" w:firstColumn="0" w:lastColumn="0" w:oddVBand="0" w:evenVBand="0" w:oddHBand="1" w:evenHBand="0" w:firstRowFirstColumn="0" w:firstRowLastColumn="0" w:lastRowFirstColumn="0" w:lastRowLastColumn="0"/>
              <w:rPr>
                <w:ins w:id="4984" w:author="Phạm Quang Thịnh" w:date="2019-07-05T22:04:00Z"/>
              </w:rPr>
            </w:pPr>
            <w:ins w:id="4985" w:author="Hứa Văn Tuấn Anh" w:date="2019-07-05T23:15:00Z">
              <w:r>
                <w:rPr>
                  <w:lang w:val="vi-VN"/>
                </w:rPr>
                <w:t>*</w:t>
              </w:r>
            </w:ins>
          </w:p>
        </w:tc>
      </w:tr>
      <w:tr w:rsidR="00CC20C0" w14:paraId="5CD6F683" w14:textId="77777777" w:rsidTr="00C814E6">
        <w:trPr>
          <w:ins w:id="498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2A2C510" w14:textId="77777777" w:rsidR="00CC20C0" w:rsidRPr="00056D0E" w:rsidRDefault="00CC20C0" w:rsidP="00CC20C0">
            <w:pPr>
              <w:pStyle w:val="oancuaDanhsach"/>
              <w:numPr>
                <w:ilvl w:val="0"/>
                <w:numId w:val="68"/>
              </w:numPr>
              <w:rPr>
                <w:ins w:id="4987" w:author="Phạm Quang Thịnh" w:date="2019-07-05T22:04:00Z"/>
              </w:rPr>
            </w:pPr>
            <w:ins w:id="4988" w:author="Phạm Quang Thịnh" w:date="2019-07-05T22:04:00Z">
              <w:r w:rsidRPr="00056D0E">
                <w:t>Kiểm tra thao tác thêm khi trùng khóa chính</w:t>
              </w:r>
            </w:ins>
          </w:p>
        </w:tc>
        <w:tc>
          <w:tcPr>
            <w:tcW w:w="985" w:type="dxa"/>
          </w:tcPr>
          <w:p w14:paraId="696EDB10" w14:textId="51A8AE14" w:rsidR="00CC20C0" w:rsidRDefault="00CC20C0" w:rsidP="00CC20C0">
            <w:pPr>
              <w:cnfStyle w:val="000000000000" w:firstRow="0" w:lastRow="0" w:firstColumn="0" w:lastColumn="0" w:oddVBand="0" w:evenVBand="0" w:oddHBand="0" w:evenHBand="0" w:firstRowFirstColumn="0" w:firstRowLastColumn="0" w:lastRowFirstColumn="0" w:lastRowLastColumn="0"/>
              <w:rPr>
                <w:ins w:id="4989" w:author="Phạm Quang Thịnh" w:date="2019-07-05T22:04:00Z"/>
              </w:rPr>
            </w:pPr>
            <w:ins w:id="4990" w:author="Hứa Văn Tuấn Anh" w:date="2019-07-05T23:15:00Z">
              <w:r>
                <w:rPr>
                  <w:lang w:val="vi-VN"/>
                </w:rPr>
                <w:t>*</w:t>
              </w:r>
            </w:ins>
          </w:p>
        </w:tc>
      </w:tr>
      <w:tr w:rsidR="00CC20C0" w14:paraId="7A0D68BB" w14:textId="77777777" w:rsidTr="00C814E6">
        <w:trPr>
          <w:cnfStyle w:val="000000100000" w:firstRow="0" w:lastRow="0" w:firstColumn="0" w:lastColumn="0" w:oddVBand="0" w:evenVBand="0" w:oddHBand="1" w:evenHBand="0" w:firstRowFirstColumn="0" w:firstRowLastColumn="0" w:lastRowFirstColumn="0" w:lastRowLastColumn="0"/>
          <w:ins w:id="499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DBBE98A" w14:textId="77777777" w:rsidR="00CC20C0" w:rsidRPr="00056D0E" w:rsidRDefault="00CC20C0" w:rsidP="00CC20C0">
            <w:pPr>
              <w:pStyle w:val="oancuaDanhsach"/>
              <w:numPr>
                <w:ilvl w:val="0"/>
                <w:numId w:val="68"/>
              </w:numPr>
              <w:rPr>
                <w:ins w:id="4992" w:author="Phạm Quang Thịnh" w:date="2019-07-05T22:04:00Z"/>
              </w:rPr>
            </w:pPr>
            <w:ins w:id="4993" w:author="Phạm Quang Thịnh" w:date="2019-07-05T22:04:00Z">
              <w:r w:rsidRPr="00056D0E">
                <w:t>Kiểm tra thao tác thêm khi vi phạm ràng buộc</w:t>
              </w:r>
            </w:ins>
          </w:p>
        </w:tc>
        <w:tc>
          <w:tcPr>
            <w:tcW w:w="985" w:type="dxa"/>
          </w:tcPr>
          <w:p w14:paraId="6CFB26D3" w14:textId="4F2B1001" w:rsidR="00CC20C0" w:rsidRDefault="00CC20C0" w:rsidP="00CC20C0">
            <w:pPr>
              <w:cnfStyle w:val="000000100000" w:firstRow="0" w:lastRow="0" w:firstColumn="0" w:lastColumn="0" w:oddVBand="0" w:evenVBand="0" w:oddHBand="1" w:evenHBand="0" w:firstRowFirstColumn="0" w:firstRowLastColumn="0" w:lastRowFirstColumn="0" w:lastRowLastColumn="0"/>
              <w:rPr>
                <w:ins w:id="4994" w:author="Phạm Quang Thịnh" w:date="2019-07-05T22:04:00Z"/>
              </w:rPr>
            </w:pPr>
            <w:ins w:id="4995" w:author="Hứa Văn Tuấn Anh" w:date="2019-07-05T23:15:00Z">
              <w:r>
                <w:rPr>
                  <w:lang w:val="vi-VN"/>
                </w:rPr>
                <w:t>*</w:t>
              </w:r>
            </w:ins>
          </w:p>
        </w:tc>
      </w:tr>
      <w:tr w:rsidR="00CC20C0" w14:paraId="7C9A18AB" w14:textId="77777777" w:rsidTr="00C814E6">
        <w:trPr>
          <w:ins w:id="499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F77C657" w14:textId="77777777" w:rsidR="00CC20C0" w:rsidRPr="00056D0E" w:rsidRDefault="00CC20C0" w:rsidP="00CC20C0">
            <w:pPr>
              <w:pStyle w:val="oancuaDanhsach"/>
              <w:numPr>
                <w:ilvl w:val="0"/>
                <w:numId w:val="68"/>
              </w:numPr>
              <w:rPr>
                <w:ins w:id="4997" w:author="Phạm Quang Thịnh" w:date="2019-07-05T22:04:00Z"/>
              </w:rPr>
            </w:pPr>
            <w:ins w:id="4998" w:author="Phạm Quang Thịnh" w:date="2019-07-05T22:04:00Z">
              <w:r w:rsidRPr="00056D0E">
                <w:t>Kiểm tra thao tác thêm khi trường dữ liệu invalid</w:t>
              </w:r>
            </w:ins>
          </w:p>
        </w:tc>
        <w:tc>
          <w:tcPr>
            <w:tcW w:w="985" w:type="dxa"/>
          </w:tcPr>
          <w:p w14:paraId="6100F3E9" w14:textId="4211CEEE" w:rsidR="00CC20C0" w:rsidRDefault="00CC20C0" w:rsidP="00CC20C0">
            <w:pPr>
              <w:cnfStyle w:val="000000000000" w:firstRow="0" w:lastRow="0" w:firstColumn="0" w:lastColumn="0" w:oddVBand="0" w:evenVBand="0" w:oddHBand="0" w:evenHBand="0" w:firstRowFirstColumn="0" w:firstRowLastColumn="0" w:lastRowFirstColumn="0" w:lastRowLastColumn="0"/>
              <w:rPr>
                <w:ins w:id="4999" w:author="Phạm Quang Thịnh" w:date="2019-07-05T22:04:00Z"/>
              </w:rPr>
            </w:pPr>
            <w:ins w:id="5000" w:author="Hứa Văn Tuấn Anh" w:date="2019-07-05T23:15:00Z">
              <w:r>
                <w:rPr>
                  <w:lang w:val="vi-VN"/>
                </w:rPr>
                <w:t>*</w:t>
              </w:r>
            </w:ins>
          </w:p>
        </w:tc>
      </w:tr>
      <w:tr w:rsidR="00CC20C0" w14:paraId="29D93874" w14:textId="77777777" w:rsidTr="00C814E6">
        <w:trPr>
          <w:cnfStyle w:val="000000100000" w:firstRow="0" w:lastRow="0" w:firstColumn="0" w:lastColumn="0" w:oddVBand="0" w:evenVBand="0" w:oddHBand="1" w:evenHBand="0" w:firstRowFirstColumn="0" w:firstRowLastColumn="0" w:lastRowFirstColumn="0" w:lastRowLastColumn="0"/>
          <w:ins w:id="500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EB14EF5" w14:textId="77777777" w:rsidR="00CC20C0" w:rsidRPr="00056D0E" w:rsidRDefault="00CC20C0" w:rsidP="00CC20C0">
            <w:pPr>
              <w:pStyle w:val="oancuaDanhsach"/>
              <w:numPr>
                <w:ilvl w:val="0"/>
                <w:numId w:val="68"/>
              </w:numPr>
              <w:rPr>
                <w:ins w:id="5002" w:author="Phạm Quang Thịnh" w:date="2019-07-05T22:04:00Z"/>
              </w:rPr>
            </w:pPr>
            <w:ins w:id="5003" w:author="Phạm Quang Thịnh" w:date="2019-07-05T22:04:00Z">
              <w:r w:rsidRPr="00056D0E">
                <w:t>Kiểm tra thao tác thêm khi trường dữ liệu vượt max length</w:t>
              </w:r>
            </w:ins>
          </w:p>
        </w:tc>
        <w:tc>
          <w:tcPr>
            <w:tcW w:w="985" w:type="dxa"/>
          </w:tcPr>
          <w:p w14:paraId="332EEA24" w14:textId="403C4EC3" w:rsidR="00CC20C0" w:rsidRDefault="00CC20C0" w:rsidP="00CC20C0">
            <w:pPr>
              <w:cnfStyle w:val="000000100000" w:firstRow="0" w:lastRow="0" w:firstColumn="0" w:lastColumn="0" w:oddVBand="0" w:evenVBand="0" w:oddHBand="1" w:evenHBand="0" w:firstRowFirstColumn="0" w:firstRowLastColumn="0" w:lastRowFirstColumn="0" w:lastRowLastColumn="0"/>
              <w:rPr>
                <w:ins w:id="5004" w:author="Phạm Quang Thịnh" w:date="2019-07-05T22:04:00Z"/>
              </w:rPr>
            </w:pPr>
            <w:ins w:id="5005" w:author="Hứa Văn Tuấn Anh" w:date="2019-07-05T23:15:00Z">
              <w:r>
                <w:rPr>
                  <w:lang w:val="vi-VN"/>
                </w:rPr>
                <w:t>*</w:t>
              </w:r>
            </w:ins>
          </w:p>
        </w:tc>
      </w:tr>
      <w:tr w:rsidR="00CC20C0" w14:paraId="7324B146" w14:textId="77777777" w:rsidTr="00C814E6">
        <w:trPr>
          <w:ins w:id="500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D5777A9" w14:textId="77777777" w:rsidR="00CC20C0" w:rsidRPr="00056D0E" w:rsidRDefault="00CC20C0" w:rsidP="00CC20C0">
            <w:pPr>
              <w:pStyle w:val="oancuaDanhsach"/>
              <w:numPr>
                <w:ilvl w:val="0"/>
                <w:numId w:val="68"/>
              </w:numPr>
              <w:rPr>
                <w:ins w:id="5007" w:author="Phạm Quang Thịnh" w:date="2019-07-05T22:04:00Z"/>
              </w:rPr>
            </w:pPr>
            <w:ins w:id="5008" w:author="Phạm Quang Thịnh" w:date="2019-07-05T22:04:00Z">
              <w:r w:rsidRPr="00056D0E">
                <w:t>Kiểm tra thao tác thêm khi nhập đúng</w:t>
              </w:r>
            </w:ins>
          </w:p>
        </w:tc>
        <w:tc>
          <w:tcPr>
            <w:tcW w:w="985" w:type="dxa"/>
          </w:tcPr>
          <w:p w14:paraId="6F9646BD" w14:textId="64A6618F" w:rsidR="00CC20C0" w:rsidRDefault="00CC20C0" w:rsidP="00CC20C0">
            <w:pPr>
              <w:cnfStyle w:val="000000000000" w:firstRow="0" w:lastRow="0" w:firstColumn="0" w:lastColumn="0" w:oddVBand="0" w:evenVBand="0" w:oddHBand="0" w:evenHBand="0" w:firstRowFirstColumn="0" w:firstRowLastColumn="0" w:lastRowFirstColumn="0" w:lastRowLastColumn="0"/>
              <w:rPr>
                <w:ins w:id="5009" w:author="Phạm Quang Thịnh" w:date="2019-07-05T22:04:00Z"/>
              </w:rPr>
            </w:pPr>
            <w:ins w:id="5010" w:author="Hứa Văn Tuấn Anh" w:date="2019-07-05T23:15:00Z">
              <w:r>
                <w:rPr>
                  <w:lang w:val="vi-VN"/>
                </w:rPr>
                <w:t>*</w:t>
              </w:r>
            </w:ins>
          </w:p>
        </w:tc>
      </w:tr>
      <w:tr w:rsidR="00CC20C0" w14:paraId="5F00C780" w14:textId="77777777" w:rsidTr="00C814E6">
        <w:trPr>
          <w:cnfStyle w:val="000000100000" w:firstRow="0" w:lastRow="0" w:firstColumn="0" w:lastColumn="0" w:oddVBand="0" w:evenVBand="0" w:oddHBand="1" w:evenHBand="0" w:firstRowFirstColumn="0" w:firstRowLastColumn="0" w:lastRowFirstColumn="0" w:lastRowLastColumn="0"/>
          <w:ins w:id="501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1B1CAEE" w14:textId="77777777" w:rsidR="00CC20C0" w:rsidRPr="00056D0E" w:rsidRDefault="00CC20C0" w:rsidP="00CC20C0">
            <w:pPr>
              <w:pStyle w:val="oancuaDanhsach"/>
              <w:numPr>
                <w:ilvl w:val="0"/>
                <w:numId w:val="68"/>
              </w:numPr>
              <w:rPr>
                <w:ins w:id="5012" w:author="Phạm Quang Thịnh" w:date="2019-07-05T22:04:00Z"/>
              </w:rPr>
            </w:pPr>
            <w:ins w:id="5013" w:author="Phạm Quang Thịnh" w:date="2019-07-05T22:04:00Z">
              <w:r w:rsidRPr="00056D0E">
                <w:t>Kiểm tra form sau khi thêm</w:t>
              </w:r>
            </w:ins>
          </w:p>
        </w:tc>
        <w:tc>
          <w:tcPr>
            <w:tcW w:w="985" w:type="dxa"/>
          </w:tcPr>
          <w:p w14:paraId="7CC2FA14" w14:textId="5DF9992B" w:rsidR="00CC20C0" w:rsidRDefault="00CC20C0" w:rsidP="00CC20C0">
            <w:pPr>
              <w:cnfStyle w:val="000000100000" w:firstRow="0" w:lastRow="0" w:firstColumn="0" w:lastColumn="0" w:oddVBand="0" w:evenVBand="0" w:oddHBand="1" w:evenHBand="0" w:firstRowFirstColumn="0" w:firstRowLastColumn="0" w:lastRowFirstColumn="0" w:lastRowLastColumn="0"/>
              <w:rPr>
                <w:ins w:id="5014" w:author="Phạm Quang Thịnh" w:date="2019-07-05T22:04:00Z"/>
              </w:rPr>
            </w:pPr>
            <w:ins w:id="5015" w:author="Hứa Văn Tuấn Anh" w:date="2019-07-05T23:15:00Z">
              <w:r>
                <w:rPr>
                  <w:lang w:val="vi-VN"/>
                </w:rPr>
                <w:t>*</w:t>
              </w:r>
            </w:ins>
          </w:p>
        </w:tc>
      </w:tr>
      <w:tr w:rsidR="00CC20C0" w14:paraId="40A63BC2" w14:textId="77777777" w:rsidTr="00C814E6">
        <w:trPr>
          <w:ins w:id="501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BF26B9E" w14:textId="77777777" w:rsidR="00CC20C0" w:rsidRPr="00056D0E" w:rsidRDefault="00CC20C0" w:rsidP="00CC20C0">
            <w:pPr>
              <w:pStyle w:val="oancuaDanhsach"/>
              <w:numPr>
                <w:ilvl w:val="0"/>
                <w:numId w:val="68"/>
              </w:numPr>
              <w:rPr>
                <w:ins w:id="5017" w:author="Phạm Quang Thịnh" w:date="2019-07-05T22:04:00Z"/>
              </w:rPr>
            </w:pPr>
            <w:ins w:id="5018" w:author="Phạm Quang Thịnh" w:date="2019-07-05T22:04:00Z">
              <w:r w:rsidRPr="00056D0E">
                <w:t>Kiểm tra database sau khi thêm</w:t>
              </w:r>
            </w:ins>
          </w:p>
        </w:tc>
        <w:tc>
          <w:tcPr>
            <w:tcW w:w="985" w:type="dxa"/>
          </w:tcPr>
          <w:p w14:paraId="5E175860" w14:textId="4B75E7E1" w:rsidR="00CC20C0" w:rsidRDefault="00CC20C0" w:rsidP="00CC20C0">
            <w:pPr>
              <w:cnfStyle w:val="000000000000" w:firstRow="0" w:lastRow="0" w:firstColumn="0" w:lastColumn="0" w:oddVBand="0" w:evenVBand="0" w:oddHBand="0" w:evenHBand="0" w:firstRowFirstColumn="0" w:firstRowLastColumn="0" w:lastRowFirstColumn="0" w:lastRowLastColumn="0"/>
              <w:rPr>
                <w:ins w:id="5019" w:author="Phạm Quang Thịnh" w:date="2019-07-05T22:04:00Z"/>
              </w:rPr>
            </w:pPr>
            <w:ins w:id="5020" w:author="Hứa Văn Tuấn Anh" w:date="2019-07-05T23:15:00Z">
              <w:r>
                <w:rPr>
                  <w:lang w:val="vi-VN"/>
                </w:rPr>
                <w:t>*</w:t>
              </w:r>
            </w:ins>
          </w:p>
        </w:tc>
      </w:tr>
      <w:tr w:rsidR="00CC20C0" w14:paraId="2F75AE3C" w14:textId="77777777" w:rsidTr="00C814E6">
        <w:trPr>
          <w:cnfStyle w:val="000000100000" w:firstRow="0" w:lastRow="0" w:firstColumn="0" w:lastColumn="0" w:oddVBand="0" w:evenVBand="0" w:oddHBand="1" w:evenHBand="0" w:firstRowFirstColumn="0" w:firstRowLastColumn="0" w:lastRowFirstColumn="0" w:lastRowLastColumn="0"/>
          <w:ins w:id="502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44F55FF" w14:textId="77777777" w:rsidR="00CC20C0" w:rsidRPr="00056D0E" w:rsidRDefault="00CC20C0" w:rsidP="00CC20C0">
            <w:pPr>
              <w:pStyle w:val="oancuaDanhsach"/>
              <w:numPr>
                <w:ilvl w:val="0"/>
                <w:numId w:val="68"/>
              </w:numPr>
              <w:rPr>
                <w:ins w:id="5022" w:author="Phạm Quang Thịnh" w:date="2019-07-05T22:04:00Z"/>
              </w:rPr>
            </w:pPr>
            <w:ins w:id="5023" w:author="Phạm Quang Thịnh" w:date="2019-07-05T22:04:00Z">
              <w:r w:rsidRPr="00056D0E">
                <w:t>Kiểm tra khi bấm nút thêm nhiều lần</w:t>
              </w:r>
            </w:ins>
          </w:p>
        </w:tc>
        <w:tc>
          <w:tcPr>
            <w:tcW w:w="985" w:type="dxa"/>
          </w:tcPr>
          <w:p w14:paraId="32A2ED48" w14:textId="054D73BD" w:rsidR="00CC20C0" w:rsidRDefault="00CC20C0" w:rsidP="00CC20C0">
            <w:pPr>
              <w:cnfStyle w:val="000000100000" w:firstRow="0" w:lastRow="0" w:firstColumn="0" w:lastColumn="0" w:oddVBand="0" w:evenVBand="0" w:oddHBand="1" w:evenHBand="0" w:firstRowFirstColumn="0" w:firstRowLastColumn="0" w:lastRowFirstColumn="0" w:lastRowLastColumn="0"/>
              <w:rPr>
                <w:ins w:id="5024" w:author="Phạm Quang Thịnh" w:date="2019-07-05T22:04:00Z"/>
              </w:rPr>
            </w:pPr>
            <w:ins w:id="5025" w:author="Hứa Văn Tuấn Anh" w:date="2019-07-05T23:15:00Z">
              <w:r>
                <w:rPr>
                  <w:lang w:val="vi-VN"/>
                </w:rPr>
                <w:t>*</w:t>
              </w:r>
            </w:ins>
          </w:p>
        </w:tc>
      </w:tr>
      <w:tr w:rsidR="00CC20C0" w14:paraId="6F946CA2" w14:textId="77777777" w:rsidTr="00C814E6">
        <w:trPr>
          <w:ins w:id="502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0AA0DC9" w14:textId="77777777" w:rsidR="00CC20C0" w:rsidRPr="00056D0E" w:rsidRDefault="00CC20C0" w:rsidP="00CC20C0">
            <w:pPr>
              <w:pStyle w:val="oancuaDanhsach"/>
              <w:numPr>
                <w:ilvl w:val="0"/>
                <w:numId w:val="68"/>
              </w:numPr>
              <w:rPr>
                <w:ins w:id="5027" w:author="Phạm Quang Thịnh" w:date="2019-07-05T22:04:00Z"/>
              </w:rPr>
            </w:pPr>
            <w:ins w:id="5028" w:author="Phạm Quang Thịnh" w:date="2019-07-05T22:04:00Z">
              <w:r w:rsidRPr="00056D0E">
                <w:t>Kiểm tra thông báo lỗi</w:t>
              </w:r>
            </w:ins>
          </w:p>
        </w:tc>
        <w:tc>
          <w:tcPr>
            <w:tcW w:w="985" w:type="dxa"/>
          </w:tcPr>
          <w:p w14:paraId="26DFB7A1" w14:textId="075DDAB4" w:rsidR="00CC20C0" w:rsidRDefault="00CC20C0" w:rsidP="00CC20C0">
            <w:pPr>
              <w:cnfStyle w:val="000000000000" w:firstRow="0" w:lastRow="0" w:firstColumn="0" w:lastColumn="0" w:oddVBand="0" w:evenVBand="0" w:oddHBand="0" w:evenHBand="0" w:firstRowFirstColumn="0" w:firstRowLastColumn="0" w:lastRowFirstColumn="0" w:lastRowLastColumn="0"/>
              <w:rPr>
                <w:ins w:id="5029" w:author="Phạm Quang Thịnh" w:date="2019-07-05T22:04:00Z"/>
              </w:rPr>
            </w:pPr>
            <w:ins w:id="5030" w:author="Hứa Văn Tuấn Anh" w:date="2019-07-05T23:15:00Z">
              <w:r>
                <w:rPr>
                  <w:lang w:val="vi-VN"/>
                </w:rPr>
                <w:t>*</w:t>
              </w:r>
            </w:ins>
          </w:p>
        </w:tc>
      </w:tr>
      <w:tr w:rsidR="00C814E6" w14:paraId="256A8E77" w14:textId="77777777" w:rsidTr="00C814E6">
        <w:trPr>
          <w:cnfStyle w:val="000000100000" w:firstRow="0" w:lastRow="0" w:firstColumn="0" w:lastColumn="0" w:oddVBand="0" w:evenVBand="0" w:oddHBand="1" w:evenHBand="0" w:firstRowFirstColumn="0" w:firstRowLastColumn="0" w:lastRowFirstColumn="0" w:lastRowLastColumn="0"/>
          <w:ins w:id="503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C187831" w14:textId="77777777" w:rsidR="00C814E6" w:rsidRPr="00056D0E" w:rsidRDefault="00C814E6" w:rsidP="00C814E6">
            <w:pPr>
              <w:rPr>
                <w:ins w:id="5032" w:author="Phạm Quang Thịnh" w:date="2019-07-05T22:04:00Z"/>
                <w:b w:val="0"/>
                <w:sz w:val="24"/>
              </w:rPr>
            </w:pPr>
            <w:ins w:id="5033" w:author="Phạm Quang Thịnh" w:date="2019-07-05T22:04:00Z">
              <w:r w:rsidRPr="00056D0E">
                <w:rPr>
                  <w:b w:val="0"/>
                  <w:sz w:val="24"/>
                </w:rPr>
                <w:t>Sửa</w:t>
              </w:r>
            </w:ins>
          </w:p>
        </w:tc>
        <w:tc>
          <w:tcPr>
            <w:tcW w:w="985" w:type="dxa"/>
          </w:tcPr>
          <w:p w14:paraId="41C7B4A9"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5034" w:author="Phạm Quang Thịnh" w:date="2019-07-05T22:04:00Z"/>
              </w:rPr>
            </w:pPr>
          </w:p>
        </w:tc>
      </w:tr>
      <w:tr w:rsidR="00CC20C0" w14:paraId="5D255A45" w14:textId="77777777" w:rsidTr="00C814E6">
        <w:trPr>
          <w:ins w:id="503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3E82142" w14:textId="77777777" w:rsidR="00CC20C0" w:rsidRPr="00056D0E" w:rsidRDefault="00CC20C0" w:rsidP="00CC20C0">
            <w:pPr>
              <w:pStyle w:val="oancuaDanhsach"/>
              <w:numPr>
                <w:ilvl w:val="0"/>
                <w:numId w:val="69"/>
              </w:numPr>
              <w:rPr>
                <w:ins w:id="5036" w:author="Phạm Quang Thịnh" w:date="2019-07-05T22:04:00Z"/>
              </w:rPr>
            </w:pPr>
            <w:ins w:id="5037" w:author="Phạm Quang Thịnh" w:date="2019-07-05T22:04:00Z">
              <w:r w:rsidRPr="00056D0E">
                <w:t>Kiểm tra trạng thái nút sửa khi chưa nhập</w:t>
              </w:r>
            </w:ins>
          </w:p>
        </w:tc>
        <w:tc>
          <w:tcPr>
            <w:tcW w:w="985" w:type="dxa"/>
          </w:tcPr>
          <w:p w14:paraId="7B509306" w14:textId="12EFE07A" w:rsidR="00CC20C0" w:rsidRDefault="00CC20C0" w:rsidP="00CC20C0">
            <w:pPr>
              <w:cnfStyle w:val="000000000000" w:firstRow="0" w:lastRow="0" w:firstColumn="0" w:lastColumn="0" w:oddVBand="0" w:evenVBand="0" w:oddHBand="0" w:evenHBand="0" w:firstRowFirstColumn="0" w:firstRowLastColumn="0" w:lastRowFirstColumn="0" w:lastRowLastColumn="0"/>
              <w:rPr>
                <w:ins w:id="5038" w:author="Phạm Quang Thịnh" w:date="2019-07-05T22:04:00Z"/>
              </w:rPr>
            </w:pPr>
            <w:ins w:id="5039" w:author="Hứa Văn Tuấn Anh" w:date="2019-07-05T23:15:00Z">
              <w:r>
                <w:rPr>
                  <w:lang w:val="vi-VN"/>
                </w:rPr>
                <w:t>*</w:t>
              </w:r>
            </w:ins>
          </w:p>
        </w:tc>
      </w:tr>
      <w:tr w:rsidR="00CC20C0" w14:paraId="51AE9B6E" w14:textId="77777777" w:rsidTr="00C814E6">
        <w:trPr>
          <w:cnfStyle w:val="000000100000" w:firstRow="0" w:lastRow="0" w:firstColumn="0" w:lastColumn="0" w:oddVBand="0" w:evenVBand="0" w:oddHBand="1" w:evenHBand="0" w:firstRowFirstColumn="0" w:firstRowLastColumn="0" w:lastRowFirstColumn="0" w:lastRowLastColumn="0"/>
          <w:ins w:id="504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D04E41A" w14:textId="77777777" w:rsidR="00CC20C0" w:rsidRPr="00056D0E" w:rsidRDefault="00CC20C0" w:rsidP="00CC20C0">
            <w:pPr>
              <w:pStyle w:val="oancuaDanhsach"/>
              <w:numPr>
                <w:ilvl w:val="0"/>
                <w:numId w:val="69"/>
              </w:numPr>
              <w:rPr>
                <w:ins w:id="5041" w:author="Phạm Quang Thịnh" w:date="2019-07-05T22:04:00Z"/>
              </w:rPr>
            </w:pPr>
            <w:ins w:id="5042" w:author="Phạm Quang Thịnh" w:date="2019-07-05T22:04:00Z">
              <w:r w:rsidRPr="00056D0E">
                <w:t>Kiểm tra khóa chính khi sửa</w:t>
              </w:r>
            </w:ins>
          </w:p>
        </w:tc>
        <w:tc>
          <w:tcPr>
            <w:tcW w:w="985" w:type="dxa"/>
          </w:tcPr>
          <w:p w14:paraId="3FAFADE2" w14:textId="17835CA0" w:rsidR="00CC20C0" w:rsidRDefault="00CC20C0" w:rsidP="00CC20C0">
            <w:pPr>
              <w:cnfStyle w:val="000000100000" w:firstRow="0" w:lastRow="0" w:firstColumn="0" w:lastColumn="0" w:oddVBand="0" w:evenVBand="0" w:oddHBand="1" w:evenHBand="0" w:firstRowFirstColumn="0" w:firstRowLastColumn="0" w:lastRowFirstColumn="0" w:lastRowLastColumn="0"/>
              <w:rPr>
                <w:ins w:id="5043" w:author="Phạm Quang Thịnh" w:date="2019-07-05T22:04:00Z"/>
              </w:rPr>
            </w:pPr>
            <w:ins w:id="5044" w:author="Hứa Văn Tuấn Anh" w:date="2019-07-05T23:15:00Z">
              <w:r>
                <w:rPr>
                  <w:lang w:val="vi-VN"/>
                </w:rPr>
                <w:t>*</w:t>
              </w:r>
            </w:ins>
          </w:p>
        </w:tc>
      </w:tr>
      <w:tr w:rsidR="00CC20C0" w14:paraId="603134B1" w14:textId="77777777" w:rsidTr="00C814E6">
        <w:trPr>
          <w:ins w:id="504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28DAD1E" w14:textId="77777777" w:rsidR="00CC20C0" w:rsidRPr="00056D0E" w:rsidRDefault="00CC20C0" w:rsidP="00CC20C0">
            <w:pPr>
              <w:pStyle w:val="oancuaDanhsach"/>
              <w:numPr>
                <w:ilvl w:val="0"/>
                <w:numId w:val="69"/>
              </w:numPr>
              <w:rPr>
                <w:ins w:id="5046" w:author="Phạm Quang Thịnh" w:date="2019-07-05T22:04:00Z"/>
              </w:rPr>
            </w:pPr>
            <w:ins w:id="5047" w:author="Phạm Quang Thịnh" w:date="2019-07-05T22:04:00Z">
              <w:r w:rsidRPr="00056D0E">
                <w:t>Kiểm tra thao tác sửa khi vi phạm ràng buộc</w:t>
              </w:r>
            </w:ins>
          </w:p>
        </w:tc>
        <w:tc>
          <w:tcPr>
            <w:tcW w:w="985" w:type="dxa"/>
          </w:tcPr>
          <w:p w14:paraId="00372FCB" w14:textId="2585115C" w:rsidR="00CC20C0" w:rsidRDefault="00CC20C0" w:rsidP="00CC20C0">
            <w:pPr>
              <w:cnfStyle w:val="000000000000" w:firstRow="0" w:lastRow="0" w:firstColumn="0" w:lastColumn="0" w:oddVBand="0" w:evenVBand="0" w:oddHBand="0" w:evenHBand="0" w:firstRowFirstColumn="0" w:firstRowLastColumn="0" w:lastRowFirstColumn="0" w:lastRowLastColumn="0"/>
              <w:rPr>
                <w:ins w:id="5048" w:author="Phạm Quang Thịnh" w:date="2019-07-05T22:04:00Z"/>
              </w:rPr>
            </w:pPr>
            <w:ins w:id="5049" w:author="Hứa Văn Tuấn Anh" w:date="2019-07-05T23:15:00Z">
              <w:r>
                <w:rPr>
                  <w:lang w:val="vi-VN"/>
                </w:rPr>
                <w:t>*</w:t>
              </w:r>
            </w:ins>
          </w:p>
        </w:tc>
      </w:tr>
      <w:tr w:rsidR="00CC20C0" w14:paraId="2658FC93" w14:textId="77777777" w:rsidTr="00C814E6">
        <w:trPr>
          <w:cnfStyle w:val="000000100000" w:firstRow="0" w:lastRow="0" w:firstColumn="0" w:lastColumn="0" w:oddVBand="0" w:evenVBand="0" w:oddHBand="1" w:evenHBand="0" w:firstRowFirstColumn="0" w:firstRowLastColumn="0" w:lastRowFirstColumn="0" w:lastRowLastColumn="0"/>
          <w:ins w:id="505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ABF621C" w14:textId="77777777" w:rsidR="00CC20C0" w:rsidRPr="00056D0E" w:rsidRDefault="00CC20C0" w:rsidP="00CC20C0">
            <w:pPr>
              <w:pStyle w:val="oancuaDanhsach"/>
              <w:numPr>
                <w:ilvl w:val="0"/>
                <w:numId w:val="69"/>
              </w:numPr>
              <w:rPr>
                <w:ins w:id="5051" w:author="Phạm Quang Thịnh" w:date="2019-07-05T22:04:00Z"/>
              </w:rPr>
            </w:pPr>
            <w:ins w:id="5052" w:author="Phạm Quang Thịnh" w:date="2019-07-05T22:04:00Z">
              <w:r w:rsidRPr="00056D0E">
                <w:t>Kiểm tra thao tác sửa khi trường dữ liệu invalid</w:t>
              </w:r>
            </w:ins>
          </w:p>
        </w:tc>
        <w:tc>
          <w:tcPr>
            <w:tcW w:w="985" w:type="dxa"/>
          </w:tcPr>
          <w:p w14:paraId="7B23C567" w14:textId="7CF7C8D7" w:rsidR="00CC20C0" w:rsidRDefault="00CC20C0" w:rsidP="00CC20C0">
            <w:pPr>
              <w:cnfStyle w:val="000000100000" w:firstRow="0" w:lastRow="0" w:firstColumn="0" w:lastColumn="0" w:oddVBand="0" w:evenVBand="0" w:oddHBand="1" w:evenHBand="0" w:firstRowFirstColumn="0" w:firstRowLastColumn="0" w:lastRowFirstColumn="0" w:lastRowLastColumn="0"/>
              <w:rPr>
                <w:ins w:id="5053" w:author="Phạm Quang Thịnh" w:date="2019-07-05T22:04:00Z"/>
              </w:rPr>
            </w:pPr>
            <w:ins w:id="5054" w:author="Hứa Văn Tuấn Anh" w:date="2019-07-05T23:15:00Z">
              <w:r>
                <w:rPr>
                  <w:lang w:val="vi-VN"/>
                </w:rPr>
                <w:t>*</w:t>
              </w:r>
            </w:ins>
          </w:p>
        </w:tc>
      </w:tr>
      <w:tr w:rsidR="00CC20C0" w14:paraId="51A0F5A5" w14:textId="77777777" w:rsidTr="00C814E6">
        <w:trPr>
          <w:ins w:id="505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EDE6C7E" w14:textId="77777777" w:rsidR="00CC20C0" w:rsidRPr="00056D0E" w:rsidRDefault="00CC20C0" w:rsidP="00CC20C0">
            <w:pPr>
              <w:pStyle w:val="oancuaDanhsach"/>
              <w:numPr>
                <w:ilvl w:val="0"/>
                <w:numId w:val="69"/>
              </w:numPr>
              <w:rPr>
                <w:ins w:id="5056" w:author="Phạm Quang Thịnh" w:date="2019-07-05T22:04:00Z"/>
              </w:rPr>
            </w:pPr>
            <w:ins w:id="5057" w:author="Phạm Quang Thịnh" w:date="2019-07-05T22:04:00Z">
              <w:r w:rsidRPr="00056D0E">
                <w:t>Kiểm tra thao tác sửa khi trường dữ liệu vượt max length</w:t>
              </w:r>
            </w:ins>
          </w:p>
        </w:tc>
        <w:tc>
          <w:tcPr>
            <w:tcW w:w="985" w:type="dxa"/>
          </w:tcPr>
          <w:p w14:paraId="75F4F67C" w14:textId="48E0D8D1" w:rsidR="00CC20C0" w:rsidRDefault="00CC20C0" w:rsidP="00CC20C0">
            <w:pPr>
              <w:cnfStyle w:val="000000000000" w:firstRow="0" w:lastRow="0" w:firstColumn="0" w:lastColumn="0" w:oddVBand="0" w:evenVBand="0" w:oddHBand="0" w:evenHBand="0" w:firstRowFirstColumn="0" w:firstRowLastColumn="0" w:lastRowFirstColumn="0" w:lastRowLastColumn="0"/>
              <w:rPr>
                <w:ins w:id="5058" w:author="Phạm Quang Thịnh" w:date="2019-07-05T22:04:00Z"/>
              </w:rPr>
            </w:pPr>
            <w:ins w:id="5059" w:author="Hứa Văn Tuấn Anh" w:date="2019-07-05T23:15:00Z">
              <w:r>
                <w:rPr>
                  <w:lang w:val="vi-VN"/>
                </w:rPr>
                <w:t>*</w:t>
              </w:r>
            </w:ins>
          </w:p>
        </w:tc>
      </w:tr>
      <w:tr w:rsidR="00CC20C0" w14:paraId="01EC6C3C" w14:textId="77777777" w:rsidTr="00C814E6">
        <w:trPr>
          <w:cnfStyle w:val="000000100000" w:firstRow="0" w:lastRow="0" w:firstColumn="0" w:lastColumn="0" w:oddVBand="0" w:evenVBand="0" w:oddHBand="1" w:evenHBand="0" w:firstRowFirstColumn="0" w:firstRowLastColumn="0" w:lastRowFirstColumn="0" w:lastRowLastColumn="0"/>
          <w:ins w:id="506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6FCABDC" w14:textId="77777777" w:rsidR="00CC20C0" w:rsidRPr="00056D0E" w:rsidRDefault="00CC20C0" w:rsidP="00CC20C0">
            <w:pPr>
              <w:pStyle w:val="oancuaDanhsach"/>
              <w:numPr>
                <w:ilvl w:val="0"/>
                <w:numId w:val="69"/>
              </w:numPr>
              <w:rPr>
                <w:ins w:id="5061" w:author="Phạm Quang Thịnh" w:date="2019-07-05T22:04:00Z"/>
              </w:rPr>
            </w:pPr>
            <w:ins w:id="5062" w:author="Phạm Quang Thịnh" w:date="2019-07-05T22:04:00Z">
              <w:r w:rsidRPr="00056D0E">
                <w:t>Kiểm tra thao tác sửa khi nhập đúng</w:t>
              </w:r>
            </w:ins>
          </w:p>
        </w:tc>
        <w:tc>
          <w:tcPr>
            <w:tcW w:w="985" w:type="dxa"/>
          </w:tcPr>
          <w:p w14:paraId="4659E67F" w14:textId="74EA9560" w:rsidR="00CC20C0" w:rsidRDefault="00CC20C0" w:rsidP="00CC20C0">
            <w:pPr>
              <w:cnfStyle w:val="000000100000" w:firstRow="0" w:lastRow="0" w:firstColumn="0" w:lastColumn="0" w:oddVBand="0" w:evenVBand="0" w:oddHBand="1" w:evenHBand="0" w:firstRowFirstColumn="0" w:firstRowLastColumn="0" w:lastRowFirstColumn="0" w:lastRowLastColumn="0"/>
              <w:rPr>
                <w:ins w:id="5063" w:author="Phạm Quang Thịnh" w:date="2019-07-05T22:04:00Z"/>
              </w:rPr>
            </w:pPr>
            <w:ins w:id="5064" w:author="Hứa Văn Tuấn Anh" w:date="2019-07-05T23:15:00Z">
              <w:r>
                <w:rPr>
                  <w:lang w:val="vi-VN"/>
                </w:rPr>
                <w:t>*</w:t>
              </w:r>
            </w:ins>
          </w:p>
        </w:tc>
      </w:tr>
      <w:tr w:rsidR="00CC20C0" w14:paraId="756D2858" w14:textId="77777777" w:rsidTr="00C814E6">
        <w:trPr>
          <w:ins w:id="506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600E1F5" w14:textId="77777777" w:rsidR="00CC20C0" w:rsidRPr="00056D0E" w:rsidRDefault="00CC20C0" w:rsidP="00CC20C0">
            <w:pPr>
              <w:pStyle w:val="oancuaDanhsach"/>
              <w:numPr>
                <w:ilvl w:val="0"/>
                <w:numId w:val="69"/>
              </w:numPr>
              <w:rPr>
                <w:ins w:id="5066" w:author="Phạm Quang Thịnh" w:date="2019-07-05T22:04:00Z"/>
              </w:rPr>
            </w:pPr>
            <w:ins w:id="5067" w:author="Phạm Quang Thịnh" w:date="2019-07-05T22:04:00Z">
              <w:r w:rsidRPr="00056D0E">
                <w:t>Kiểm tra form sau khi sửa</w:t>
              </w:r>
            </w:ins>
          </w:p>
        </w:tc>
        <w:tc>
          <w:tcPr>
            <w:tcW w:w="985" w:type="dxa"/>
          </w:tcPr>
          <w:p w14:paraId="4AE95BA2" w14:textId="667180B4" w:rsidR="00CC20C0" w:rsidRDefault="00CC20C0" w:rsidP="00CC20C0">
            <w:pPr>
              <w:cnfStyle w:val="000000000000" w:firstRow="0" w:lastRow="0" w:firstColumn="0" w:lastColumn="0" w:oddVBand="0" w:evenVBand="0" w:oddHBand="0" w:evenHBand="0" w:firstRowFirstColumn="0" w:firstRowLastColumn="0" w:lastRowFirstColumn="0" w:lastRowLastColumn="0"/>
              <w:rPr>
                <w:ins w:id="5068" w:author="Phạm Quang Thịnh" w:date="2019-07-05T22:04:00Z"/>
              </w:rPr>
            </w:pPr>
            <w:ins w:id="5069" w:author="Hứa Văn Tuấn Anh" w:date="2019-07-05T23:15:00Z">
              <w:r>
                <w:rPr>
                  <w:lang w:val="vi-VN"/>
                </w:rPr>
                <w:t>*</w:t>
              </w:r>
            </w:ins>
          </w:p>
        </w:tc>
      </w:tr>
      <w:tr w:rsidR="00CC20C0" w14:paraId="463DBE43" w14:textId="77777777" w:rsidTr="00C814E6">
        <w:trPr>
          <w:cnfStyle w:val="000000100000" w:firstRow="0" w:lastRow="0" w:firstColumn="0" w:lastColumn="0" w:oddVBand="0" w:evenVBand="0" w:oddHBand="1" w:evenHBand="0" w:firstRowFirstColumn="0" w:firstRowLastColumn="0" w:lastRowFirstColumn="0" w:lastRowLastColumn="0"/>
          <w:ins w:id="507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7B1B7A5" w14:textId="77777777" w:rsidR="00CC20C0" w:rsidRPr="00056D0E" w:rsidRDefault="00CC20C0" w:rsidP="00CC20C0">
            <w:pPr>
              <w:pStyle w:val="oancuaDanhsach"/>
              <w:numPr>
                <w:ilvl w:val="0"/>
                <w:numId w:val="69"/>
              </w:numPr>
              <w:rPr>
                <w:ins w:id="5071" w:author="Phạm Quang Thịnh" w:date="2019-07-05T22:04:00Z"/>
              </w:rPr>
            </w:pPr>
            <w:ins w:id="5072" w:author="Phạm Quang Thịnh" w:date="2019-07-05T22:04:00Z">
              <w:r w:rsidRPr="00056D0E">
                <w:t>Kiểm tra database sau khi sửa</w:t>
              </w:r>
            </w:ins>
          </w:p>
        </w:tc>
        <w:tc>
          <w:tcPr>
            <w:tcW w:w="985" w:type="dxa"/>
          </w:tcPr>
          <w:p w14:paraId="77DF228F" w14:textId="2B636AE9" w:rsidR="00CC20C0" w:rsidRDefault="00CC20C0" w:rsidP="00CC20C0">
            <w:pPr>
              <w:cnfStyle w:val="000000100000" w:firstRow="0" w:lastRow="0" w:firstColumn="0" w:lastColumn="0" w:oddVBand="0" w:evenVBand="0" w:oddHBand="1" w:evenHBand="0" w:firstRowFirstColumn="0" w:firstRowLastColumn="0" w:lastRowFirstColumn="0" w:lastRowLastColumn="0"/>
              <w:rPr>
                <w:ins w:id="5073" w:author="Phạm Quang Thịnh" w:date="2019-07-05T22:04:00Z"/>
              </w:rPr>
            </w:pPr>
            <w:ins w:id="5074" w:author="Hứa Văn Tuấn Anh" w:date="2019-07-05T23:15:00Z">
              <w:r>
                <w:rPr>
                  <w:lang w:val="vi-VN"/>
                </w:rPr>
                <w:t>*</w:t>
              </w:r>
            </w:ins>
          </w:p>
        </w:tc>
      </w:tr>
      <w:tr w:rsidR="00CC20C0" w14:paraId="00D2AB7E" w14:textId="77777777" w:rsidTr="00C814E6">
        <w:trPr>
          <w:ins w:id="507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9B8E2FC" w14:textId="77777777" w:rsidR="00CC20C0" w:rsidRPr="00056D0E" w:rsidRDefault="00CC20C0" w:rsidP="00CC20C0">
            <w:pPr>
              <w:pStyle w:val="oancuaDanhsach"/>
              <w:numPr>
                <w:ilvl w:val="0"/>
                <w:numId w:val="69"/>
              </w:numPr>
              <w:rPr>
                <w:ins w:id="5076" w:author="Phạm Quang Thịnh" w:date="2019-07-05T22:04:00Z"/>
              </w:rPr>
            </w:pPr>
            <w:ins w:id="5077" w:author="Phạm Quang Thịnh" w:date="2019-07-05T22:04:00Z">
              <w:r w:rsidRPr="00056D0E">
                <w:t>Kiểm tra thông báo lỗi</w:t>
              </w:r>
            </w:ins>
          </w:p>
        </w:tc>
        <w:tc>
          <w:tcPr>
            <w:tcW w:w="985" w:type="dxa"/>
          </w:tcPr>
          <w:p w14:paraId="54E8C4CC" w14:textId="2009273E" w:rsidR="00CC20C0" w:rsidRDefault="00CC20C0" w:rsidP="00CC20C0">
            <w:pPr>
              <w:cnfStyle w:val="000000000000" w:firstRow="0" w:lastRow="0" w:firstColumn="0" w:lastColumn="0" w:oddVBand="0" w:evenVBand="0" w:oddHBand="0" w:evenHBand="0" w:firstRowFirstColumn="0" w:firstRowLastColumn="0" w:lastRowFirstColumn="0" w:lastRowLastColumn="0"/>
              <w:rPr>
                <w:ins w:id="5078" w:author="Phạm Quang Thịnh" w:date="2019-07-05T22:04:00Z"/>
              </w:rPr>
            </w:pPr>
            <w:ins w:id="5079" w:author="Hứa Văn Tuấn Anh" w:date="2019-07-05T23:15:00Z">
              <w:r>
                <w:rPr>
                  <w:lang w:val="vi-VN"/>
                </w:rPr>
                <w:t>*</w:t>
              </w:r>
            </w:ins>
          </w:p>
        </w:tc>
      </w:tr>
      <w:tr w:rsidR="00C814E6" w14:paraId="1C717E14" w14:textId="77777777" w:rsidTr="00C814E6">
        <w:trPr>
          <w:cnfStyle w:val="000000100000" w:firstRow="0" w:lastRow="0" w:firstColumn="0" w:lastColumn="0" w:oddVBand="0" w:evenVBand="0" w:oddHBand="1" w:evenHBand="0" w:firstRowFirstColumn="0" w:firstRowLastColumn="0" w:lastRowFirstColumn="0" w:lastRowLastColumn="0"/>
          <w:ins w:id="508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D09AB09" w14:textId="77777777" w:rsidR="00C814E6" w:rsidRPr="00056D0E" w:rsidRDefault="00C814E6" w:rsidP="00C814E6">
            <w:pPr>
              <w:rPr>
                <w:ins w:id="5081" w:author="Phạm Quang Thịnh" w:date="2019-07-05T22:04:00Z"/>
                <w:b w:val="0"/>
              </w:rPr>
            </w:pPr>
            <w:ins w:id="5082" w:author="Phạm Quang Thịnh" w:date="2019-07-05T22:04:00Z">
              <w:r w:rsidRPr="00056D0E">
                <w:rPr>
                  <w:b w:val="0"/>
                  <w:sz w:val="24"/>
                </w:rPr>
                <w:t>Xóa</w:t>
              </w:r>
            </w:ins>
          </w:p>
        </w:tc>
        <w:tc>
          <w:tcPr>
            <w:tcW w:w="985" w:type="dxa"/>
          </w:tcPr>
          <w:p w14:paraId="66F33CD4"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5083" w:author="Phạm Quang Thịnh" w:date="2019-07-05T22:04:00Z"/>
              </w:rPr>
            </w:pPr>
          </w:p>
        </w:tc>
      </w:tr>
      <w:tr w:rsidR="00CC20C0" w14:paraId="2D3390F1" w14:textId="77777777" w:rsidTr="00C814E6">
        <w:trPr>
          <w:ins w:id="508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8FE7405" w14:textId="77777777" w:rsidR="00CC20C0" w:rsidRPr="00056D0E" w:rsidRDefault="00CC20C0" w:rsidP="00CC20C0">
            <w:pPr>
              <w:pStyle w:val="oancuaDanhsach"/>
              <w:numPr>
                <w:ilvl w:val="0"/>
                <w:numId w:val="70"/>
              </w:numPr>
              <w:rPr>
                <w:ins w:id="5085" w:author="Phạm Quang Thịnh" w:date="2019-07-05T22:04:00Z"/>
              </w:rPr>
            </w:pPr>
            <w:ins w:id="5086" w:author="Phạm Quang Thịnh" w:date="2019-07-05T22:04:00Z">
              <w:r w:rsidRPr="00056D0E">
                <w:t>Kiểm tra trạng thái nút xóa</w:t>
              </w:r>
              <w:r>
                <w:t>/menu xóa</w:t>
              </w:r>
              <w:r w:rsidRPr="00056D0E">
                <w:t xml:space="preserve"> khi chưa có dữ liệu</w:t>
              </w:r>
            </w:ins>
          </w:p>
        </w:tc>
        <w:tc>
          <w:tcPr>
            <w:tcW w:w="985" w:type="dxa"/>
          </w:tcPr>
          <w:p w14:paraId="64B5CAD7" w14:textId="4B6A49D1" w:rsidR="00CC20C0" w:rsidRDefault="00CC20C0" w:rsidP="00CC20C0">
            <w:pPr>
              <w:cnfStyle w:val="000000000000" w:firstRow="0" w:lastRow="0" w:firstColumn="0" w:lastColumn="0" w:oddVBand="0" w:evenVBand="0" w:oddHBand="0" w:evenHBand="0" w:firstRowFirstColumn="0" w:firstRowLastColumn="0" w:lastRowFirstColumn="0" w:lastRowLastColumn="0"/>
              <w:rPr>
                <w:ins w:id="5087" w:author="Phạm Quang Thịnh" w:date="2019-07-05T22:04:00Z"/>
              </w:rPr>
            </w:pPr>
            <w:ins w:id="5088" w:author="Hứa Văn Tuấn Anh" w:date="2019-07-05T23:15:00Z">
              <w:r>
                <w:rPr>
                  <w:lang w:val="vi-VN"/>
                </w:rPr>
                <w:t>*</w:t>
              </w:r>
            </w:ins>
          </w:p>
        </w:tc>
      </w:tr>
      <w:tr w:rsidR="00CC20C0" w14:paraId="4F96CDCC" w14:textId="77777777" w:rsidTr="00C814E6">
        <w:trPr>
          <w:cnfStyle w:val="000000100000" w:firstRow="0" w:lastRow="0" w:firstColumn="0" w:lastColumn="0" w:oddVBand="0" w:evenVBand="0" w:oddHBand="1" w:evenHBand="0" w:firstRowFirstColumn="0" w:firstRowLastColumn="0" w:lastRowFirstColumn="0" w:lastRowLastColumn="0"/>
          <w:ins w:id="508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E4C4A8A" w14:textId="77777777" w:rsidR="00CC20C0" w:rsidRPr="00056D0E" w:rsidRDefault="00CC20C0" w:rsidP="00CC20C0">
            <w:pPr>
              <w:pStyle w:val="oancuaDanhsach"/>
              <w:numPr>
                <w:ilvl w:val="0"/>
                <w:numId w:val="70"/>
              </w:numPr>
              <w:rPr>
                <w:ins w:id="5090" w:author="Phạm Quang Thịnh" w:date="2019-07-05T22:04:00Z"/>
              </w:rPr>
            </w:pPr>
            <w:ins w:id="5091" w:author="Phạm Quang Thịnh" w:date="2019-07-05T22:04:00Z">
              <w:r w:rsidRPr="00056D0E">
                <w:t>Kiểm tra thao tác xóa khi sai khóa chính</w:t>
              </w:r>
            </w:ins>
          </w:p>
        </w:tc>
        <w:tc>
          <w:tcPr>
            <w:tcW w:w="985" w:type="dxa"/>
          </w:tcPr>
          <w:p w14:paraId="3FD45392" w14:textId="479EA9F2" w:rsidR="00CC20C0" w:rsidRDefault="00CC20C0" w:rsidP="00CC20C0">
            <w:pPr>
              <w:cnfStyle w:val="000000100000" w:firstRow="0" w:lastRow="0" w:firstColumn="0" w:lastColumn="0" w:oddVBand="0" w:evenVBand="0" w:oddHBand="1" w:evenHBand="0" w:firstRowFirstColumn="0" w:firstRowLastColumn="0" w:lastRowFirstColumn="0" w:lastRowLastColumn="0"/>
              <w:rPr>
                <w:ins w:id="5092" w:author="Phạm Quang Thịnh" w:date="2019-07-05T22:04:00Z"/>
              </w:rPr>
            </w:pPr>
            <w:ins w:id="5093" w:author="Hứa Văn Tuấn Anh" w:date="2019-07-05T23:15:00Z">
              <w:r>
                <w:rPr>
                  <w:lang w:val="vi-VN"/>
                </w:rPr>
                <w:t>*</w:t>
              </w:r>
            </w:ins>
          </w:p>
        </w:tc>
      </w:tr>
      <w:tr w:rsidR="00CC20C0" w14:paraId="092676A8" w14:textId="77777777" w:rsidTr="00C814E6">
        <w:trPr>
          <w:ins w:id="509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761E911" w14:textId="77777777" w:rsidR="00CC20C0" w:rsidRPr="00056D0E" w:rsidRDefault="00CC20C0" w:rsidP="00CC20C0">
            <w:pPr>
              <w:pStyle w:val="oancuaDanhsach"/>
              <w:numPr>
                <w:ilvl w:val="0"/>
                <w:numId w:val="70"/>
              </w:numPr>
              <w:rPr>
                <w:ins w:id="5095" w:author="Phạm Quang Thịnh" w:date="2019-07-05T22:04:00Z"/>
              </w:rPr>
            </w:pPr>
            <w:ins w:id="5096" w:author="Phạm Quang Thịnh" w:date="2019-07-05T22:04:00Z">
              <w:r w:rsidRPr="00056D0E">
                <w:t>Kiểm tra thao tác xóa khi vi phạm ràng buộc</w:t>
              </w:r>
            </w:ins>
          </w:p>
        </w:tc>
        <w:tc>
          <w:tcPr>
            <w:tcW w:w="985" w:type="dxa"/>
          </w:tcPr>
          <w:p w14:paraId="323728D6" w14:textId="2CEA8CA5" w:rsidR="00CC20C0" w:rsidRDefault="00CC20C0" w:rsidP="00CC20C0">
            <w:pPr>
              <w:cnfStyle w:val="000000000000" w:firstRow="0" w:lastRow="0" w:firstColumn="0" w:lastColumn="0" w:oddVBand="0" w:evenVBand="0" w:oddHBand="0" w:evenHBand="0" w:firstRowFirstColumn="0" w:firstRowLastColumn="0" w:lastRowFirstColumn="0" w:lastRowLastColumn="0"/>
              <w:rPr>
                <w:ins w:id="5097" w:author="Phạm Quang Thịnh" w:date="2019-07-05T22:04:00Z"/>
              </w:rPr>
            </w:pPr>
            <w:ins w:id="5098" w:author="Hứa Văn Tuấn Anh" w:date="2019-07-05T23:15:00Z">
              <w:r>
                <w:rPr>
                  <w:lang w:val="vi-VN"/>
                </w:rPr>
                <w:t>*</w:t>
              </w:r>
            </w:ins>
          </w:p>
        </w:tc>
      </w:tr>
      <w:tr w:rsidR="00CC20C0" w14:paraId="5541BDD3" w14:textId="77777777" w:rsidTr="00C814E6">
        <w:trPr>
          <w:cnfStyle w:val="000000100000" w:firstRow="0" w:lastRow="0" w:firstColumn="0" w:lastColumn="0" w:oddVBand="0" w:evenVBand="0" w:oddHBand="1" w:evenHBand="0" w:firstRowFirstColumn="0" w:firstRowLastColumn="0" w:lastRowFirstColumn="0" w:lastRowLastColumn="0"/>
          <w:ins w:id="509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3A2C780" w14:textId="77777777" w:rsidR="00CC20C0" w:rsidRPr="00056D0E" w:rsidRDefault="00CC20C0" w:rsidP="00CC20C0">
            <w:pPr>
              <w:pStyle w:val="oancuaDanhsach"/>
              <w:numPr>
                <w:ilvl w:val="0"/>
                <w:numId w:val="70"/>
              </w:numPr>
              <w:rPr>
                <w:ins w:id="5100" w:author="Phạm Quang Thịnh" w:date="2019-07-05T22:04:00Z"/>
              </w:rPr>
            </w:pPr>
            <w:ins w:id="5101" w:author="Phạm Quang Thịnh" w:date="2019-07-05T22:04:00Z">
              <w:r w:rsidRPr="00056D0E">
                <w:t>Kiểm tra thao tác xóa khi trường dữ liệu invalid</w:t>
              </w:r>
            </w:ins>
          </w:p>
        </w:tc>
        <w:tc>
          <w:tcPr>
            <w:tcW w:w="985" w:type="dxa"/>
          </w:tcPr>
          <w:p w14:paraId="36CC4361" w14:textId="3D2266B7" w:rsidR="00CC20C0" w:rsidRDefault="00CC20C0" w:rsidP="00CC20C0">
            <w:pPr>
              <w:cnfStyle w:val="000000100000" w:firstRow="0" w:lastRow="0" w:firstColumn="0" w:lastColumn="0" w:oddVBand="0" w:evenVBand="0" w:oddHBand="1" w:evenHBand="0" w:firstRowFirstColumn="0" w:firstRowLastColumn="0" w:lastRowFirstColumn="0" w:lastRowLastColumn="0"/>
              <w:rPr>
                <w:ins w:id="5102" w:author="Phạm Quang Thịnh" w:date="2019-07-05T22:04:00Z"/>
              </w:rPr>
            </w:pPr>
            <w:ins w:id="5103" w:author="Hứa Văn Tuấn Anh" w:date="2019-07-05T23:15:00Z">
              <w:r>
                <w:rPr>
                  <w:lang w:val="vi-VN"/>
                </w:rPr>
                <w:t>*</w:t>
              </w:r>
            </w:ins>
          </w:p>
        </w:tc>
      </w:tr>
      <w:tr w:rsidR="00CC20C0" w14:paraId="4D392821" w14:textId="77777777" w:rsidTr="00C814E6">
        <w:trPr>
          <w:ins w:id="510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61C1C78" w14:textId="77777777" w:rsidR="00CC20C0" w:rsidRPr="00056D0E" w:rsidRDefault="00CC20C0" w:rsidP="00CC20C0">
            <w:pPr>
              <w:pStyle w:val="oancuaDanhsach"/>
              <w:numPr>
                <w:ilvl w:val="0"/>
                <w:numId w:val="70"/>
              </w:numPr>
              <w:rPr>
                <w:ins w:id="5105" w:author="Phạm Quang Thịnh" w:date="2019-07-05T22:04:00Z"/>
              </w:rPr>
            </w:pPr>
            <w:ins w:id="5106" w:author="Phạm Quang Thịnh" w:date="2019-07-05T22:04:00Z">
              <w:r w:rsidRPr="00056D0E">
                <w:t>Kiểm tra thao tác xóa khi trường dữ liệu vượt max length</w:t>
              </w:r>
            </w:ins>
          </w:p>
        </w:tc>
        <w:tc>
          <w:tcPr>
            <w:tcW w:w="985" w:type="dxa"/>
          </w:tcPr>
          <w:p w14:paraId="0F7D191D" w14:textId="6BCB4CF9" w:rsidR="00CC20C0" w:rsidRDefault="00CC20C0" w:rsidP="00CC20C0">
            <w:pPr>
              <w:cnfStyle w:val="000000000000" w:firstRow="0" w:lastRow="0" w:firstColumn="0" w:lastColumn="0" w:oddVBand="0" w:evenVBand="0" w:oddHBand="0" w:evenHBand="0" w:firstRowFirstColumn="0" w:firstRowLastColumn="0" w:lastRowFirstColumn="0" w:lastRowLastColumn="0"/>
              <w:rPr>
                <w:ins w:id="5107" w:author="Phạm Quang Thịnh" w:date="2019-07-05T22:04:00Z"/>
              </w:rPr>
            </w:pPr>
            <w:ins w:id="5108" w:author="Hứa Văn Tuấn Anh" w:date="2019-07-05T23:15:00Z">
              <w:r>
                <w:rPr>
                  <w:lang w:val="vi-VN"/>
                </w:rPr>
                <w:t>*</w:t>
              </w:r>
            </w:ins>
          </w:p>
        </w:tc>
      </w:tr>
      <w:tr w:rsidR="00CC20C0" w14:paraId="0CDFFBED" w14:textId="77777777" w:rsidTr="00C814E6">
        <w:trPr>
          <w:cnfStyle w:val="000000100000" w:firstRow="0" w:lastRow="0" w:firstColumn="0" w:lastColumn="0" w:oddVBand="0" w:evenVBand="0" w:oddHBand="1" w:evenHBand="0" w:firstRowFirstColumn="0" w:firstRowLastColumn="0" w:lastRowFirstColumn="0" w:lastRowLastColumn="0"/>
          <w:ins w:id="510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4C5557A" w14:textId="77777777" w:rsidR="00CC20C0" w:rsidRPr="00056D0E" w:rsidRDefault="00CC20C0" w:rsidP="00CC20C0">
            <w:pPr>
              <w:pStyle w:val="oancuaDanhsach"/>
              <w:numPr>
                <w:ilvl w:val="0"/>
                <w:numId w:val="70"/>
              </w:numPr>
              <w:rPr>
                <w:ins w:id="5110" w:author="Phạm Quang Thịnh" w:date="2019-07-05T22:04:00Z"/>
              </w:rPr>
            </w:pPr>
            <w:ins w:id="5111" w:author="Phạm Quang Thịnh" w:date="2019-07-05T22:04:00Z">
              <w:r w:rsidRPr="00056D0E">
                <w:t>Kiểm tra thao tác xóa khi đúng khóa chính</w:t>
              </w:r>
            </w:ins>
          </w:p>
        </w:tc>
        <w:tc>
          <w:tcPr>
            <w:tcW w:w="985" w:type="dxa"/>
          </w:tcPr>
          <w:p w14:paraId="416CFAD8" w14:textId="7154EC22" w:rsidR="00CC20C0" w:rsidRDefault="00CC20C0" w:rsidP="00CC20C0">
            <w:pPr>
              <w:cnfStyle w:val="000000100000" w:firstRow="0" w:lastRow="0" w:firstColumn="0" w:lastColumn="0" w:oddVBand="0" w:evenVBand="0" w:oddHBand="1" w:evenHBand="0" w:firstRowFirstColumn="0" w:firstRowLastColumn="0" w:lastRowFirstColumn="0" w:lastRowLastColumn="0"/>
              <w:rPr>
                <w:ins w:id="5112" w:author="Phạm Quang Thịnh" w:date="2019-07-05T22:04:00Z"/>
              </w:rPr>
            </w:pPr>
            <w:ins w:id="5113" w:author="Hứa Văn Tuấn Anh" w:date="2019-07-05T23:15:00Z">
              <w:r>
                <w:rPr>
                  <w:lang w:val="vi-VN"/>
                </w:rPr>
                <w:t>*</w:t>
              </w:r>
            </w:ins>
          </w:p>
        </w:tc>
      </w:tr>
      <w:tr w:rsidR="00CC20C0" w14:paraId="587C0036" w14:textId="77777777" w:rsidTr="00C814E6">
        <w:trPr>
          <w:ins w:id="511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7D06335" w14:textId="77777777" w:rsidR="00CC20C0" w:rsidRPr="00056D0E" w:rsidRDefault="00CC20C0" w:rsidP="00CC20C0">
            <w:pPr>
              <w:pStyle w:val="oancuaDanhsach"/>
              <w:numPr>
                <w:ilvl w:val="0"/>
                <w:numId w:val="70"/>
              </w:numPr>
              <w:rPr>
                <w:ins w:id="5115" w:author="Phạm Quang Thịnh" w:date="2019-07-05T22:04:00Z"/>
              </w:rPr>
            </w:pPr>
            <w:ins w:id="5116" w:author="Phạm Quang Thịnh" w:date="2019-07-05T22:04:00Z">
              <w:r w:rsidRPr="00056D0E">
                <w:t>Kiểm tra form sau khi xóa</w:t>
              </w:r>
            </w:ins>
          </w:p>
        </w:tc>
        <w:tc>
          <w:tcPr>
            <w:tcW w:w="985" w:type="dxa"/>
          </w:tcPr>
          <w:p w14:paraId="607A8CE4" w14:textId="61F3C1F8" w:rsidR="00CC20C0" w:rsidRDefault="00CC20C0" w:rsidP="00CC20C0">
            <w:pPr>
              <w:cnfStyle w:val="000000000000" w:firstRow="0" w:lastRow="0" w:firstColumn="0" w:lastColumn="0" w:oddVBand="0" w:evenVBand="0" w:oddHBand="0" w:evenHBand="0" w:firstRowFirstColumn="0" w:firstRowLastColumn="0" w:lastRowFirstColumn="0" w:lastRowLastColumn="0"/>
              <w:rPr>
                <w:ins w:id="5117" w:author="Phạm Quang Thịnh" w:date="2019-07-05T22:04:00Z"/>
              </w:rPr>
            </w:pPr>
            <w:ins w:id="5118" w:author="Hứa Văn Tuấn Anh" w:date="2019-07-05T23:15:00Z">
              <w:r>
                <w:rPr>
                  <w:lang w:val="vi-VN"/>
                </w:rPr>
                <w:t>*</w:t>
              </w:r>
            </w:ins>
          </w:p>
        </w:tc>
      </w:tr>
      <w:tr w:rsidR="00CC20C0" w14:paraId="758F1C4D" w14:textId="77777777" w:rsidTr="00C814E6">
        <w:trPr>
          <w:cnfStyle w:val="000000100000" w:firstRow="0" w:lastRow="0" w:firstColumn="0" w:lastColumn="0" w:oddVBand="0" w:evenVBand="0" w:oddHBand="1" w:evenHBand="0" w:firstRowFirstColumn="0" w:firstRowLastColumn="0" w:lastRowFirstColumn="0" w:lastRowLastColumn="0"/>
          <w:ins w:id="511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820FB59" w14:textId="77777777" w:rsidR="00CC20C0" w:rsidRPr="00056D0E" w:rsidRDefault="00CC20C0" w:rsidP="00CC20C0">
            <w:pPr>
              <w:pStyle w:val="oancuaDanhsach"/>
              <w:numPr>
                <w:ilvl w:val="0"/>
                <w:numId w:val="70"/>
              </w:numPr>
              <w:rPr>
                <w:ins w:id="5120" w:author="Phạm Quang Thịnh" w:date="2019-07-05T22:04:00Z"/>
              </w:rPr>
            </w:pPr>
            <w:ins w:id="5121" w:author="Phạm Quang Thịnh" w:date="2019-07-05T22:04:00Z">
              <w:r w:rsidRPr="00056D0E">
                <w:t>Kiểm tra database sau khi xóa</w:t>
              </w:r>
            </w:ins>
          </w:p>
        </w:tc>
        <w:tc>
          <w:tcPr>
            <w:tcW w:w="985" w:type="dxa"/>
          </w:tcPr>
          <w:p w14:paraId="1457561C" w14:textId="5F653D67" w:rsidR="00CC20C0" w:rsidRDefault="00CC20C0" w:rsidP="00CC20C0">
            <w:pPr>
              <w:cnfStyle w:val="000000100000" w:firstRow="0" w:lastRow="0" w:firstColumn="0" w:lastColumn="0" w:oddVBand="0" w:evenVBand="0" w:oddHBand="1" w:evenHBand="0" w:firstRowFirstColumn="0" w:firstRowLastColumn="0" w:lastRowFirstColumn="0" w:lastRowLastColumn="0"/>
              <w:rPr>
                <w:ins w:id="5122" w:author="Phạm Quang Thịnh" w:date="2019-07-05T22:04:00Z"/>
              </w:rPr>
            </w:pPr>
            <w:ins w:id="5123" w:author="Hứa Văn Tuấn Anh" w:date="2019-07-05T23:15:00Z">
              <w:r>
                <w:rPr>
                  <w:lang w:val="vi-VN"/>
                </w:rPr>
                <w:t>*</w:t>
              </w:r>
            </w:ins>
          </w:p>
        </w:tc>
      </w:tr>
      <w:tr w:rsidR="00CC20C0" w14:paraId="5C6DE9F8" w14:textId="77777777" w:rsidTr="00C814E6">
        <w:trPr>
          <w:ins w:id="512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E3DB5A7" w14:textId="77777777" w:rsidR="00CC20C0" w:rsidRPr="0008427D" w:rsidRDefault="00CC20C0" w:rsidP="00CC20C0">
            <w:pPr>
              <w:pStyle w:val="oancuaDanhsach"/>
              <w:numPr>
                <w:ilvl w:val="0"/>
                <w:numId w:val="70"/>
              </w:numPr>
              <w:rPr>
                <w:ins w:id="5125" w:author="Phạm Quang Thịnh" w:date="2019-07-05T22:04:00Z"/>
              </w:rPr>
            </w:pPr>
            <w:ins w:id="5126" w:author="Phạm Quang Thịnh" w:date="2019-07-05T22:04:00Z">
              <w:r w:rsidRPr="00056D0E">
                <w:t>Kiểm tra thông báo lỗi</w:t>
              </w:r>
            </w:ins>
          </w:p>
        </w:tc>
        <w:tc>
          <w:tcPr>
            <w:tcW w:w="985" w:type="dxa"/>
          </w:tcPr>
          <w:p w14:paraId="706E8EEC" w14:textId="49F1915A" w:rsidR="00CC20C0" w:rsidRDefault="00CC20C0" w:rsidP="00CC20C0">
            <w:pPr>
              <w:cnfStyle w:val="000000000000" w:firstRow="0" w:lastRow="0" w:firstColumn="0" w:lastColumn="0" w:oddVBand="0" w:evenVBand="0" w:oddHBand="0" w:evenHBand="0" w:firstRowFirstColumn="0" w:firstRowLastColumn="0" w:lastRowFirstColumn="0" w:lastRowLastColumn="0"/>
              <w:rPr>
                <w:ins w:id="5127" w:author="Phạm Quang Thịnh" w:date="2019-07-05T22:04:00Z"/>
              </w:rPr>
            </w:pPr>
            <w:ins w:id="5128" w:author="Hứa Văn Tuấn Anh" w:date="2019-07-05T23:15:00Z">
              <w:r>
                <w:rPr>
                  <w:lang w:val="vi-VN"/>
                </w:rPr>
                <w:t>*</w:t>
              </w:r>
            </w:ins>
          </w:p>
        </w:tc>
      </w:tr>
    </w:tbl>
    <w:p w14:paraId="757525EC" w14:textId="77777777" w:rsidR="00C814E6" w:rsidRPr="00E12A5C" w:rsidRDefault="00C814E6" w:rsidP="00C814E6">
      <w:pPr>
        <w:rPr>
          <w:ins w:id="5129" w:author="Phạm Quang Thịnh" w:date="2019-07-05T22:01:00Z"/>
          <w:sz w:val="32"/>
        </w:rPr>
      </w:pPr>
    </w:p>
    <w:p w14:paraId="2A3CD263" w14:textId="77777777" w:rsidR="00C814E6" w:rsidRPr="00E12A5C" w:rsidRDefault="00C814E6" w:rsidP="00C814E6">
      <w:pPr>
        <w:rPr>
          <w:ins w:id="5130" w:author="Phạm Quang Thịnh" w:date="2019-07-05T22:01:00Z"/>
          <w:sz w:val="32"/>
        </w:rPr>
      </w:pPr>
    </w:p>
    <w:p w14:paraId="7A5FD8FB" w14:textId="77777777" w:rsidR="00C814E6" w:rsidRDefault="00C814E6" w:rsidP="00C814E6">
      <w:pPr>
        <w:rPr>
          <w:ins w:id="5131" w:author="Phạm Quang Thịnh" w:date="2019-07-05T22:01:00Z"/>
          <w:sz w:val="32"/>
        </w:rPr>
      </w:pPr>
    </w:p>
    <w:p w14:paraId="4A141E27" w14:textId="7FB5C135" w:rsidR="00C814E6" w:rsidRDefault="00C814E6" w:rsidP="00C814E6">
      <w:pPr>
        <w:rPr>
          <w:ins w:id="5132" w:author="Phạm Quang Thịnh" w:date="2019-07-05T22:04:00Z"/>
          <w:sz w:val="32"/>
        </w:rPr>
      </w:pPr>
    </w:p>
    <w:p w14:paraId="7AC20097" w14:textId="77777777" w:rsidR="00C814E6" w:rsidRDefault="00C814E6" w:rsidP="00C814E6">
      <w:pPr>
        <w:rPr>
          <w:ins w:id="5133" w:author="Phạm Quang Thịnh" w:date="2019-07-05T22:01:00Z"/>
          <w:sz w:val="32"/>
        </w:rPr>
      </w:pPr>
    </w:p>
    <w:p w14:paraId="00D59982" w14:textId="77777777" w:rsidR="00C814E6" w:rsidRDefault="00C814E6">
      <w:pPr>
        <w:pStyle w:val="u2"/>
        <w:jc w:val="center"/>
        <w:rPr>
          <w:ins w:id="5134" w:author="Phạm Quang Thịnh" w:date="2019-07-05T22:01:00Z"/>
        </w:rPr>
        <w:pPrChange w:id="5135" w:author="Phạm Quang Thịnh" w:date="2019-07-05T23:36:00Z">
          <w:pPr/>
        </w:pPrChange>
      </w:pPr>
      <w:ins w:id="5136" w:author="Phạm Quang Thịnh" w:date="2019-07-05T22:01:00Z">
        <w:r>
          <w:t>Chi tiết báo cáo doanh số</w:t>
        </w:r>
      </w:ins>
    </w:p>
    <w:tbl>
      <w:tblPr>
        <w:tblStyle w:val="BangThun1"/>
        <w:tblpPr w:leftFromText="180" w:rightFromText="180" w:vertAnchor="text" w:horzAnchor="margin" w:tblpY="616"/>
        <w:tblW w:w="0" w:type="auto"/>
        <w:tblLook w:val="04A0" w:firstRow="1" w:lastRow="0" w:firstColumn="1" w:lastColumn="0" w:noHBand="0" w:noVBand="1"/>
      </w:tblPr>
      <w:tblGrid>
        <w:gridCol w:w="8365"/>
        <w:gridCol w:w="985"/>
      </w:tblGrid>
      <w:tr w:rsidR="00C814E6" w14:paraId="5CB71332" w14:textId="77777777" w:rsidTr="0015558D">
        <w:trPr>
          <w:cnfStyle w:val="100000000000" w:firstRow="1" w:lastRow="0" w:firstColumn="0" w:lastColumn="0" w:oddVBand="0" w:evenVBand="0" w:oddHBand="0" w:evenHBand="0" w:firstRowFirstColumn="0" w:firstRowLastColumn="0" w:lastRowFirstColumn="0" w:lastRowLastColumn="0"/>
          <w:ins w:id="513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D6ED3D0" w14:textId="77777777" w:rsidR="00C814E6" w:rsidRPr="00886086" w:rsidRDefault="00C814E6" w:rsidP="0015558D">
            <w:pPr>
              <w:rPr>
                <w:ins w:id="5138" w:author="Phạm Quang Thịnh" w:date="2019-07-05T22:01:00Z"/>
                <w:b w:val="0"/>
              </w:rPr>
            </w:pPr>
            <w:ins w:id="5139" w:author="Phạm Quang Thịnh" w:date="2019-07-05T22:01:00Z">
              <w:r>
                <w:rPr>
                  <w:b w:val="0"/>
                </w:rPr>
                <w:t>Báo cáo doanh số</w:t>
              </w:r>
            </w:ins>
          </w:p>
        </w:tc>
        <w:tc>
          <w:tcPr>
            <w:tcW w:w="985" w:type="dxa"/>
          </w:tcPr>
          <w:p w14:paraId="3FC0A642"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5140" w:author="Phạm Quang Thịnh" w:date="2019-07-05T22:01:00Z"/>
                <w:b w:val="0"/>
              </w:rPr>
            </w:pPr>
            <w:ins w:id="5141" w:author="Phạm Quang Thịnh" w:date="2019-07-05T22:01:00Z">
              <w:r w:rsidRPr="00886086">
                <w:rPr>
                  <w:b w:val="0"/>
                  <w:sz w:val="24"/>
                </w:rPr>
                <w:t>Check</w:t>
              </w:r>
            </w:ins>
          </w:p>
        </w:tc>
      </w:tr>
      <w:tr w:rsidR="00C814E6" w14:paraId="7DF865C8" w14:textId="77777777" w:rsidTr="0015558D">
        <w:trPr>
          <w:cnfStyle w:val="000000100000" w:firstRow="0" w:lastRow="0" w:firstColumn="0" w:lastColumn="0" w:oddVBand="0" w:evenVBand="0" w:oddHBand="1" w:evenHBand="0" w:firstRowFirstColumn="0" w:firstRowLastColumn="0" w:lastRowFirstColumn="0" w:lastRowLastColumn="0"/>
          <w:ins w:id="514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66845D2" w14:textId="77777777" w:rsidR="00C814E6" w:rsidRPr="00056D0E" w:rsidRDefault="00C814E6" w:rsidP="0015558D">
            <w:pPr>
              <w:rPr>
                <w:ins w:id="5143" w:author="Phạm Quang Thịnh" w:date="2019-07-05T22:01:00Z"/>
                <w:b w:val="0"/>
                <w:sz w:val="24"/>
              </w:rPr>
            </w:pPr>
            <w:ins w:id="5144" w:author="Phạm Quang Thịnh" w:date="2019-07-05T22:01:00Z">
              <w:r>
                <w:rPr>
                  <w:b w:val="0"/>
                  <w:sz w:val="24"/>
                </w:rPr>
                <w:t>Xác nhận</w:t>
              </w:r>
            </w:ins>
          </w:p>
        </w:tc>
        <w:tc>
          <w:tcPr>
            <w:tcW w:w="985" w:type="dxa"/>
          </w:tcPr>
          <w:p w14:paraId="194B6F45"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145" w:author="Phạm Quang Thịnh" w:date="2019-07-05T22:01:00Z"/>
              </w:rPr>
            </w:pPr>
          </w:p>
        </w:tc>
      </w:tr>
      <w:tr w:rsidR="00CC20C0" w14:paraId="5D771D9E" w14:textId="77777777" w:rsidTr="0015558D">
        <w:trPr>
          <w:ins w:id="514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D65A0F1" w14:textId="77777777" w:rsidR="00CC20C0" w:rsidRPr="00056D0E" w:rsidRDefault="00CC20C0" w:rsidP="00CC20C0">
            <w:pPr>
              <w:pStyle w:val="oancuaDanhsach"/>
              <w:numPr>
                <w:ilvl w:val="0"/>
                <w:numId w:val="68"/>
              </w:numPr>
              <w:rPr>
                <w:ins w:id="5147" w:author="Phạm Quang Thịnh" w:date="2019-07-05T22:01:00Z"/>
              </w:rPr>
            </w:pPr>
            <w:ins w:id="5148" w:author="Phạm Quang Thịnh" w:date="2019-07-05T22:01:00Z">
              <w:r w:rsidRPr="00056D0E">
                <w:t>Kiểm tra trạng thái nút thêm khi chưa nhập</w:t>
              </w:r>
            </w:ins>
          </w:p>
        </w:tc>
        <w:tc>
          <w:tcPr>
            <w:tcW w:w="985" w:type="dxa"/>
          </w:tcPr>
          <w:p w14:paraId="7EDC1DFB" w14:textId="6A708A26" w:rsidR="00CC20C0" w:rsidRDefault="00CC20C0" w:rsidP="00CC20C0">
            <w:pPr>
              <w:cnfStyle w:val="000000000000" w:firstRow="0" w:lastRow="0" w:firstColumn="0" w:lastColumn="0" w:oddVBand="0" w:evenVBand="0" w:oddHBand="0" w:evenHBand="0" w:firstRowFirstColumn="0" w:firstRowLastColumn="0" w:lastRowFirstColumn="0" w:lastRowLastColumn="0"/>
              <w:rPr>
                <w:ins w:id="5149" w:author="Phạm Quang Thịnh" w:date="2019-07-05T22:01:00Z"/>
              </w:rPr>
            </w:pPr>
            <w:ins w:id="5150" w:author="Hứa Văn Tuấn Anh" w:date="2019-07-05T23:15:00Z">
              <w:r>
                <w:rPr>
                  <w:lang w:val="vi-VN"/>
                </w:rPr>
                <w:t>*</w:t>
              </w:r>
            </w:ins>
          </w:p>
        </w:tc>
      </w:tr>
      <w:tr w:rsidR="00CC20C0" w14:paraId="61C37F97" w14:textId="77777777" w:rsidTr="0015558D">
        <w:trPr>
          <w:cnfStyle w:val="000000100000" w:firstRow="0" w:lastRow="0" w:firstColumn="0" w:lastColumn="0" w:oddVBand="0" w:evenVBand="0" w:oddHBand="1" w:evenHBand="0" w:firstRowFirstColumn="0" w:firstRowLastColumn="0" w:lastRowFirstColumn="0" w:lastRowLastColumn="0"/>
          <w:ins w:id="515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DB824EB" w14:textId="77777777" w:rsidR="00CC20C0" w:rsidRPr="00056D0E" w:rsidRDefault="00CC20C0" w:rsidP="00CC20C0">
            <w:pPr>
              <w:pStyle w:val="oancuaDanhsach"/>
              <w:numPr>
                <w:ilvl w:val="0"/>
                <w:numId w:val="68"/>
              </w:numPr>
              <w:rPr>
                <w:ins w:id="5152" w:author="Phạm Quang Thịnh" w:date="2019-07-05T22:01:00Z"/>
              </w:rPr>
            </w:pPr>
            <w:ins w:id="5153" w:author="Phạm Quang Thịnh" w:date="2019-07-05T22:01:00Z">
              <w:r w:rsidRPr="00056D0E">
                <w:t>Kiểm tra form sau khi thêm</w:t>
              </w:r>
            </w:ins>
          </w:p>
        </w:tc>
        <w:tc>
          <w:tcPr>
            <w:tcW w:w="985" w:type="dxa"/>
          </w:tcPr>
          <w:p w14:paraId="5C6D2223" w14:textId="7A70BAD4" w:rsidR="00CC20C0" w:rsidRDefault="00CC20C0" w:rsidP="00CC20C0">
            <w:pPr>
              <w:cnfStyle w:val="000000100000" w:firstRow="0" w:lastRow="0" w:firstColumn="0" w:lastColumn="0" w:oddVBand="0" w:evenVBand="0" w:oddHBand="1" w:evenHBand="0" w:firstRowFirstColumn="0" w:firstRowLastColumn="0" w:lastRowFirstColumn="0" w:lastRowLastColumn="0"/>
              <w:rPr>
                <w:ins w:id="5154" w:author="Phạm Quang Thịnh" w:date="2019-07-05T22:01:00Z"/>
              </w:rPr>
            </w:pPr>
            <w:ins w:id="5155" w:author="Hứa Văn Tuấn Anh" w:date="2019-07-05T23:15:00Z">
              <w:r>
                <w:rPr>
                  <w:lang w:val="vi-VN"/>
                </w:rPr>
                <w:t>*</w:t>
              </w:r>
            </w:ins>
          </w:p>
        </w:tc>
      </w:tr>
      <w:tr w:rsidR="00CC20C0" w14:paraId="4165EBA8" w14:textId="77777777" w:rsidTr="0015558D">
        <w:trPr>
          <w:ins w:id="515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402ACC2" w14:textId="77777777" w:rsidR="00CC20C0" w:rsidRPr="00056D0E" w:rsidRDefault="00CC20C0" w:rsidP="00CC20C0">
            <w:pPr>
              <w:pStyle w:val="oancuaDanhsach"/>
              <w:numPr>
                <w:ilvl w:val="0"/>
                <w:numId w:val="68"/>
              </w:numPr>
              <w:rPr>
                <w:ins w:id="5157" w:author="Phạm Quang Thịnh" w:date="2019-07-05T22:01:00Z"/>
              </w:rPr>
            </w:pPr>
            <w:ins w:id="5158" w:author="Phạm Quang Thịnh" w:date="2019-07-05T22:01:00Z">
              <w:r w:rsidRPr="00056D0E">
                <w:t>Kiểm tra database sau khi thêm</w:t>
              </w:r>
            </w:ins>
          </w:p>
        </w:tc>
        <w:tc>
          <w:tcPr>
            <w:tcW w:w="985" w:type="dxa"/>
          </w:tcPr>
          <w:p w14:paraId="15AA4D58" w14:textId="51BC4DDA" w:rsidR="00CC20C0" w:rsidRDefault="00CC20C0" w:rsidP="00CC20C0">
            <w:pPr>
              <w:cnfStyle w:val="000000000000" w:firstRow="0" w:lastRow="0" w:firstColumn="0" w:lastColumn="0" w:oddVBand="0" w:evenVBand="0" w:oddHBand="0" w:evenHBand="0" w:firstRowFirstColumn="0" w:firstRowLastColumn="0" w:lastRowFirstColumn="0" w:lastRowLastColumn="0"/>
              <w:rPr>
                <w:ins w:id="5159" w:author="Phạm Quang Thịnh" w:date="2019-07-05T22:01:00Z"/>
              </w:rPr>
            </w:pPr>
            <w:ins w:id="5160" w:author="Hứa Văn Tuấn Anh" w:date="2019-07-05T23:15:00Z">
              <w:r>
                <w:rPr>
                  <w:lang w:val="vi-VN"/>
                </w:rPr>
                <w:t>*</w:t>
              </w:r>
            </w:ins>
          </w:p>
        </w:tc>
      </w:tr>
      <w:tr w:rsidR="00CC20C0" w14:paraId="58DD32FD" w14:textId="77777777" w:rsidTr="0015558D">
        <w:trPr>
          <w:cnfStyle w:val="000000100000" w:firstRow="0" w:lastRow="0" w:firstColumn="0" w:lastColumn="0" w:oddVBand="0" w:evenVBand="0" w:oddHBand="1" w:evenHBand="0" w:firstRowFirstColumn="0" w:firstRowLastColumn="0" w:lastRowFirstColumn="0" w:lastRowLastColumn="0"/>
          <w:ins w:id="516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E0E58D4" w14:textId="77777777" w:rsidR="00CC20C0" w:rsidRPr="00056D0E" w:rsidRDefault="00CC20C0" w:rsidP="00CC20C0">
            <w:pPr>
              <w:pStyle w:val="oancuaDanhsach"/>
              <w:numPr>
                <w:ilvl w:val="0"/>
                <w:numId w:val="68"/>
              </w:numPr>
              <w:rPr>
                <w:ins w:id="5162" w:author="Phạm Quang Thịnh" w:date="2019-07-05T22:01:00Z"/>
              </w:rPr>
            </w:pPr>
            <w:ins w:id="5163" w:author="Phạm Quang Thịnh" w:date="2019-07-05T22:01:00Z">
              <w:r w:rsidRPr="00056D0E">
                <w:t>Kiểm tra khi bấm nút thêm nhiều lần</w:t>
              </w:r>
            </w:ins>
          </w:p>
        </w:tc>
        <w:tc>
          <w:tcPr>
            <w:tcW w:w="985" w:type="dxa"/>
          </w:tcPr>
          <w:p w14:paraId="0772C431" w14:textId="40038155" w:rsidR="00CC20C0" w:rsidRDefault="00CC20C0" w:rsidP="00CC20C0">
            <w:pPr>
              <w:cnfStyle w:val="000000100000" w:firstRow="0" w:lastRow="0" w:firstColumn="0" w:lastColumn="0" w:oddVBand="0" w:evenVBand="0" w:oddHBand="1" w:evenHBand="0" w:firstRowFirstColumn="0" w:firstRowLastColumn="0" w:lastRowFirstColumn="0" w:lastRowLastColumn="0"/>
              <w:rPr>
                <w:ins w:id="5164" w:author="Phạm Quang Thịnh" w:date="2019-07-05T22:01:00Z"/>
              </w:rPr>
            </w:pPr>
            <w:ins w:id="5165" w:author="Hứa Văn Tuấn Anh" w:date="2019-07-05T23:15:00Z">
              <w:r>
                <w:rPr>
                  <w:lang w:val="vi-VN"/>
                </w:rPr>
                <w:t>*</w:t>
              </w:r>
            </w:ins>
          </w:p>
        </w:tc>
      </w:tr>
      <w:tr w:rsidR="00CC20C0" w14:paraId="4A908EBC" w14:textId="77777777" w:rsidTr="0015558D">
        <w:trPr>
          <w:ins w:id="516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8F9EDAD" w14:textId="77777777" w:rsidR="00CC20C0" w:rsidRPr="00056D0E" w:rsidRDefault="00CC20C0" w:rsidP="00CC20C0">
            <w:pPr>
              <w:pStyle w:val="oancuaDanhsach"/>
              <w:numPr>
                <w:ilvl w:val="0"/>
                <w:numId w:val="68"/>
              </w:numPr>
              <w:rPr>
                <w:ins w:id="5167" w:author="Phạm Quang Thịnh" w:date="2019-07-05T22:01:00Z"/>
              </w:rPr>
            </w:pPr>
            <w:ins w:id="5168" w:author="Phạm Quang Thịnh" w:date="2019-07-05T22:01:00Z">
              <w:r w:rsidRPr="00056D0E">
                <w:t>Kiểm tra thông báo lỗi</w:t>
              </w:r>
            </w:ins>
          </w:p>
        </w:tc>
        <w:tc>
          <w:tcPr>
            <w:tcW w:w="985" w:type="dxa"/>
          </w:tcPr>
          <w:p w14:paraId="671FD08D" w14:textId="61856B40" w:rsidR="00CC20C0" w:rsidRDefault="00CC20C0" w:rsidP="00CC20C0">
            <w:pPr>
              <w:cnfStyle w:val="000000000000" w:firstRow="0" w:lastRow="0" w:firstColumn="0" w:lastColumn="0" w:oddVBand="0" w:evenVBand="0" w:oddHBand="0" w:evenHBand="0" w:firstRowFirstColumn="0" w:firstRowLastColumn="0" w:lastRowFirstColumn="0" w:lastRowLastColumn="0"/>
              <w:rPr>
                <w:ins w:id="5169" w:author="Phạm Quang Thịnh" w:date="2019-07-05T22:01:00Z"/>
              </w:rPr>
            </w:pPr>
            <w:ins w:id="5170" w:author="Hứa Văn Tuấn Anh" w:date="2019-07-05T23:15:00Z">
              <w:r>
                <w:rPr>
                  <w:lang w:val="vi-VN"/>
                </w:rPr>
                <w:t>*</w:t>
              </w:r>
            </w:ins>
          </w:p>
        </w:tc>
      </w:tr>
      <w:tr w:rsidR="00C814E6" w14:paraId="376FCCD9" w14:textId="77777777" w:rsidTr="0015558D">
        <w:trPr>
          <w:cnfStyle w:val="000000100000" w:firstRow="0" w:lastRow="0" w:firstColumn="0" w:lastColumn="0" w:oddVBand="0" w:evenVBand="0" w:oddHBand="1" w:evenHBand="0" w:firstRowFirstColumn="0" w:firstRowLastColumn="0" w:lastRowFirstColumn="0" w:lastRowLastColumn="0"/>
          <w:ins w:id="517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6C09026" w14:textId="77777777" w:rsidR="00C814E6" w:rsidRPr="00056D0E" w:rsidRDefault="00C814E6" w:rsidP="0015558D">
            <w:pPr>
              <w:rPr>
                <w:ins w:id="5172" w:author="Phạm Quang Thịnh" w:date="2019-07-05T22:01:00Z"/>
                <w:b w:val="0"/>
                <w:sz w:val="24"/>
              </w:rPr>
            </w:pPr>
            <w:ins w:id="5173" w:author="Phạm Quang Thịnh" w:date="2019-07-05T22:01:00Z">
              <w:r>
                <w:rPr>
                  <w:b w:val="0"/>
                  <w:sz w:val="24"/>
                </w:rPr>
                <w:t>Xem</w:t>
              </w:r>
            </w:ins>
          </w:p>
        </w:tc>
        <w:tc>
          <w:tcPr>
            <w:tcW w:w="985" w:type="dxa"/>
          </w:tcPr>
          <w:p w14:paraId="4466D114"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174" w:author="Phạm Quang Thịnh" w:date="2019-07-05T22:01:00Z"/>
              </w:rPr>
            </w:pPr>
          </w:p>
        </w:tc>
      </w:tr>
      <w:tr w:rsidR="00CC20C0" w14:paraId="73366460" w14:textId="77777777" w:rsidTr="0015558D">
        <w:trPr>
          <w:ins w:id="517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7127FD7" w14:textId="77777777" w:rsidR="00CC20C0" w:rsidRPr="00056D0E" w:rsidRDefault="00CC20C0" w:rsidP="00CC20C0">
            <w:pPr>
              <w:pStyle w:val="oancuaDanhsach"/>
              <w:numPr>
                <w:ilvl w:val="0"/>
                <w:numId w:val="69"/>
              </w:numPr>
              <w:rPr>
                <w:ins w:id="5176" w:author="Phạm Quang Thịnh" w:date="2019-07-05T22:01:00Z"/>
              </w:rPr>
            </w:pPr>
            <w:ins w:id="5177" w:author="Phạm Quang Thịnh" w:date="2019-07-05T22:01:00Z">
              <w:r w:rsidRPr="00056D0E">
                <w:t xml:space="preserve">Kiểm tra </w:t>
              </w:r>
              <w:r>
                <w:t>form trước khi xem</w:t>
              </w:r>
            </w:ins>
          </w:p>
        </w:tc>
        <w:tc>
          <w:tcPr>
            <w:tcW w:w="985" w:type="dxa"/>
          </w:tcPr>
          <w:p w14:paraId="7BBF413B" w14:textId="10CFADEC" w:rsidR="00CC20C0" w:rsidRDefault="00CC20C0" w:rsidP="00CC20C0">
            <w:pPr>
              <w:cnfStyle w:val="000000000000" w:firstRow="0" w:lastRow="0" w:firstColumn="0" w:lastColumn="0" w:oddVBand="0" w:evenVBand="0" w:oddHBand="0" w:evenHBand="0" w:firstRowFirstColumn="0" w:firstRowLastColumn="0" w:lastRowFirstColumn="0" w:lastRowLastColumn="0"/>
              <w:rPr>
                <w:ins w:id="5178" w:author="Phạm Quang Thịnh" w:date="2019-07-05T22:01:00Z"/>
              </w:rPr>
            </w:pPr>
            <w:ins w:id="5179" w:author="Hứa Văn Tuấn Anh" w:date="2019-07-05T23:15:00Z">
              <w:r>
                <w:rPr>
                  <w:lang w:val="vi-VN"/>
                </w:rPr>
                <w:t>*</w:t>
              </w:r>
            </w:ins>
          </w:p>
        </w:tc>
      </w:tr>
      <w:tr w:rsidR="00CC20C0" w14:paraId="7895926F" w14:textId="77777777" w:rsidTr="0015558D">
        <w:trPr>
          <w:cnfStyle w:val="000000100000" w:firstRow="0" w:lastRow="0" w:firstColumn="0" w:lastColumn="0" w:oddVBand="0" w:evenVBand="0" w:oddHBand="1" w:evenHBand="0" w:firstRowFirstColumn="0" w:firstRowLastColumn="0" w:lastRowFirstColumn="0" w:lastRowLastColumn="0"/>
          <w:ins w:id="518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8B59F1B" w14:textId="77777777" w:rsidR="00CC20C0" w:rsidRPr="00056D0E" w:rsidRDefault="00CC20C0" w:rsidP="00CC20C0">
            <w:pPr>
              <w:pStyle w:val="oancuaDanhsach"/>
              <w:numPr>
                <w:ilvl w:val="0"/>
                <w:numId w:val="69"/>
              </w:numPr>
              <w:rPr>
                <w:ins w:id="5181" w:author="Phạm Quang Thịnh" w:date="2019-07-05T22:01:00Z"/>
              </w:rPr>
            </w:pPr>
            <w:ins w:id="5182" w:author="Phạm Quang Thịnh" w:date="2019-07-05T22:01:00Z">
              <w:r w:rsidRPr="00056D0E">
                <w:t xml:space="preserve">Kiểm tra form sau khi </w:t>
              </w:r>
              <w:r>
                <w:t>xem</w:t>
              </w:r>
            </w:ins>
          </w:p>
        </w:tc>
        <w:tc>
          <w:tcPr>
            <w:tcW w:w="985" w:type="dxa"/>
          </w:tcPr>
          <w:p w14:paraId="3AA57566" w14:textId="0A5003C4" w:rsidR="00CC20C0" w:rsidRDefault="00CC20C0" w:rsidP="00CC20C0">
            <w:pPr>
              <w:cnfStyle w:val="000000100000" w:firstRow="0" w:lastRow="0" w:firstColumn="0" w:lastColumn="0" w:oddVBand="0" w:evenVBand="0" w:oddHBand="1" w:evenHBand="0" w:firstRowFirstColumn="0" w:firstRowLastColumn="0" w:lastRowFirstColumn="0" w:lastRowLastColumn="0"/>
              <w:rPr>
                <w:ins w:id="5183" w:author="Phạm Quang Thịnh" w:date="2019-07-05T22:01:00Z"/>
              </w:rPr>
            </w:pPr>
            <w:ins w:id="5184" w:author="Hứa Văn Tuấn Anh" w:date="2019-07-05T23:15:00Z">
              <w:r>
                <w:rPr>
                  <w:lang w:val="vi-VN"/>
                </w:rPr>
                <w:t>*</w:t>
              </w:r>
            </w:ins>
          </w:p>
        </w:tc>
      </w:tr>
      <w:tr w:rsidR="00CC20C0" w14:paraId="6A7137B2" w14:textId="77777777" w:rsidTr="0015558D">
        <w:trPr>
          <w:ins w:id="518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D1F9800" w14:textId="77777777" w:rsidR="00CC20C0" w:rsidRPr="00056D0E" w:rsidRDefault="00CC20C0" w:rsidP="00CC20C0">
            <w:pPr>
              <w:pStyle w:val="oancuaDanhsach"/>
              <w:numPr>
                <w:ilvl w:val="0"/>
                <w:numId w:val="69"/>
              </w:numPr>
              <w:rPr>
                <w:ins w:id="5186" w:author="Phạm Quang Thịnh" w:date="2019-07-05T22:01:00Z"/>
              </w:rPr>
            </w:pPr>
            <w:ins w:id="5187" w:author="Phạm Quang Thịnh" w:date="2019-07-05T22:01:00Z">
              <w:r w:rsidRPr="00056D0E">
                <w:t xml:space="preserve">Kiểm tra database sau khi </w:t>
              </w:r>
              <w:r>
                <w:t>xem</w:t>
              </w:r>
            </w:ins>
          </w:p>
        </w:tc>
        <w:tc>
          <w:tcPr>
            <w:tcW w:w="985" w:type="dxa"/>
          </w:tcPr>
          <w:p w14:paraId="6016EC39" w14:textId="3AAD1F31" w:rsidR="00CC20C0" w:rsidRDefault="00CC20C0" w:rsidP="00CC20C0">
            <w:pPr>
              <w:cnfStyle w:val="000000000000" w:firstRow="0" w:lastRow="0" w:firstColumn="0" w:lastColumn="0" w:oddVBand="0" w:evenVBand="0" w:oddHBand="0" w:evenHBand="0" w:firstRowFirstColumn="0" w:firstRowLastColumn="0" w:lastRowFirstColumn="0" w:lastRowLastColumn="0"/>
              <w:rPr>
                <w:ins w:id="5188" w:author="Phạm Quang Thịnh" w:date="2019-07-05T22:01:00Z"/>
              </w:rPr>
            </w:pPr>
            <w:ins w:id="5189" w:author="Hứa Văn Tuấn Anh" w:date="2019-07-05T23:15:00Z">
              <w:r>
                <w:rPr>
                  <w:lang w:val="vi-VN"/>
                </w:rPr>
                <w:t>*</w:t>
              </w:r>
            </w:ins>
          </w:p>
        </w:tc>
      </w:tr>
      <w:tr w:rsidR="00CC20C0" w14:paraId="2A510CFE" w14:textId="77777777" w:rsidTr="0015558D">
        <w:trPr>
          <w:cnfStyle w:val="000000100000" w:firstRow="0" w:lastRow="0" w:firstColumn="0" w:lastColumn="0" w:oddVBand="0" w:evenVBand="0" w:oddHBand="1" w:evenHBand="0" w:firstRowFirstColumn="0" w:firstRowLastColumn="0" w:lastRowFirstColumn="0" w:lastRowLastColumn="0"/>
          <w:ins w:id="519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472A493" w14:textId="77777777" w:rsidR="00CC20C0" w:rsidRPr="00056D0E" w:rsidRDefault="00CC20C0" w:rsidP="00CC20C0">
            <w:pPr>
              <w:pStyle w:val="oancuaDanhsach"/>
              <w:numPr>
                <w:ilvl w:val="0"/>
                <w:numId w:val="69"/>
              </w:numPr>
              <w:rPr>
                <w:ins w:id="5191" w:author="Phạm Quang Thịnh" w:date="2019-07-05T22:01:00Z"/>
              </w:rPr>
            </w:pPr>
            <w:ins w:id="5192" w:author="Phạm Quang Thịnh" w:date="2019-07-05T22:01:00Z">
              <w:r w:rsidRPr="00056D0E">
                <w:t>Kiểm tra thông báo lỗi</w:t>
              </w:r>
            </w:ins>
          </w:p>
        </w:tc>
        <w:tc>
          <w:tcPr>
            <w:tcW w:w="985" w:type="dxa"/>
          </w:tcPr>
          <w:p w14:paraId="0D204704" w14:textId="1E925BFE" w:rsidR="00CC20C0" w:rsidRDefault="00CC20C0" w:rsidP="00CC20C0">
            <w:pPr>
              <w:cnfStyle w:val="000000100000" w:firstRow="0" w:lastRow="0" w:firstColumn="0" w:lastColumn="0" w:oddVBand="0" w:evenVBand="0" w:oddHBand="1" w:evenHBand="0" w:firstRowFirstColumn="0" w:firstRowLastColumn="0" w:lastRowFirstColumn="0" w:lastRowLastColumn="0"/>
              <w:rPr>
                <w:ins w:id="5193" w:author="Phạm Quang Thịnh" w:date="2019-07-05T22:01:00Z"/>
              </w:rPr>
            </w:pPr>
            <w:ins w:id="5194" w:author="Hứa Văn Tuấn Anh" w:date="2019-07-05T23:15:00Z">
              <w:r>
                <w:rPr>
                  <w:lang w:val="vi-VN"/>
                </w:rPr>
                <w:t>*</w:t>
              </w:r>
            </w:ins>
          </w:p>
        </w:tc>
      </w:tr>
    </w:tbl>
    <w:p w14:paraId="026C2A05" w14:textId="77777777" w:rsidR="00C814E6" w:rsidRPr="00E12A5C" w:rsidRDefault="00C814E6" w:rsidP="00C814E6">
      <w:pPr>
        <w:rPr>
          <w:ins w:id="5195" w:author="Phạm Quang Thịnh" w:date="2019-07-05T22:01:00Z"/>
          <w:sz w:val="32"/>
        </w:rPr>
      </w:pPr>
    </w:p>
    <w:p w14:paraId="0A94A8B5" w14:textId="77777777" w:rsidR="00C814E6" w:rsidRPr="00E12A5C" w:rsidRDefault="00C814E6" w:rsidP="00C814E6">
      <w:pPr>
        <w:rPr>
          <w:ins w:id="5196" w:author="Phạm Quang Thịnh" w:date="2019-07-05T22:01:00Z"/>
          <w:sz w:val="32"/>
        </w:rPr>
      </w:pPr>
    </w:p>
    <w:tbl>
      <w:tblPr>
        <w:tblStyle w:val="BangThun1"/>
        <w:tblpPr w:leftFromText="180" w:rightFromText="180" w:vertAnchor="text" w:horzAnchor="margin" w:tblpY="616"/>
        <w:tblW w:w="0" w:type="auto"/>
        <w:tblLook w:val="04A0" w:firstRow="1" w:lastRow="0" w:firstColumn="1" w:lastColumn="0" w:noHBand="0" w:noVBand="1"/>
      </w:tblPr>
      <w:tblGrid>
        <w:gridCol w:w="8365"/>
        <w:gridCol w:w="985"/>
      </w:tblGrid>
      <w:tr w:rsidR="00C814E6" w14:paraId="381BAA1A" w14:textId="77777777" w:rsidTr="0015558D">
        <w:trPr>
          <w:cnfStyle w:val="100000000000" w:firstRow="1" w:lastRow="0" w:firstColumn="0" w:lastColumn="0" w:oddVBand="0" w:evenVBand="0" w:oddHBand="0" w:evenHBand="0" w:firstRowFirstColumn="0" w:firstRowLastColumn="0" w:lastRowFirstColumn="0" w:lastRowLastColumn="0"/>
          <w:ins w:id="519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F9DA83F" w14:textId="77777777" w:rsidR="00C814E6" w:rsidRPr="00886086" w:rsidRDefault="00C814E6" w:rsidP="0015558D">
            <w:pPr>
              <w:rPr>
                <w:ins w:id="5198" w:author="Phạm Quang Thịnh" w:date="2019-07-05T22:04:00Z"/>
                <w:b w:val="0"/>
              </w:rPr>
            </w:pPr>
            <w:ins w:id="5199" w:author="Phạm Quang Thịnh" w:date="2019-07-05T22:04:00Z">
              <w:r>
                <w:rPr>
                  <w:b w:val="0"/>
                </w:rPr>
                <w:t>Phiếu thu tiền</w:t>
              </w:r>
            </w:ins>
          </w:p>
        </w:tc>
        <w:tc>
          <w:tcPr>
            <w:tcW w:w="985" w:type="dxa"/>
          </w:tcPr>
          <w:p w14:paraId="5E4C81C7"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5200" w:author="Phạm Quang Thịnh" w:date="2019-07-05T22:04:00Z"/>
                <w:b w:val="0"/>
              </w:rPr>
            </w:pPr>
            <w:ins w:id="5201" w:author="Phạm Quang Thịnh" w:date="2019-07-05T22:04:00Z">
              <w:r w:rsidRPr="00886086">
                <w:rPr>
                  <w:b w:val="0"/>
                  <w:sz w:val="24"/>
                </w:rPr>
                <w:t>Check</w:t>
              </w:r>
            </w:ins>
          </w:p>
        </w:tc>
      </w:tr>
      <w:tr w:rsidR="00C814E6" w14:paraId="3C09527B" w14:textId="77777777" w:rsidTr="0015558D">
        <w:trPr>
          <w:cnfStyle w:val="000000100000" w:firstRow="0" w:lastRow="0" w:firstColumn="0" w:lastColumn="0" w:oddVBand="0" w:evenVBand="0" w:oddHBand="1" w:evenHBand="0" w:firstRowFirstColumn="0" w:firstRowLastColumn="0" w:lastRowFirstColumn="0" w:lastRowLastColumn="0"/>
          <w:ins w:id="520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859761F" w14:textId="77777777" w:rsidR="00C814E6" w:rsidRPr="00056D0E" w:rsidRDefault="00C814E6" w:rsidP="0015558D">
            <w:pPr>
              <w:rPr>
                <w:ins w:id="5203" w:author="Phạm Quang Thịnh" w:date="2019-07-05T22:04:00Z"/>
                <w:b w:val="0"/>
                <w:sz w:val="24"/>
              </w:rPr>
            </w:pPr>
            <w:ins w:id="5204" w:author="Phạm Quang Thịnh" w:date="2019-07-05T22:04:00Z">
              <w:r w:rsidRPr="00056D0E">
                <w:rPr>
                  <w:b w:val="0"/>
                  <w:sz w:val="24"/>
                </w:rPr>
                <w:t>Sửa</w:t>
              </w:r>
            </w:ins>
          </w:p>
        </w:tc>
        <w:tc>
          <w:tcPr>
            <w:tcW w:w="985" w:type="dxa"/>
          </w:tcPr>
          <w:p w14:paraId="3B155276"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205" w:author="Phạm Quang Thịnh" w:date="2019-07-05T22:04:00Z"/>
              </w:rPr>
            </w:pPr>
          </w:p>
        </w:tc>
      </w:tr>
      <w:tr w:rsidR="00CC20C0" w14:paraId="68435086" w14:textId="77777777" w:rsidTr="0015558D">
        <w:trPr>
          <w:ins w:id="520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CAE1BD0" w14:textId="77777777" w:rsidR="00CC20C0" w:rsidRPr="00056D0E" w:rsidRDefault="00CC20C0" w:rsidP="00CC20C0">
            <w:pPr>
              <w:pStyle w:val="oancuaDanhsach"/>
              <w:numPr>
                <w:ilvl w:val="0"/>
                <w:numId w:val="68"/>
              </w:numPr>
              <w:rPr>
                <w:ins w:id="5207" w:author="Phạm Quang Thịnh" w:date="2019-07-05T22:04:00Z"/>
              </w:rPr>
            </w:pPr>
            <w:ins w:id="5208" w:author="Phạm Quang Thịnh" w:date="2019-07-05T22:04:00Z">
              <w:r w:rsidRPr="00056D0E">
                <w:t xml:space="preserve">Kiểm tra trạng thái nút sửa khi </w:t>
              </w:r>
              <w:r>
                <w:t>chọn</w:t>
              </w:r>
            </w:ins>
          </w:p>
        </w:tc>
        <w:tc>
          <w:tcPr>
            <w:tcW w:w="985" w:type="dxa"/>
          </w:tcPr>
          <w:p w14:paraId="4E6DE051" w14:textId="18A94490" w:rsidR="00CC20C0" w:rsidRDefault="00CC20C0" w:rsidP="00CC20C0">
            <w:pPr>
              <w:cnfStyle w:val="000000000000" w:firstRow="0" w:lastRow="0" w:firstColumn="0" w:lastColumn="0" w:oddVBand="0" w:evenVBand="0" w:oddHBand="0" w:evenHBand="0" w:firstRowFirstColumn="0" w:firstRowLastColumn="0" w:lastRowFirstColumn="0" w:lastRowLastColumn="0"/>
              <w:rPr>
                <w:ins w:id="5209" w:author="Phạm Quang Thịnh" w:date="2019-07-05T22:04:00Z"/>
              </w:rPr>
            </w:pPr>
            <w:ins w:id="5210" w:author="Hứa Văn Tuấn Anh" w:date="2019-07-05T23:15:00Z">
              <w:r>
                <w:rPr>
                  <w:lang w:val="vi-VN"/>
                </w:rPr>
                <w:t>*</w:t>
              </w:r>
            </w:ins>
          </w:p>
        </w:tc>
      </w:tr>
      <w:tr w:rsidR="00CC20C0" w14:paraId="5EB9EB88" w14:textId="77777777" w:rsidTr="0015558D">
        <w:trPr>
          <w:cnfStyle w:val="000000100000" w:firstRow="0" w:lastRow="0" w:firstColumn="0" w:lastColumn="0" w:oddVBand="0" w:evenVBand="0" w:oddHBand="1" w:evenHBand="0" w:firstRowFirstColumn="0" w:firstRowLastColumn="0" w:lastRowFirstColumn="0" w:lastRowLastColumn="0"/>
          <w:ins w:id="521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975215B" w14:textId="77777777" w:rsidR="00CC20C0" w:rsidRPr="00056D0E" w:rsidRDefault="00CC20C0" w:rsidP="00CC20C0">
            <w:pPr>
              <w:pStyle w:val="oancuaDanhsach"/>
              <w:numPr>
                <w:ilvl w:val="0"/>
                <w:numId w:val="68"/>
              </w:numPr>
              <w:rPr>
                <w:ins w:id="5212" w:author="Phạm Quang Thịnh" w:date="2019-07-05T22:04:00Z"/>
              </w:rPr>
            </w:pPr>
            <w:ins w:id="5213" w:author="Phạm Quang Thịnh" w:date="2019-07-05T22:04:00Z">
              <w:r w:rsidRPr="00056D0E">
                <w:t>Kiểm tra khóa chính khi sửa</w:t>
              </w:r>
            </w:ins>
          </w:p>
        </w:tc>
        <w:tc>
          <w:tcPr>
            <w:tcW w:w="985" w:type="dxa"/>
          </w:tcPr>
          <w:p w14:paraId="1D8DA9DB" w14:textId="30B80335" w:rsidR="00CC20C0" w:rsidRDefault="00CC20C0" w:rsidP="00CC20C0">
            <w:pPr>
              <w:cnfStyle w:val="000000100000" w:firstRow="0" w:lastRow="0" w:firstColumn="0" w:lastColumn="0" w:oddVBand="0" w:evenVBand="0" w:oddHBand="1" w:evenHBand="0" w:firstRowFirstColumn="0" w:firstRowLastColumn="0" w:lastRowFirstColumn="0" w:lastRowLastColumn="0"/>
              <w:rPr>
                <w:ins w:id="5214" w:author="Phạm Quang Thịnh" w:date="2019-07-05T22:04:00Z"/>
              </w:rPr>
            </w:pPr>
            <w:ins w:id="5215" w:author="Hứa Văn Tuấn Anh" w:date="2019-07-05T23:15:00Z">
              <w:r>
                <w:rPr>
                  <w:lang w:val="vi-VN"/>
                </w:rPr>
                <w:t>*</w:t>
              </w:r>
            </w:ins>
          </w:p>
        </w:tc>
      </w:tr>
      <w:tr w:rsidR="00CC20C0" w14:paraId="020719D6" w14:textId="77777777" w:rsidTr="0015558D">
        <w:trPr>
          <w:ins w:id="521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D8DAA5B" w14:textId="77777777" w:rsidR="00CC20C0" w:rsidRPr="00056D0E" w:rsidRDefault="00CC20C0" w:rsidP="00CC20C0">
            <w:pPr>
              <w:pStyle w:val="oancuaDanhsach"/>
              <w:numPr>
                <w:ilvl w:val="0"/>
                <w:numId w:val="68"/>
              </w:numPr>
              <w:rPr>
                <w:ins w:id="5217" w:author="Phạm Quang Thịnh" w:date="2019-07-05T22:04:00Z"/>
              </w:rPr>
            </w:pPr>
            <w:ins w:id="5218" w:author="Phạm Quang Thịnh" w:date="2019-07-05T22:04:00Z">
              <w:r w:rsidRPr="00056D0E">
                <w:t>Kiểm tra thao tác sửa khi vi phạm ràng buộc</w:t>
              </w:r>
            </w:ins>
          </w:p>
        </w:tc>
        <w:tc>
          <w:tcPr>
            <w:tcW w:w="985" w:type="dxa"/>
          </w:tcPr>
          <w:p w14:paraId="5ECD38C0" w14:textId="1E5FD941" w:rsidR="00CC20C0" w:rsidRDefault="00CC20C0" w:rsidP="00CC20C0">
            <w:pPr>
              <w:cnfStyle w:val="000000000000" w:firstRow="0" w:lastRow="0" w:firstColumn="0" w:lastColumn="0" w:oddVBand="0" w:evenVBand="0" w:oddHBand="0" w:evenHBand="0" w:firstRowFirstColumn="0" w:firstRowLastColumn="0" w:lastRowFirstColumn="0" w:lastRowLastColumn="0"/>
              <w:rPr>
                <w:ins w:id="5219" w:author="Phạm Quang Thịnh" w:date="2019-07-05T22:04:00Z"/>
              </w:rPr>
            </w:pPr>
            <w:ins w:id="5220" w:author="Hứa Văn Tuấn Anh" w:date="2019-07-05T23:15:00Z">
              <w:r>
                <w:rPr>
                  <w:lang w:val="vi-VN"/>
                </w:rPr>
                <w:t>*</w:t>
              </w:r>
            </w:ins>
          </w:p>
        </w:tc>
      </w:tr>
      <w:tr w:rsidR="00CC20C0" w14:paraId="5A6E4D37" w14:textId="77777777" w:rsidTr="0015558D">
        <w:trPr>
          <w:cnfStyle w:val="000000100000" w:firstRow="0" w:lastRow="0" w:firstColumn="0" w:lastColumn="0" w:oddVBand="0" w:evenVBand="0" w:oddHBand="1" w:evenHBand="0" w:firstRowFirstColumn="0" w:firstRowLastColumn="0" w:lastRowFirstColumn="0" w:lastRowLastColumn="0"/>
          <w:ins w:id="522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576D26C" w14:textId="77777777" w:rsidR="00CC20C0" w:rsidRPr="00056D0E" w:rsidRDefault="00CC20C0" w:rsidP="00CC20C0">
            <w:pPr>
              <w:pStyle w:val="oancuaDanhsach"/>
              <w:numPr>
                <w:ilvl w:val="0"/>
                <w:numId w:val="68"/>
              </w:numPr>
              <w:rPr>
                <w:ins w:id="5222" w:author="Phạm Quang Thịnh" w:date="2019-07-05T22:04:00Z"/>
              </w:rPr>
            </w:pPr>
            <w:ins w:id="5223" w:author="Phạm Quang Thịnh" w:date="2019-07-05T22:04:00Z">
              <w:r w:rsidRPr="00056D0E">
                <w:t>Kiểm tra thao tác sửa khi trường dữ liệu invalid</w:t>
              </w:r>
            </w:ins>
          </w:p>
        </w:tc>
        <w:tc>
          <w:tcPr>
            <w:tcW w:w="985" w:type="dxa"/>
          </w:tcPr>
          <w:p w14:paraId="1A737578" w14:textId="5E1E53A6" w:rsidR="00CC20C0" w:rsidRDefault="00CC20C0" w:rsidP="00CC20C0">
            <w:pPr>
              <w:cnfStyle w:val="000000100000" w:firstRow="0" w:lastRow="0" w:firstColumn="0" w:lastColumn="0" w:oddVBand="0" w:evenVBand="0" w:oddHBand="1" w:evenHBand="0" w:firstRowFirstColumn="0" w:firstRowLastColumn="0" w:lastRowFirstColumn="0" w:lastRowLastColumn="0"/>
              <w:rPr>
                <w:ins w:id="5224" w:author="Phạm Quang Thịnh" w:date="2019-07-05T22:04:00Z"/>
              </w:rPr>
            </w:pPr>
            <w:ins w:id="5225" w:author="Hứa Văn Tuấn Anh" w:date="2019-07-05T23:15:00Z">
              <w:r>
                <w:rPr>
                  <w:lang w:val="vi-VN"/>
                </w:rPr>
                <w:t>*</w:t>
              </w:r>
            </w:ins>
          </w:p>
        </w:tc>
      </w:tr>
      <w:tr w:rsidR="00CC20C0" w14:paraId="29AE1AD4" w14:textId="77777777" w:rsidTr="0015558D">
        <w:trPr>
          <w:ins w:id="522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49521E7" w14:textId="77777777" w:rsidR="00CC20C0" w:rsidRPr="00056D0E" w:rsidRDefault="00CC20C0" w:rsidP="00CC20C0">
            <w:pPr>
              <w:pStyle w:val="oancuaDanhsach"/>
              <w:numPr>
                <w:ilvl w:val="0"/>
                <w:numId w:val="68"/>
              </w:numPr>
              <w:rPr>
                <w:ins w:id="5227" w:author="Phạm Quang Thịnh" w:date="2019-07-05T22:04:00Z"/>
              </w:rPr>
            </w:pPr>
            <w:ins w:id="5228" w:author="Phạm Quang Thịnh" w:date="2019-07-05T22:04:00Z">
              <w:r w:rsidRPr="00056D0E">
                <w:t>Kiểm tra thao tác sửa khi trường dữ liệu vượt max length</w:t>
              </w:r>
            </w:ins>
          </w:p>
        </w:tc>
        <w:tc>
          <w:tcPr>
            <w:tcW w:w="985" w:type="dxa"/>
          </w:tcPr>
          <w:p w14:paraId="78427C79" w14:textId="4C7BFA9E" w:rsidR="00CC20C0" w:rsidRDefault="00CC20C0" w:rsidP="00CC20C0">
            <w:pPr>
              <w:cnfStyle w:val="000000000000" w:firstRow="0" w:lastRow="0" w:firstColumn="0" w:lastColumn="0" w:oddVBand="0" w:evenVBand="0" w:oddHBand="0" w:evenHBand="0" w:firstRowFirstColumn="0" w:firstRowLastColumn="0" w:lastRowFirstColumn="0" w:lastRowLastColumn="0"/>
              <w:rPr>
                <w:ins w:id="5229" w:author="Phạm Quang Thịnh" w:date="2019-07-05T22:04:00Z"/>
              </w:rPr>
            </w:pPr>
            <w:ins w:id="5230" w:author="Hứa Văn Tuấn Anh" w:date="2019-07-05T23:15:00Z">
              <w:r>
                <w:rPr>
                  <w:lang w:val="vi-VN"/>
                </w:rPr>
                <w:t>*</w:t>
              </w:r>
            </w:ins>
          </w:p>
        </w:tc>
      </w:tr>
      <w:tr w:rsidR="00CC20C0" w14:paraId="4DCCBFFA" w14:textId="77777777" w:rsidTr="0015558D">
        <w:trPr>
          <w:cnfStyle w:val="000000100000" w:firstRow="0" w:lastRow="0" w:firstColumn="0" w:lastColumn="0" w:oddVBand="0" w:evenVBand="0" w:oddHBand="1" w:evenHBand="0" w:firstRowFirstColumn="0" w:firstRowLastColumn="0" w:lastRowFirstColumn="0" w:lastRowLastColumn="0"/>
          <w:ins w:id="523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7480E03" w14:textId="77777777" w:rsidR="00CC20C0" w:rsidRPr="00056D0E" w:rsidRDefault="00CC20C0" w:rsidP="00CC20C0">
            <w:pPr>
              <w:pStyle w:val="oancuaDanhsach"/>
              <w:numPr>
                <w:ilvl w:val="0"/>
                <w:numId w:val="68"/>
              </w:numPr>
              <w:rPr>
                <w:ins w:id="5232" w:author="Phạm Quang Thịnh" w:date="2019-07-05T22:04:00Z"/>
              </w:rPr>
            </w:pPr>
            <w:ins w:id="5233" w:author="Phạm Quang Thịnh" w:date="2019-07-05T22:04:00Z">
              <w:r w:rsidRPr="00056D0E">
                <w:t>Kiểm tra thao tác sửa khi nhập đúng</w:t>
              </w:r>
            </w:ins>
          </w:p>
        </w:tc>
        <w:tc>
          <w:tcPr>
            <w:tcW w:w="985" w:type="dxa"/>
          </w:tcPr>
          <w:p w14:paraId="424E3825" w14:textId="4B4A6E24" w:rsidR="00CC20C0" w:rsidRDefault="00CC20C0" w:rsidP="00CC20C0">
            <w:pPr>
              <w:cnfStyle w:val="000000100000" w:firstRow="0" w:lastRow="0" w:firstColumn="0" w:lastColumn="0" w:oddVBand="0" w:evenVBand="0" w:oddHBand="1" w:evenHBand="0" w:firstRowFirstColumn="0" w:firstRowLastColumn="0" w:lastRowFirstColumn="0" w:lastRowLastColumn="0"/>
              <w:rPr>
                <w:ins w:id="5234" w:author="Phạm Quang Thịnh" w:date="2019-07-05T22:04:00Z"/>
              </w:rPr>
            </w:pPr>
            <w:ins w:id="5235" w:author="Hứa Văn Tuấn Anh" w:date="2019-07-05T23:15:00Z">
              <w:r>
                <w:rPr>
                  <w:lang w:val="vi-VN"/>
                </w:rPr>
                <w:t>*</w:t>
              </w:r>
            </w:ins>
          </w:p>
        </w:tc>
      </w:tr>
      <w:tr w:rsidR="00CC20C0" w14:paraId="2820754F" w14:textId="77777777" w:rsidTr="0015558D">
        <w:trPr>
          <w:ins w:id="523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2EDC02C" w14:textId="77777777" w:rsidR="00CC20C0" w:rsidRPr="00056D0E" w:rsidRDefault="00CC20C0" w:rsidP="00CC20C0">
            <w:pPr>
              <w:pStyle w:val="oancuaDanhsach"/>
              <w:numPr>
                <w:ilvl w:val="0"/>
                <w:numId w:val="68"/>
              </w:numPr>
              <w:rPr>
                <w:ins w:id="5237" w:author="Phạm Quang Thịnh" w:date="2019-07-05T22:04:00Z"/>
              </w:rPr>
            </w:pPr>
            <w:ins w:id="5238" w:author="Phạm Quang Thịnh" w:date="2019-07-05T22:04:00Z">
              <w:r w:rsidRPr="00056D0E">
                <w:t>Kiểm tra form sau khi sửa</w:t>
              </w:r>
            </w:ins>
          </w:p>
        </w:tc>
        <w:tc>
          <w:tcPr>
            <w:tcW w:w="985" w:type="dxa"/>
          </w:tcPr>
          <w:p w14:paraId="35F23678" w14:textId="017046C1" w:rsidR="00CC20C0" w:rsidRDefault="00CC20C0" w:rsidP="00CC20C0">
            <w:pPr>
              <w:cnfStyle w:val="000000000000" w:firstRow="0" w:lastRow="0" w:firstColumn="0" w:lastColumn="0" w:oddVBand="0" w:evenVBand="0" w:oddHBand="0" w:evenHBand="0" w:firstRowFirstColumn="0" w:firstRowLastColumn="0" w:lastRowFirstColumn="0" w:lastRowLastColumn="0"/>
              <w:rPr>
                <w:ins w:id="5239" w:author="Phạm Quang Thịnh" w:date="2019-07-05T22:04:00Z"/>
              </w:rPr>
            </w:pPr>
            <w:ins w:id="5240" w:author="Hứa Văn Tuấn Anh" w:date="2019-07-05T23:15:00Z">
              <w:r>
                <w:rPr>
                  <w:lang w:val="vi-VN"/>
                </w:rPr>
                <w:t>*</w:t>
              </w:r>
            </w:ins>
          </w:p>
        </w:tc>
      </w:tr>
      <w:tr w:rsidR="00CC20C0" w14:paraId="23EF09D7" w14:textId="77777777" w:rsidTr="0015558D">
        <w:trPr>
          <w:cnfStyle w:val="000000100000" w:firstRow="0" w:lastRow="0" w:firstColumn="0" w:lastColumn="0" w:oddVBand="0" w:evenVBand="0" w:oddHBand="1" w:evenHBand="0" w:firstRowFirstColumn="0" w:firstRowLastColumn="0" w:lastRowFirstColumn="0" w:lastRowLastColumn="0"/>
          <w:ins w:id="524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04117C4" w14:textId="77777777" w:rsidR="00CC20C0" w:rsidRPr="00056D0E" w:rsidRDefault="00CC20C0" w:rsidP="00CC20C0">
            <w:pPr>
              <w:pStyle w:val="oancuaDanhsach"/>
              <w:numPr>
                <w:ilvl w:val="0"/>
                <w:numId w:val="68"/>
              </w:numPr>
              <w:rPr>
                <w:ins w:id="5242" w:author="Phạm Quang Thịnh" w:date="2019-07-05T22:04:00Z"/>
              </w:rPr>
            </w:pPr>
            <w:ins w:id="5243" w:author="Phạm Quang Thịnh" w:date="2019-07-05T22:04:00Z">
              <w:r w:rsidRPr="00056D0E">
                <w:t>Kiểm tra database sau khi sửa</w:t>
              </w:r>
            </w:ins>
          </w:p>
        </w:tc>
        <w:tc>
          <w:tcPr>
            <w:tcW w:w="985" w:type="dxa"/>
          </w:tcPr>
          <w:p w14:paraId="5C39794B" w14:textId="4B570E43" w:rsidR="00CC20C0" w:rsidRDefault="00CC20C0" w:rsidP="00CC20C0">
            <w:pPr>
              <w:cnfStyle w:val="000000100000" w:firstRow="0" w:lastRow="0" w:firstColumn="0" w:lastColumn="0" w:oddVBand="0" w:evenVBand="0" w:oddHBand="1" w:evenHBand="0" w:firstRowFirstColumn="0" w:firstRowLastColumn="0" w:lastRowFirstColumn="0" w:lastRowLastColumn="0"/>
              <w:rPr>
                <w:ins w:id="5244" w:author="Phạm Quang Thịnh" w:date="2019-07-05T22:04:00Z"/>
              </w:rPr>
            </w:pPr>
            <w:ins w:id="5245" w:author="Hứa Văn Tuấn Anh" w:date="2019-07-05T23:15:00Z">
              <w:r>
                <w:rPr>
                  <w:lang w:val="vi-VN"/>
                </w:rPr>
                <w:t>*</w:t>
              </w:r>
            </w:ins>
          </w:p>
        </w:tc>
      </w:tr>
      <w:tr w:rsidR="00CC20C0" w14:paraId="1B49ACF5" w14:textId="77777777" w:rsidTr="0015558D">
        <w:trPr>
          <w:ins w:id="524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4594BEF" w14:textId="77777777" w:rsidR="00CC20C0" w:rsidRPr="00056D0E" w:rsidRDefault="00CC20C0" w:rsidP="00CC20C0">
            <w:pPr>
              <w:pStyle w:val="oancuaDanhsach"/>
              <w:numPr>
                <w:ilvl w:val="0"/>
                <w:numId w:val="68"/>
              </w:numPr>
              <w:rPr>
                <w:ins w:id="5247" w:author="Phạm Quang Thịnh" w:date="2019-07-05T22:04:00Z"/>
              </w:rPr>
            </w:pPr>
            <w:ins w:id="5248" w:author="Phạm Quang Thịnh" w:date="2019-07-05T22:04:00Z">
              <w:r w:rsidRPr="00056D0E">
                <w:t>Kiểm tra thông báo lỗi</w:t>
              </w:r>
            </w:ins>
          </w:p>
        </w:tc>
        <w:tc>
          <w:tcPr>
            <w:tcW w:w="985" w:type="dxa"/>
          </w:tcPr>
          <w:p w14:paraId="10C2C69A" w14:textId="65CB0A5D" w:rsidR="00CC20C0" w:rsidRDefault="00CC20C0" w:rsidP="00CC20C0">
            <w:pPr>
              <w:cnfStyle w:val="000000000000" w:firstRow="0" w:lastRow="0" w:firstColumn="0" w:lastColumn="0" w:oddVBand="0" w:evenVBand="0" w:oddHBand="0" w:evenHBand="0" w:firstRowFirstColumn="0" w:firstRowLastColumn="0" w:lastRowFirstColumn="0" w:lastRowLastColumn="0"/>
              <w:rPr>
                <w:ins w:id="5249" w:author="Phạm Quang Thịnh" w:date="2019-07-05T22:04:00Z"/>
              </w:rPr>
            </w:pPr>
            <w:ins w:id="5250" w:author="Hứa Văn Tuấn Anh" w:date="2019-07-05T23:15:00Z">
              <w:r>
                <w:rPr>
                  <w:lang w:val="vi-VN"/>
                </w:rPr>
                <w:t>*</w:t>
              </w:r>
            </w:ins>
          </w:p>
        </w:tc>
      </w:tr>
    </w:tbl>
    <w:p w14:paraId="0418E5A7" w14:textId="7D103328" w:rsidR="00C814E6" w:rsidRDefault="00C814E6">
      <w:pPr>
        <w:pStyle w:val="u2"/>
        <w:jc w:val="center"/>
        <w:rPr>
          <w:ins w:id="5251" w:author="Phạm Quang Thịnh" w:date="2019-07-05T23:36:00Z"/>
        </w:rPr>
        <w:pPrChange w:id="5252" w:author="Phạm Quang Thịnh" w:date="2019-07-05T23:36:00Z">
          <w:pPr/>
        </w:pPrChange>
      </w:pPr>
      <w:ins w:id="5253" w:author="Phạm Quang Thịnh" w:date="2019-07-05T22:04:00Z">
        <w:r>
          <w:t>Nợ tháng trước</w:t>
        </w:r>
      </w:ins>
    </w:p>
    <w:p w14:paraId="718773E6" w14:textId="77777777" w:rsidR="00C17FDB" w:rsidRDefault="00C17FDB" w:rsidP="00C814E6">
      <w:pPr>
        <w:rPr>
          <w:ins w:id="5254" w:author="Phạm Quang Thịnh" w:date="2019-07-05T23:36:00Z"/>
          <w:sz w:val="32"/>
        </w:rPr>
      </w:pPr>
    </w:p>
    <w:p w14:paraId="64F3EE77" w14:textId="77777777" w:rsidR="00C17FDB" w:rsidRPr="00E12A5C" w:rsidRDefault="00C17FDB" w:rsidP="00C814E6">
      <w:pPr>
        <w:rPr>
          <w:ins w:id="5255" w:author="Phạm Quang Thịnh" w:date="2019-07-05T22:01:00Z"/>
          <w:sz w:val="32"/>
        </w:rPr>
      </w:pPr>
    </w:p>
    <w:p w14:paraId="4A2EDD1F" w14:textId="77777777" w:rsidR="00C814E6" w:rsidRDefault="00C814E6" w:rsidP="00C814E6">
      <w:pPr>
        <w:rPr>
          <w:ins w:id="5256" w:author="Phạm Quang Thịnh" w:date="2019-07-05T22:01:00Z"/>
          <w:sz w:val="32"/>
        </w:rPr>
      </w:pPr>
    </w:p>
    <w:p w14:paraId="02E5D851" w14:textId="77777777" w:rsidR="00C814E6" w:rsidRDefault="00C814E6" w:rsidP="00C814E6">
      <w:pPr>
        <w:rPr>
          <w:ins w:id="5257" w:author="Phạm Quang Thịnh" w:date="2019-07-05T22:01:00Z"/>
          <w:sz w:val="32"/>
        </w:rPr>
      </w:pPr>
    </w:p>
    <w:p w14:paraId="09913F29" w14:textId="77777777" w:rsidR="00C814E6" w:rsidRDefault="00C814E6" w:rsidP="00C814E6">
      <w:pPr>
        <w:rPr>
          <w:ins w:id="5258" w:author="Phạm Quang Thịnh" w:date="2019-07-05T22:01:00Z"/>
          <w:sz w:val="32"/>
        </w:rPr>
      </w:pPr>
    </w:p>
    <w:p w14:paraId="2430BF32" w14:textId="77777777" w:rsidR="00C814E6" w:rsidRDefault="00C814E6">
      <w:pPr>
        <w:pStyle w:val="u2"/>
        <w:jc w:val="center"/>
        <w:rPr>
          <w:ins w:id="5259" w:author="Phạm Quang Thịnh" w:date="2019-07-05T22:01:00Z"/>
        </w:rPr>
        <w:pPrChange w:id="5260" w:author="Phạm Quang Thịnh" w:date="2019-07-05T23:38:00Z">
          <w:pPr/>
        </w:pPrChange>
      </w:pPr>
      <w:ins w:id="5261" w:author="Phạm Quang Thịnh" w:date="2019-07-05T22:01:00Z">
        <w:r>
          <w:lastRenderedPageBreak/>
          <w:t>Báo cáo công nợ</w:t>
        </w:r>
      </w:ins>
    </w:p>
    <w:tbl>
      <w:tblPr>
        <w:tblStyle w:val="BangThun1"/>
        <w:tblpPr w:leftFromText="180" w:rightFromText="180" w:vertAnchor="text" w:horzAnchor="margin" w:tblpY="616"/>
        <w:tblW w:w="0" w:type="auto"/>
        <w:tblLook w:val="04A0" w:firstRow="1" w:lastRow="0" w:firstColumn="1" w:lastColumn="0" w:noHBand="0" w:noVBand="1"/>
      </w:tblPr>
      <w:tblGrid>
        <w:gridCol w:w="8365"/>
        <w:gridCol w:w="985"/>
      </w:tblGrid>
      <w:tr w:rsidR="00C814E6" w14:paraId="290416CC" w14:textId="77777777" w:rsidTr="0015558D">
        <w:trPr>
          <w:cnfStyle w:val="100000000000" w:firstRow="1" w:lastRow="0" w:firstColumn="0" w:lastColumn="0" w:oddVBand="0" w:evenVBand="0" w:oddHBand="0" w:evenHBand="0" w:firstRowFirstColumn="0" w:firstRowLastColumn="0" w:lastRowFirstColumn="0" w:lastRowLastColumn="0"/>
          <w:ins w:id="526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D239696" w14:textId="77777777" w:rsidR="00C814E6" w:rsidRPr="00886086" w:rsidRDefault="00C814E6" w:rsidP="0015558D">
            <w:pPr>
              <w:rPr>
                <w:ins w:id="5263" w:author="Phạm Quang Thịnh" w:date="2019-07-05T22:01:00Z"/>
                <w:b w:val="0"/>
              </w:rPr>
            </w:pPr>
            <w:ins w:id="5264" w:author="Phạm Quang Thịnh" w:date="2019-07-05T22:01:00Z">
              <w:r>
                <w:rPr>
                  <w:b w:val="0"/>
                </w:rPr>
                <w:t>Báo cáo doanh số</w:t>
              </w:r>
            </w:ins>
          </w:p>
        </w:tc>
        <w:tc>
          <w:tcPr>
            <w:tcW w:w="985" w:type="dxa"/>
          </w:tcPr>
          <w:p w14:paraId="5954E5E3"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5265" w:author="Phạm Quang Thịnh" w:date="2019-07-05T22:01:00Z"/>
                <w:b w:val="0"/>
              </w:rPr>
            </w:pPr>
            <w:ins w:id="5266" w:author="Phạm Quang Thịnh" w:date="2019-07-05T22:01:00Z">
              <w:r w:rsidRPr="00886086">
                <w:rPr>
                  <w:b w:val="0"/>
                  <w:sz w:val="24"/>
                </w:rPr>
                <w:t>Check</w:t>
              </w:r>
            </w:ins>
          </w:p>
        </w:tc>
      </w:tr>
      <w:tr w:rsidR="00C814E6" w14:paraId="5E4FCC66" w14:textId="77777777" w:rsidTr="0015558D">
        <w:trPr>
          <w:cnfStyle w:val="000000100000" w:firstRow="0" w:lastRow="0" w:firstColumn="0" w:lastColumn="0" w:oddVBand="0" w:evenVBand="0" w:oddHBand="1" w:evenHBand="0" w:firstRowFirstColumn="0" w:firstRowLastColumn="0" w:lastRowFirstColumn="0" w:lastRowLastColumn="0"/>
          <w:ins w:id="526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CEB6814" w14:textId="77777777" w:rsidR="00C814E6" w:rsidRPr="00056D0E" w:rsidRDefault="00C814E6" w:rsidP="0015558D">
            <w:pPr>
              <w:rPr>
                <w:ins w:id="5268" w:author="Phạm Quang Thịnh" w:date="2019-07-05T22:01:00Z"/>
                <w:b w:val="0"/>
                <w:sz w:val="24"/>
              </w:rPr>
            </w:pPr>
            <w:ins w:id="5269" w:author="Phạm Quang Thịnh" w:date="2019-07-05T22:01:00Z">
              <w:r w:rsidRPr="00056D0E">
                <w:rPr>
                  <w:b w:val="0"/>
                  <w:sz w:val="24"/>
                </w:rPr>
                <w:t>Thêm</w:t>
              </w:r>
            </w:ins>
          </w:p>
        </w:tc>
        <w:tc>
          <w:tcPr>
            <w:tcW w:w="985" w:type="dxa"/>
          </w:tcPr>
          <w:p w14:paraId="0E048430"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270" w:author="Phạm Quang Thịnh" w:date="2019-07-05T22:01:00Z"/>
              </w:rPr>
            </w:pPr>
          </w:p>
        </w:tc>
      </w:tr>
      <w:tr w:rsidR="00CC20C0" w14:paraId="2948F64F" w14:textId="77777777" w:rsidTr="0015558D">
        <w:trPr>
          <w:ins w:id="527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6615047" w14:textId="77777777" w:rsidR="00CC20C0" w:rsidRPr="00056D0E" w:rsidRDefault="00CC20C0" w:rsidP="00CC20C0">
            <w:pPr>
              <w:pStyle w:val="oancuaDanhsach"/>
              <w:numPr>
                <w:ilvl w:val="0"/>
                <w:numId w:val="68"/>
              </w:numPr>
              <w:rPr>
                <w:ins w:id="5272" w:author="Phạm Quang Thịnh" w:date="2019-07-05T22:01:00Z"/>
              </w:rPr>
            </w:pPr>
            <w:ins w:id="5273" w:author="Phạm Quang Thịnh" w:date="2019-07-05T22:01:00Z">
              <w:r w:rsidRPr="00056D0E">
                <w:t>Kiểm tra trạng thái nút thêm khi chưa nhập</w:t>
              </w:r>
            </w:ins>
          </w:p>
        </w:tc>
        <w:tc>
          <w:tcPr>
            <w:tcW w:w="985" w:type="dxa"/>
          </w:tcPr>
          <w:p w14:paraId="4E518ADC" w14:textId="6FAC84D6" w:rsidR="00CC20C0" w:rsidRDefault="00CC20C0" w:rsidP="00CC20C0">
            <w:pPr>
              <w:cnfStyle w:val="000000000000" w:firstRow="0" w:lastRow="0" w:firstColumn="0" w:lastColumn="0" w:oddVBand="0" w:evenVBand="0" w:oddHBand="0" w:evenHBand="0" w:firstRowFirstColumn="0" w:firstRowLastColumn="0" w:lastRowFirstColumn="0" w:lastRowLastColumn="0"/>
              <w:rPr>
                <w:ins w:id="5274" w:author="Phạm Quang Thịnh" w:date="2019-07-05T22:01:00Z"/>
              </w:rPr>
            </w:pPr>
            <w:ins w:id="5275" w:author="Hứa Văn Tuấn Anh" w:date="2019-07-05T23:15:00Z">
              <w:r>
                <w:rPr>
                  <w:lang w:val="vi-VN"/>
                </w:rPr>
                <w:t>*</w:t>
              </w:r>
            </w:ins>
          </w:p>
        </w:tc>
      </w:tr>
      <w:tr w:rsidR="00CC20C0" w14:paraId="20E5FD61" w14:textId="77777777" w:rsidTr="0015558D">
        <w:trPr>
          <w:cnfStyle w:val="000000100000" w:firstRow="0" w:lastRow="0" w:firstColumn="0" w:lastColumn="0" w:oddVBand="0" w:evenVBand="0" w:oddHBand="1" w:evenHBand="0" w:firstRowFirstColumn="0" w:firstRowLastColumn="0" w:lastRowFirstColumn="0" w:lastRowLastColumn="0"/>
          <w:ins w:id="527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F1E0D1D" w14:textId="77777777" w:rsidR="00CC20C0" w:rsidRPr="00056D0E" w:rsidRDefault="00CC20C0" w:rsidP="00CC20C0">
            <w:pPr>
              <w:pStyle w:val="oancuaDanhsach"/>
              <w:numPr>
                <w:ilvl w:val="0"/>
                <w:numId w:val="68"/>
              </w:numPr>
              <w:rPr>
                <w:ins w:id="5277" w:author="Phạm Quang Thịnh" w:date="2019-07-05T22:01:00Z"/>
              </w:rPr>
            </w:pPr>
            <w:ins w:id="5278" w:author="Phạm Quang Thịnh" w:date="2019-07-05T22:01:00Z">
              <w:r w:rsidRPr="00056D0E">
                <w:t>Kiểm tra thao tác thêm khi sai đầu vào</w:t>
              </w:r>
            </w:ins>
          </w:p>
        </w:tc>
        <w:tc>
          <w:tcPr>
            <w:tcW w:w="985" w:type="dxa"/>
          </w:tcPr>
          <w:p w14:paraId="6EE9F842" w14:textId="4870F4C9" w:rsidR="00CC20C0" w:rsidRDefault="00CC20C0" w:rsidP="00CC20C0">
            <w:pPr>
              <w:cnfStyle w:val="000000100000" w:firstRow="0" w:lastRow="0" w:firstColumn="0" w:lastColumn="0" w:oddVBand="0" w:evenVBand="0" w:oddHBand="1" w:evenHBand="0" w:firstRowFirstColumn="0" w:firstRowLastColumn="0" w:lastRowFirstColumn="0" w:lastRowLastColumn="0"/>
              <w:rPr>
                <w:ins w:id="5279" w:author="Phạm Quang Thịnh" w:date="2019-07-05T22:01:00Z"/>
              </w:rPr>
            </w:pPr>
            <w:ins w:id="5280" w:author="Hứa Văn Tuấn Anh" w:date="2019-07-05T23:15:00Z">
              <w:r>
                <w:rPr>
                  <w:lang w:val="vi-VN"/>
                </w:rPr>
                <w:t>*</w:t>
              </w:r>
            </w:ins>
          </w:p>
        </w:tc>
      </w:tr>
      <w:tr w:rsidR="00CC20C0" w14:paraId="4CA485A2" w14:textId="77777777" w:rsidTr="0015558D">
        <w:trPr>
          <w:ins w:id="528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2364064" w14:textId="77777777" w:rsidR="00CC20C0" w:rsidRPr="00056D0E" w:rsidRDefault="00CC20C0" w:rsidP="00CC20C0">
            <w:pPr>
              <w:pStyle w:val="oancuaDanhsach"/>
              <w:numPr>
                <w:ilvl w:val="0"/>
                <w:numId w:val="68"/>
              </w:numPr>
              <w:rPr>
                <w:ins w:id="5282" w:author="Phạm Quang Thịnh" w:date="2019-07-05T22:01:00Z"/>
              </w:rPr>
            </w:pPr>
            <w:ins w:id="5283" w:author="Phạm Quang Thịnh" w:date="2019-07-05T22:01:00Z">
              <w:r w:rsidRPr="00056D0E">
                <w:t>Kiểm tra thao tác thêm khi trùng khóa chính</w:t>
              </w:r>
            </w:ins>
          </w:p>
        </w:tc>
        <w:tc>
          <w:tcPr>
            <w:tcW w:w="985" w:type="dxa"/>
          </w:tcPr>
          <w:p w14:paraId="6651011C" w14:textId="306BA45A" w:rsidR="00CC20C0" w:rsidRDefault="00CC20C0" w:rsidP="00CC20C0">
            <w:pPr>
              <w:cnfStyle w:val="000000000000" w:firstRow="0" w:lastRow="0" w:firstColumn="0" w:lastColumn="0" w:oddVBand="0" w:evenVBand="0" w:oddHBand="0" w:evenHBand="0" w:firstRowFirstColumn="0" w:firstRowLastColumn="0" w:lastRowFirstColumn="0" w:lastRowLastColumn="0"/>
              <w:rPr>
                <w:ins w:id="5284" w:author="Phạm Quang Thịnh" w:date="2019-07-05T22:01:00Z"/>
              </w:rPr>
            </w:pPr>
            <w:ins w:id="5285" w:author="Hứa Văn Tuấn Anh" w:date="2019-07-05T23:15:00Z">
              <w:r>
                <w:rPr>
                  <w:lang w:val="vi-VN"/>
                </w:rPr>
                <w:t>*</w:t>
              </w:r>
            </w:ins>
          </w:p>
        </w:tc>
      </w:tr>
      <w:tr w:rsidR="00CC20C0" w14:paraId="64C64E1D" w14:textId="77777777" w:rsidTr="0015558D">
        <w:trPr>
          <w:cnfStyle w:val="000000100000" w:firstRow="0" w:lastRow="0" w:firstColumn="0" w:lastColumn="0" w:oddVBand="0" w:evenVBand="0" w:oddHBand="1" w:evenHBand="0" w:firstRowFirstColumn="0" w:firstRowLastColumn="0" w:lastRowFirstColumn="0" w:lastRowLastColumn="0"/>
          <w:ins w:id="528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EA7785C" w14:textId="77777777" w:rsidR="00CC20C0" w:rsidRPr="00056D0E" w:rsidRDefault="00CC20C0" w:rsidP="00CC20C0">
            <w:pPr>
              <w:pStyle w:val="oancuaDanhsach"/>
              <w:numPr>
                <w:ilvl w:val="0"/>
                <w:numId w:val="68"/>
              </w:numPr>
              <w:rPr>
                <w:ins w:id="5287" w:author="Phạm Quang Thịnh" w:date="2019-07-05T22:01:00Z"/>
              </w:rPr>
            </w:pPr>
            <w:ins w:id="5288" w:author="Phạm Quang Thịnh" w:date="2019-07-05T22:01:00Z">
              <w:r w:rsidRPr="00056D0E">
                <w:t>Kiểm tra thao tác thêm khi vi phạm ràng buộc</w:t>
              </w:r>
            </w:ins>
          </w:p>
        </w:tc>
        <w:tc>
          <w:tcPr>
            <w:tcW w:w="985" w:type="dxa"/>
          </w:tcPr>
          <w:p w14:paraId="59C13976" w14:textId="2C8CE8AA" w:rsidR="00CC20C0" w:rsidRDefault="00CC20C0" w:rsidP="00CC20C0">
            <w:pPr>
              <w:cnfStyle w:val="000000100000" w:firstRow="0" w:lastRow="0" w:firstColumn="0" w:lastColumn="0" w:oddVBand="0" w:evenVBand="0" w:oddHBand="1" w:evenHBand="0" w:firstRowFirstColumn="0" w:firstRowLastColumn="0" w:lastRowFirstColumn="0" w:lastRowLastColumn="0"/>
              <w:rPr>
                <w:ins w:id="5289" w:author="Phạm Quang Thịnh" w:date="2019-07-05T22:01:00Z"/>
              </w:rPr>
            </w:pPr>
            <w:ins w:id="5290" w:author="Hứa Văn Tuấn Anh" w:date="2019-07-05T23:15:00Z">
              <w:r>
                <w:rPr>
                  <w:lang w:val="vi-VN"/>
                </w:rPr>
                <w:t>*</w:t>
              </w:r>
            </w:ins>
          </w:p>
        </w:tc>
      </w:tr>
      <w:tr w:rsidR="00CC20C0" w14:paraId="58B9748A" w14:textId="77777777" w:rsidTr="0015558D">
        <w:trPr>
          <w:ins w:id="529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6AF9E1B" w14:textId="77777777" w:rsidR="00CC20C0" w:rsidRPr="00056D0E" w:rsidRDefault="00CC20C0" w:rsidP="00CC20C0">
            <w:pPr>
              <w:pStyle w:val="oancuaDanhsach"/>
              <w:numPr>
                <w:ilvl w:val="0"/>
                <w:numId w:val="68"/>
              </w:numPr>
              <w:rPr>
                <w:ins w:id="5292" w:author="Phạm Quang Thịnh" w:date="2019-07-05T22:01:00Z"/>
              </w:rPr>
            </w:pPr>
            <w:ins w:id="5293" w:author="Phạm Quang Thịnh" w:date="2019-07-05T22:01:00Z">
              <w:r w:rsidRPr="00056D0E">
                <w:t>Kiểm tra thao tác thêm khi trường dữ liệu invalid</w:t>
              </w:r>
            </w:ins>
          </w:p>
        </w:tc>
        <w:tc>
          <w:tcPr>
            <w:tcW w:w="985" w:type="dxa"/>
          </w:tcPr>
          <w:p w14:paraId="3A51370B" w14:textId="34C67EAD" w:rsidR="00CC20C0" w:rsidRDefault="00CC20C0" w:rsidP="00CC20C0">
            <w:pPr>
              <w:cnfStyle w:val="000000000000" w:firstRow="0" w:lastRow="0" w:firstColumn="0" w:lastColumn="0" w:oddVBand="0" w:evenVBand="0" w:oddHBand="0" w:evenHBand="0" w:firstRowFirstColumn="0" w:firstRowLastColumn="0" w:lastRowFirstColumn="0" w:lastRowLastColumn="0"/>
              <w:rPr>
                <w:ins w:id="5294" w:author="Phạm Quang Thịnh" w:date="2019-07-05T22:01:00Z"/>
              </w:rPr>
            </w:pPr>
            <w:ins w:id="5295" w:author="Hứa Văn Tuấn Anh" w:date="2019-07-05T23:15:00Z">
              <w:r>
                <w:rPr>
                  <w:lang w:val="vi-VN"/>
                </w:rPr>
                <w:t>*</w:t>
              </w:r>
            </w:ins>
          </w:p>
        </w:tc>
      </w:tr>
      <w:tr w:rsidR="00CC20C0" w14:paraId="2B1B80C0" w14:textId="77777777" w:rsidTr="0015558D">
        <w:trPr>
          <w:cnfStyle w:val="000000100000" w:firstRow="0" w:lastRow="0" w:firstColumn="0" w:lastColumn="0" w:oddVBand="0" w:evenVBand="0" w:oddHBand="1" w:evenHBand="0" w:firstRowFirstColumn="0" w:firstRowLastColumn="0" w:lastRowFirstColumn="0" w:lastRowLastColumn="0"/>
          <w:ins w:id="529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DB8C047" w14:textId="77777777" w:rsidR="00CC20C0" w:rsidRPr="00056D0E" w:rsidRDefault="00CC20C0" w:rsidP="00CC20C0">
            <w:pPr>
              <w:pStyle w:val="oancuaDanhsach"/>
              <w:numPr>
                <w:ilvl w:val="0"/>
                <w:numId w:val="68"/>
              </w:numPr>
              <w:rPr>
                <w:ins w:id="5297" w:author="Phạm Quang Thịnh" w:date="2019-07-05T22:01:00Z"/>
              </w:rPr>
            </w:pPr>
            <w:ins w:id="5298" w:author="Phạm Quang Thịnh" w:date="2019-07-05T22:01:00Z">
              <w:r w:rsidRPr="00056D0E">
                <w:t>Kiểm tra thao tác thêm khi trường dữ liệu vượt max length</w:t>
              </w:r>
            </w:ins>
          </w:p>
        </w:tc>
        <w:tc>
          <w:tcPr>
            <w:tcW w:w="985" w:type="dxa"/>
          </w:tcPr>
          <w:p w14:paraId="13B53E16" w14:textId="3DF6802D" w:rsidR="00CC20C0" w:rsidRDefault="00CC20C0" w:rsidP="00CC20C0">
            <w:pPr>
              <w:cnfStyle w:val="000000100000" w:firstRow="0" w:lastRow="0" w:firstColumn="0" w:lastColumn="0" w:oddVBand="0" w:evenVBand="0" w:oddHBand="1" w:evenHBand="0" w:firstRowFirstColumn="0" w:firstRowLastColumn="0" w:lastRowFirstColumn="0" w:lastRowLastColumn="0"/>
              <w:rPr>
                <w:ins w:id="5299" w:author="Phạm Quang Thịnh" w:date="2019-07-05T22:01:00Z"/>
              </w:rPr>
            </w:pPr>
            <w:ins w:id="5300" w:author="Hứa Văn Tuấn Anh" w:date="2019-07-05T23:15:00Z">
              <w:r>
                <w:rPr>
                  <w:lang w:val="vi-VN"/>
                </w:rPr>
                <w:t>*</w:t>
              </w:r>
            </w:ins>
          </w:p>
        </w:tc>
      </w:tr>
      <w:tr w:rsidR="00CC20C0" w14:paraId="001CDA2D" w14:textId="77777777" w:rsidTr="0015558D">
        <w:trPr>
          <w:ins w:id="530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9270669" w14:textId="77777777" w:rsidR="00CC20C0" w:rsidRPr="00056D0E" w:rsidRDefault="00CC20C0" w:rsidP="00CC20C0">
            <w:pPr>
              <w:pStyle w:val="oancuaDanhsach"/>
              <w:numPr>
                <w:ilvl w:val="0"/>
                <w:numId w:val="68"/>
              </w:numPr>
              <w:rPr>
                <w:ins w:id="5302" w:author="Phạm Quang Thịnh" w:date="2019-07-05T22:01:00Z"/>
              </w:rPr>
            </w:pPr>
            <w:ins w:id="5303" w:author="Phạm Quang Thịnh" w:date="2019-07-05T22:01:00Z">
              <w:r w:rsidRPr="00056D0E">
                <w:t>Kiểm tra thao tác thêm khi nhập đúng</w:t>
              </w:r>
            </w:ins>
          </w:p>
        </w:tc>
        <w:tc>
          <w:tcPr>
            <w:tcW w:w="985" w:type="dxa"/>
          </w:tcPr>
          <w:p w14:paraId="492DE0FB" w14:textId="34A00335" w:rsidR="00CC20C0" w:rsidRDefault="00CC20C0" w:rsidP="00CC20C0">
            <w:pPr>
              <w:cnfStyle w:val="000000000000" w:firstRow="0" w:lastRow="0" w:firstColumn="0" w:lastColumn="0" w:oddVBand="0" w:evenVBand="0" w:oddHBand="0" w:evenHBand="0" w:firstRowFirstColumn="0" w:firstRowLastColumn="0" w:lastRowFirstColumn="0" w:lastRowLastColumn="0"/>
              <w:rPr>
                <w:ins w:id="5304" w:author="Phạm Quang Thịnh" w:date="2019-07-05T22:01:00Z"/>
              </w:rPr>
            </w:pPr>
            <w:ins w:id="5305" w:author="Hứa Văn Tuấn Anh" w:date="2019-07-05T23:15:00Z">
              <w:r>
                <w:rPr>
                  <w:lang w:val="vi-VN"/>
                </w:rPr>
                <w:t>*</w:t>
              </w:r>
            </w:ins>
          </w:p>
        </w:tc>
      </w:tr>
      <w:tr w:rsidR="00CC20C0" w14:paraId="6B3155B1" w14:textId="77777777" w:rsidTr="0015558D">
        <w:trPr>
          <w:cnfStyle w:val="000000100000" w:firstRow="0" w:lastRow="0" w:firstColumn="0" w:lastColumn="0" w:oddVBand="0" w:evenVBand="0" w:oddHBand="1" w:evenHBand="0" w:firstRowFirstColumn="0" w:firstRowLastColumn="0" w:lastRowFirstColumn="0" w:lastRowLastColumn="0"/>
          <w:ins w:id="530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DEA8D6B" w14:textId="77777777" w:rsidR="00CC20C0" w:rsidRPr="00056D0E" w:rsidRDefault="00CC20C0" w:rsidP="00CC20C0">
            <w:pPr>
              <w:pStyle w:val="oancuaDanhsach"/>
              <w:numPr>
                <w:ilvl w:val="0"/>
                <w:numId w:val="68"/>
              </w:numPr>
              <w:rPr>
                <w:ins w:id="5307" w:author="Phạm Quang Thịnh" w:date="2019-07-05T22:01:00Z"/>
              </w:rPr>
            </w:pPr>
            <w:ins w:id="5308" w:author="Phạm Quang Thịnh" w:date="2019-07-05T22:01:00Z">
              <w:r w:rsidRPr="00056D0E">
                <w:t>Kiểm tra form sau khi thêm</w:t>
              </w:r>
            </w:ins>
          </w:p>
        </w:tc>
        <w:tc>
          <w:tcPr>
            <w:tcW w:w="985" w:type="dxa"/>
          </w:tcPr>
          <w:p w14:paraId="5A402DFE" w14:textId="79A7DF51" w:rsidR="00CC20C0" w:rsidRDefault="00CC20C0" w:rsidP="00CC20C0">
            <w:pPr>
              <w:cnfStyle w:val="000000100000" w:firstRow="0" w:lastRow="0" w:firstColumn="0" w:lastColumn="0" w:oddVBand="0" w:evenVBand="0" w:oddHBand="1" w:evenHBand="0" w:firstRowFirstColumn="0" w:firstRowLastColumn="0" w:lastRowFirstColumn="0" w:lastRowLastColumn="0"/>
              <w:rPr>
                <w:ins w:id="5309" w:author="Phạm Quang Thịnh" w:date="2019-07-05T22:01:00Z"/>
              </w:rPr>
            </w:pPr>
            <w:ins w:id="5310" w:author="Hứa Văn Tuấn Anh" w:date="2019-07-05T23:15:00Z">
              <w:r>
                <w:rPr>
                  <w:lang w:val="vi-VN"/>
                </w:rPr>
                <w:t>*</w:t>
              </w:r>
            </w:ins>
          </w:p>
        </w:tc>
      </w:tr>
      <w:tr w:rsidR="00CC20C0" w14:paraId="496CA532" w14:textId="77777777" w:rsidTr="0015558D">
        <w:trPr>
          <w:ins w:id="531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EB16122" w14:textId="77777777" w:rsidR="00CC20C0" w:rsidRPr="00056D0E" w:rsidRDefault="00CC20C0" w:rsidP="00CC20C0">
            <w:pPr>
              <w:pStyle w:val="oancuaDanhsach"/>
              <w:numPr>
                <w:ilvl w:val="0"/>
                <w:numId w:val="68"/>
              </w:numPr>
              <w:rPr>
                <w:ins w:id="5312" w:author="Phạm Quang Thịnh" w:date="2019-07-05T22:01:00Z"/>
              </w:rPr>
            </w:pPr>
            <w:ins w:id="5313" w:author="Phạm Quang Thịnh" w:date="2019-07-05T22:01:00Z">
              <w:r w:rsidRPr="00056D0E">
                <w:t>Kiểm tra database sau khi thêm</w:t>
              </w:r>
            </w:ins>
          </w:p>
        </w:tc>
        <w:tc>
          <w:tcPr>
            <w:tcW w:w="985" w:type="dxa"/>
          </w:tcPr>
          <w:p w14:paraId="55E83CAD" w14:textId="382F292D" w:rsidR="00CC20C0" w:rsidRDefault="00CC20C0" w:rsidP="00CC20C0">
            <w:pPr>
              <w:cnfStyle w:val="000000000000" w:firstRow="0" w:lastRow="0" w:firstColumn="0" w:lastColumn="0" w:oddVBand="0" w:evenVBand="0" w:oddHBand="0" w:evenHBand="0" w:firstRowFirstColumn="0" w:firstRowLastColumn="0" w:lastRowFirstColumn="0" w:lastRowLastColumn="0"/>
              <w:rPr>
                <w:ins w:id="5314" w:author="Phạm Quang Thịnh" w:date="2019-07-05T22:01:00Z"/>
              </w:rPr>
            </w:pPr>
            <w:ins w:id="5315" w:author="Hứa Văn Tuấn Anh" w:date="2019-07-05T23:15:00Z">
              <w:r>
                <w:rPr>
                  <w:lang w:val="vi-VN"/>
                </w:rPr>
                <w:t>*</w:t>
              </w:r>
            </w:ins>
          </w:p>
        </w:tc>
      </w:tr>
      <w:tr w:rsidR="00CC20C0" w14:paraId="6D96FB1E" w14:textId="77777777" w:rsidTr="0015558D">
        <w:trPr>
          <w:cnfStyle w:val="000000100000" w:firstRow="0" w:lastRow="0" w:firstColumn="0" w:lastColumn="0" w:oddVBand="0" w:evenVBand="0" w:oddHBand="1" w:evenHBand="0" w:firstRowFirstColumn="0" w:firstRowLastColumn="0" w:lastRowFirstColumn="0" w:lastRowLastColumn="0"/>
          <w:ins w:id="531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80A3BAA" w14:textId="77777777" w:rsidR="00CC20C0" w:rsidRPr="00056D0E" w:rsidRDefault="00CC20C0" w:rsidP="00CC20C0">
            <w:pPr>
              <w:pStyle w:val="oancuaDanhsach"/>
              <w:numPr>
                <w:ilvl w:val="0"/>
                <w:numId w:val="68"/>
              </w:numPr>
              <w:rPr>
                <w:ins w:id="5317" w:author="Phạm Quang Thịnh" w:date="2019-07-05T22:01:00Z"/>
              </w:rPr>
            </w:pPr>
            <w:ins w:id="5318" w:author="Phạm Quang Thịnh" w:date="2019-07-05T22:01:00Z">
              <w:r w:rsidRPr="00056D0E">
                <w:t>Kiểm tra khi bấm nút thêm nhiều lần</w:t>
              </w:r>
            </w:ins>
          </w:p>
        </w:tc>
        <w:tc>
          <w:tcPr>
            <w:tcW w:w="985" w:type="dxa"/>
          </w:tcPr>
          <w:p w14:paraId="6B9FD40E" w14:textId="044B7BD8" w:rsidR="00CC20C0" w:rsidRDefault="00CC20C0" w:rsidP="00CC20C0">
            <w:pPr>
              <w:cnfStyle w:val="000000100000" w:firstRow="0" w:lastRow="0" w:firstColumn="0" w:lastColumn="0" w:oddVBand="0" w:evenVBand="0" w:oddHBand="1" w:evenHBand="0" w:firstRowFirstColumn="0" w:firstRowLastColumn="0" w:lastRowFirstColumn="0" w:lastRowLastColumn="0"/>
              <w:rPr>
                <w:ins w:id="5319" w:author="Phạm Quang Thịnh" w:date="2019-07-05T22:01:00Z"/>
              </w:rPr>
            </w:pPr>
            <w:ins w:id="5320" w:author="Hứa Văn Tuấn Anh" w:date="2019-07-05T23:15:00Z">
              <w:r>
                <w:rPr>
                  <w:lang w:val="vi-VN"/>
                </w:rPr>
                <w:t>*</w:t>
              </w:r>
            </w:ins>
          </w:p>
        </w:tc>
      </w:tr>
      <w:tr w:rsidR="00CC20C0" w14:paraId="335B0B59" w14:textId="77777777" w:rsidTr="0015558D">
        <w:trPr>
          <w:ins w:id="532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42CAC9A" w14:textId="77777777" w:rsidR="00CC20C0" w:rsidRPr="00056D0E" w:rsidRDefault="00CC20C0" w:rsidP="00CC20C0">
            <w:pPr>
              <w:pStyle w:val="oancuaDanhsach"/>
              <w:numPr>
                <w:ilvl w:val="0"/>
                <w:numId w:val="68"/>
              </w:numPr>
              <w:rPr>
                <w:ins w:id="5322" w:author="Phạm Quang Thịnh" w:date="2019-07-05T22:01:00Z"/>
              </w:rPr>
            </w:pPr>
            <w:ins w:id="5323" w:author="Phạm Quang Thịnh" w:date="2019-07-05T22:01:00Z">
              <w:r w:rsidRPr="00056D0E">
                <w:t>Kiểm tra thông báo lỗi</w:t>
              </w:r>
            </w:ins>
          </w:p>
        </w:tc>
        <w:tc>
          <w:tcPr>
            <w:tcW w:w="985" w:type="dxa"/>
          </w:tcPr>
          <w:p w14:paraId="50E66FC7" w14:textId="5EDAAE70" w:rsidR="00CC20C0" w:rsidRDefault="00CC20C0" w:rsidP="00CC20C0">
            <w:pPr>
              <w:cnfStyle w:val="000000000000" w:firstRow="0" w:lastRow="0" w:firstColumn="0" w:lastColumn="0" w:oddVBand="0" w:evenVBand="0" w:oddHBand="0" w:evenHBand="0" w:firstRowFirstColumn="0" w:firstRowLastColumn="0" w:lastRowFirstColumn="0" w:lastRowLastColumn="0"/>
              <w:rPr>
                <w:ins w:id="5324" w:author="Phạm Quang Thịnh" w:date="2019-07-05T22:01:00Z"/>
              </w:rPr>
            </w:pPr>
            <w:ins w:id="5325" w:author="Hứa Văn Tuấn Anh" w:date="2019-07-05T23:15:00Z">
              <w:r>
                <w:rPr>
                  <w:lang w:val="vi-VN"/>
                </w:rPr>
                <w:t>*</w:t>
              </w:r>
            </w:ins>
          </w:p>
        </w:tc>
      </w:tr>
      <w:tr w:rsidR="00C814E6" w14:paraId="68E3D850" w14:textId="77777777" w:rsidTr="0015558D">
        <w:trPr>
          <w:cnfStyle w:val="000000100000" w:firstRow="0" w:lastRow="0" w:firstColumn="0" w:lastColumn="0" w:oddVBand="0" w:evenVBand="0" w:oddHBand="1" w:evenHBand="0" w:firstRowFirstColumn="0" w:firstRowLastColumn="0" w:lastRowFirstColumn="0" w:lastRowLastColumn="0"/>
          <w:ins w:id="532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6CF17F1" w14:textId="77777777" w:rsidR="00C814E6" w:rsidRPr="00056D0E" w:rsidRDefault="00C814E6" w:rsidP="0015558D">
            <w:pPr>
              <w:rPr>
                <w:ins w:id="5327" w:author="Phạm Quang Thịnh" w:date="2019-07-05T22:01:00Z"/>
                <w:b w:val="0"/>
                <w:sz w:val="24"/>
              </w:rPr>
            </w:pPr>
            <w:ins w:id="5328" w:author="Phạm Quang Thịnh" w:date="2019-07-05T22:01:00Z">
              <w:r w:rsidRPr="00056D0E">
                <w:rPr>
                  <w:b w:val="0"/>
                  <w:sz w:val="24"/>
                </w:rPr>
                <w:t>Sửa</w:t>
              </w:r>
            </w:ins>
          </w:p>
        </w:tc>
        <w:tc>
          <w:tcPr>
            <w:tcW w:w="985" w:type="dxa"/>
          </w:tcPr>
          <w:p w14:paraId="11D664C0"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329" w:author="Phạm Quang Thịnh" w:date="2019-07-05T22:01:00Z"/>
              </w:rPr>
            </w:pPr>
          </w:p>
        </w:tc>
      </w:tr>
      <w:tr w:rsidR="00CC20C0" w14:paraId="21E1EBBF" w14:textId="77777777" w:rsidTr="0015558D">
        <w:trPr>
          <w:ins w:id="533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7EE689B" w14:textId="77777777" w:rsidR="00CC20C0" w:rsidRPr="00056D0E" w:rsidRDefault="00CC20C0" w:rsidP="00CC20C0">
            <w:pPr>
              <w:pStyle w:val="oancuaDanhsach"/>
              <w:numPr>
                <w:ilvl w:val="0"/>
                <w:numId w:val="69"/>
              </w:numPr>
              <w:rPr>
                <w:ins w:id="5331" w:author="Phạm Quang Thịnh" w:date="2019-07-05T22:01:00Z"/>
              </w:rPr>
            </w:pPr>
            <w:ins w:id="5332" w:author="Phạm Quang Thịnh" w:date="2019-07-05T22:01:00Z">
              <w:r w:rsidRPr="00056D0E">
                <w:t>Kiểm tra trạng thái nút sửa khi chưa nhập</w:t>
              </w:r>
            </w:ins>
          </w:p>
        </w:tc>
        <w:tc>
          <w:tcPr>
            <w:tcW w:w="985" w:type="dxa"/>
          </w:tcPr>
          <w:p w14:paraId="602FB93B" w14:textId="0F63BF28" w:rsidR="00CC20C0" w:rsidRDefault="00CC20C0" w:rsidP="00CC20C0">
            <w:pPr>
              <w:cnfStyle w:val="000000000000" w:firstRow="0" w:lastRow="0" w:firstColumn="0" w:lastColumn="0" w:oddVBand="0" w:evenVBand="0" w:oddHBand="0" w:evenHBand="0" w:firstRowFirstColumn="0" w:firstRowLastColumn="0" w:lastRowFirstColumn="0" w:lastRowLastColumn="0"/>
              <w:rPr>
                <w:ins w:id="5333" w:author="Phạm Quang Thịnh" w:date="2019-07-05T22:01:00Z"/>
              </w:rPr>
            </w:pPr>
            <w:ins w:id="5334" w:author="Hứa Văn Tuấn Anh" w:date="2019-07-05T23:15:00Z">
              <w:r>
                <w:rPr>
                  <w:lang w:val="vi-VN"/>
                </w:rPr>
                <w:t>*</w:t>
              </w:r>
            </w:ins>
          </w:p>
        </w:tc>
      </w:tr>
      <w:tr w:rsidR="00CC20C0" w14:paraId="7FF249EA" w14:textId="77777777" w:rsidTr="0015558D">
        <w:trPr>
          <w:cnfStyle w:val="000000100000" w:firstRow="0" w:lastRow="0" w:firstColumn="0" w:lastColumn="0" w:oddVBand="0" w:evenVBand="0" w:oddHBand="1" w:evenHBand="0" w:firstRowFirstColumn="0" w:firstRowLastColumn="0" w:lastRowFirstColumn="0" w:lastRowLastColumn="0"/>
          <w:ins w:id="533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31DB3A8" w14:textId="77777777" w:rsidR="00CC20C0" w:rsidRPr="00056D0E" w:rsidRDefault="00CC20C0" w:rsidP="00CC20C0">
            <w:pPr>
              <w:pStyle w:val="oancuaDanhsach"/>
              <w:numPr>
                <w:ilvl w:val="0"/>
                <w:numId w:val="69"/>
              </w:numPr>
              <w:rPr>
                <w:ins w:id="5336" w:author="Phạm Quang Thịnh" w:date="2019-07-05T22:01:00Z"/>
              </w:rPr>
            </w:pPr>
            <w:ins w:id="5337" w:author="Phạm Quang Thịnh" w:date="2019-07-05T22:01:00Z">
              <w:r w:rsidRPr="00056D0E">
                <w:t>Kiểm tra khóa chính khi sửa</w:t>
              </w:r>
            </w:ins>
          </w:p>
        </w:tc>
        <w:tc>
          <w:tcPr>
            <w:tcW w:w="985" w:type="dxa"/>
          </w:tcPr>
          <w:p w14:paraId="558239DA" w14:textId="00A919CE" w:rsidR="00CC20C0" w:rsidRDefault="00CC20C0" w:rsidP="00CC20C0">
            <w:pPr>
              <w:cnfStyle w:val="000000100000" w:firstRow="0" w:lastRow="0" w:firstColumn="0" w:lastColumn="0" w:oddVBand="0" w:evenVBand="0" w:oddHBand="1" w:evenHBand="0" w:firstRowFirstColumn="0" w:firstRowLastColumn="0" w:lastRowFirstColumn="0" w:lastRowLastColumn="0"/>
              <w:rPr>
                <w:ins w:id="5338" w:author="Phạm Quang Thịnh" w:date="2019-07-05T22:01:00Z"/>
              </w:rPr>
            </w:pPr>
            <w:ins w:id="5339" w:author="Hứa Văn Tuấn Anh" w:date="2019-07-05T23:15:00Z">
              <w:r>
                <w:rPr>
                  <w:lang w:val="vi-VN"/>
                </w:rPr>
                <w:t>*</w:t>
              </w:r>
            </w:ins>
          </w:p>
        </w:tc>
      </w:tr>
      <w:tr w:rsidR="00CC20C0" w14:paraId="0FE29082" w14:textId="77777777" w:rsidTr="0015558D">
        <w:trPr>
          <w:ins w:id="534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D0AA187" w14:textId="77777777" w:rsidR="00CC20C0" w:rsidRPr="00056D0E" w:rsidRDefault="00CC20C0" w:rsidP="00CC20C0">
            <w:pPr>
              <w:pStyle w:val="oancuaDanhsach"/>
              <w:numPr>
                <w:ilvl w:val="0"/>
                <w:numId w:val="69"/>
              </w:numPr>
              <w:rPr>
                <w:ins w:id="5341" w:author="Phạm Quang Thịnh" w:date="2019-07-05T22:01:00Z"/>
              </w:rPr>
            </w:pPr>
            <w:ins w:id="5342" w:author="Phạm Quang Thịnh" w:date="2019-07-05T22:01:00Z">
              <w:r w:rsidRPr="00056D0E">
                <w:t>Kiểm tra thao tác sửa khi vi phạm ràng buộc</w:t>
              </w:r>
            </w:ins>
          </w:p>
        </w:tc>
        <w:tc>
          <w:tcPr>
            <w:tcW w:w="985" w:type="dxa"/>
          </w:tcPr>
          <w:p w14:paraId="6BE373E9" w14:textId="724FB71E" w:rsidR="00CC20C0" w:rsidRDefault="00CC20C0" w:rsidP="00CC20C0">
            <w:pPr>
              <w:cnfStyle w:val="000000000000" w:firstRow="0" w:lastRow="0" w:firstColumn="0" w:lastColumn="0" w:oddVBand="0" w:evenVBand="0" w:oddHBand="0" w:evenHBand="0" w:firstRowFirstColumn="0" w:firstRowLastColumn="0" w:lastRowFirstColumn="0" w:lastRowLastColumn="0"/>
              <w:rPr>
                <w:ins w:id="5343" w:author="Phạm Quang Thịnh" w:date="2019-07-05T22:01:00Z"/>
              </w:rPr>
            </w:pPr>
            <w:ins w:id="5344" w:author="Hứa Văn Tuấn Anh" w:date="2019-07-05T23:15:00Z">
              <w:r>
                <w:rPr>
                  <w:lang w:val="vi-VN"/>
                </w:rPr>
                <w:t>*</w:t>
              </w:r>
            </w:ins>
          </w:p>
        </w:tc>
      </w:tr>
      <w:tr w:rsidR="00CC20C0" w14:paraId="234CA665" w14:textId="77777777" w:rsidTr="0015558D">
        <w:trPr>
          <w:cnfStyle w:val="000000100000" w:firstRow="0" w:lastRow="0" w:firstColumn="0" w:lastColumn="0" w:oddVBand="0" w:evenVBand="0" w:oddHBand="1" w:evenHBand="0" w:firstRowFirstColumn="0" w:firstRowLastColumn="0" w:lastRowFirstColumn="0" w:lastRowLastColumn="0"/>
          <w:ins w:id="534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1CE7D35" w14:textId="77777777" w:rsidR="00CC20C0" w:rsidRPr="00056D0E" w:rsidRDefault="00CC20C0" w:rsidP="00CC20C0">
            <w:pPr>
              <w:pStyle w:val="oancuaDanhsach"/>
              <w:numPr>
                <w:ilvl w:val="0"/>
                <w:numId w:val="69"/>
              </w:numPr>
              <w:rPr>
                <w:ins w:id="5346" w:author="Phạm Quang Thịnh" w:date="2019-07-05T22:01:00Z"/>
              </w:rPr>
            </w:pPr>
            <w:ins w:id="5347" w:author="Phạm Quang Thịnh" w:date="2019-07-05T22:01:00Z">
              <w:r w:rsidRPr="00056D0E">
                <w:t>Kiểm tra thao tác sửa khi trường dữ liệu invalid</w:t>
              </w:r>
            </w:ins>
          </w:p>
        </w:tc>
        <w:tc>
          <w:tcPr>
            <w:tcW w:w="985" w:type="dxa"/>
          </w:tcPr>
          <w:p w14:paraId="69A613A6" w14:textId="7730FE72" w:rsidR="00CC20C0" w:rsidRDefault="00CC20C0" w:rsidP="00CC20C0">
            <w:pPr>
              <w:cnfStyle w:val="000000100000" w:firstRow="0" w:lastRow="0" w:firstColumn="0" w:lastColumn="0" w:oddVBand="0" w:evenVBand="0" w:oddHBand="1" w:evenHBand="0" w:firstRowFirstColumn="0" w:firstRowLastColumn="0" w:lastRowFirstColumn="0" w:lastRowLastColumn="0"/>
              <w:rPr>
                <w:ins w:id="5348" w:author="Phạm Quang Thịnh" w:date="2019-07-05T22:01:00Z"/>
              </w:rPr>
            </w:pPr>
            <w:ins w:id="5349" w:author="Hứa Văn Tuấn Anh" w:date="2019-07-05T23:15:00Z">
              <w:r>
                <w:rPr>
                  <w:lang w:val="vi-VN"/>
                </w:rPr>
                <w:t>*</w:t>
              </w:r>
            </w:ins>
          </w:p>
        </w:tc>
      </w:tr>
      <w:tr w:rsidR="00CC20C0" w14:paraId="175F33F4" w14:textId="77777777" w:rsidTr="0015558D">
        <w:trPr>
          <w:ins w:id="535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E982810" w14:textId="77777777" w:rsidR="00CC20C0" w:rsidRPr="00056D0E" w:rsidRDefault="00CC20C0" w:rsidP="00CC20C0">
            <w:pPr>
              <w:pStyle w:val="oancuaDanhsach"/>
              <w:numPr>
                <w:ilvl w:val="0"/>
                <w:numId w:val="69"/>
              </w:numPr>
              <w:rPr>
                <w:ins w:id="5351" w:author="Phạm Quang Thịnh" w:date="2019-07-05T22:01:00Z"/>
              </w:rPr>
            </w:pPr>
            <w:ins w:id="5352" w:author="Phạm Quang Thịnh" w:date="2019-07-05T22:01:00Z">
              <w:r w:rsidRPr="00056D0E">
                <w:t>Kiểm tra thao tác sửa khi trường dữ liệu vượt max length</w:t>
              </w:r>
            </w:ins>
          </w:p>
        </w:tc>
        <w:tc>
          <w:tcPr>
            <w:tcW w:w="985" w:type="dxa"/>
          </w:tcPr>
          <w:p w14:paraId="3E45D092" w14:textId="2D9E4D3B" w:rsidR="00CC20C0" w:rsidRDefault="00CC20C0" w:rsidP="00CC20C0">
            <w:pPr>
              <w:cnfStyle w:val="000000000000" w:firstRow="0" w:lastRow="0" w:firstColumn="0" w:lastColumn="0" w:oddVBand="0" w:evenVBand="0" w:oddHBand="0" w:evenHBand="0" w:firstRowFirstColumn="0" w:firstRowLastColumn="0" w:lastRowFirstColumn="0" w:lastRowLastColumn="0"/>
              <w:rPr>
                <w:ins w:id="5353" w:author="Phạm Quang Thịnh" w:date="2019-07-05T22:01:00Z"/>
              </w:rPr>
            </w:pPr>
            <w:ins w:id="5354" w:author="Hứa Văn Tuấn Anh" w:date="2019-07-05T23:15:00Z">
              <w:r>
                <w:rPr>
                  <w:lang w:val="vi-VN"/>
                </w:rPr>
                <w:t>*</w:t>
              </w:r>
            </w:ins>
          </w:p>
        </w:tc>
      </w:tr>
      <w:tr w:rsidR="00CC20C0" w14:paraId="0FC49BF4" w14:textId="77777777" w:rsidTr="0015558D">
        <w:trPr>
          <w:cnfStyle w:val="000000100000" w:firstRow="0" w:lastRow="0" w:firstColumn="0" w:lastColumn="0" w:oddVBand="0" w:evenVBand="0" w:oddHBand="1" w:evenHBand="0" w:firstRowFirstColumn="0" w:firstRowLastColumn="0" w:lastRowFirstColumn="0" w:lastRowLastColumn="0"/>
          <w:ins w:id="535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A58D2FC" w14:textId="77777777" w:rsidR="00CC20C0" w:rsidRPr="00056D0E" w:rsidRDefault="00CC20C0" w:rsidP="00CC20C0">
            <w:pPr>
              <w:pStyle w:val="oancuaDanhsach"/>
              <w:numPr>
                <w:ilvl w:val="0"/>
                <w:numId w:val="69"/>
              </w:numPr>
              <w:rPr>
                <w:ins w:id="5356" w:author="Phạm Quang Thịnh" w:date="2019-07-05T22:01:00Z"/>
              </w:rPr>
            </w:pPr>
            <w:ins w:id="5357" w:author="Phạm Quang Thịnh" w:date="2019-07-05T22:01:00Z">
              <w:r w:rsidRPr="00056D0E">
                <w:t>Kiểm tra thao tác sửa khi nhập đúng</w:t>
              </w:r>
            </w:ins>
          </w:p>
        </w:tc>
        <w:tc>
          <w:tcPr>
            <w:tcW w:w="985" w:type="dxa"/>
          </w:tcPr>
          <w:p w14:paraId="7CA2E1FD" w14:textId="2D05A6FA" w:rsidR="00CC20C0" w:rsidRDefault="00CC20C0" w:rsidP="00CC20C0">
            <w:pPr>
              <w:cnfStyle w:val="000000100000" w:firstRow="0" w:lastRow="0" w:firstColumn="0" w:lastColumn="0" w:oddVBand="0" w:evenVBand="0" w:oddHBand="1" w:evenHBand="0" w:firstRowFirstColumn="0" w:firstRowLastColumn="0" w:lastRowFirstColumn="0" w:lastRowLastColumn="0"/>
              <w:rPr>
                <w:ins w:id="5358" w:author="Phạm Quang Thịnh" w:date="2019-07-05T22:01:00Z"/>
              </w:rPr>
            </w:pPr>
            <w:ins w:id="5359" w:author="Hứa Văn Tuấn Anh" w:date="2019-07-05T23:15:00Z">
              <w:r>
                <w:rPr>
                  <w:lang w:val="vi-VN"/>
                </w:rPr>
                <w:t>*</w:t>
              </w:r>
            </w:ins>
          </w:p>
        </w:tc>
      </w:tr>
      <w:tr w:rsidR="00CC20C0" w14:paraId="519C4CBC" w14:textId="77777777" w:rsidTr="0015558D">
        <w:trPr>
          <w:ins w:id="536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49F88A1" w14:textId="77777777" w:rsidR="00CC20C0" w:rsidRPr="00056D0E" w:rsidRDefault="00CC20C0" w:rsidP="00CC20C0">
            <w:pPr>
              <w:pStyle w:val="oancuaDanhsach"/>
              <w:numPr>
                <w:ilvl w:val="0"/>
                <w:numId w:val="69"/>
              </w:numPr>
              <w:rPr>
                <w:ins w:id="5361" w:author="Phạm Quang Thịnh" w:date="2019-07-05T22:01:00Z"/>
              </w:rPr>
            </w:pPr>
            <w:ins w:id="5362" w:author="Phạm Quang Thịnh" w:date="2019-07-05T22:01:00Z">
              <w:r w:rsidRPr="00056D0E">
                <w:t>Kiểm tra form sau khi sửa</w:t>
              </w:r>
            </w:ins>
          </w:p>
        </w:tc>
        <w:tc>
          <w:tcPr>
            <w:tcW w:w="985" w:type="dxa"/>
          </w:tcPr>
          <w:p w14:paraId="774949AC" w14:textId="4CE396CB" w:rsidR="00CC20C0" w:rsidRDefault="00CC20C0" w:rsidP="00CC20C0">
            <w:pPr>
              <w:cnfStyle w:val="000000000000" w:firstRow="0" w:lastRow="0" w:firstColumn="0" w:lastColumn="0" w:oddVBand="0" w:evenVBand="0" w:oddHBand="0" w:evenHBand="0" w:firstRowFirstColumn="0" w:firstRowLastColumn="0" w:lastRowFirstColumn="0" w:lastRowLastColumn="0"/>
              <w:rPr>
                <w:ins w:id="5363" w:author="Phạm Quang Thịnh" w:date="2019-07-05T22:01:00Z"/>
              </w:rPr>
            </w:pPr>
            <w:ins w:id="5364" w:author="Hứa Văn Tuấn Anh" w:date="2019-07-05T23:15:00Z">
              <w:r>
                <w:rPr>
                  <w:lang w:val="vi-VN"/>
                </w:rPr>
                <w:t>*</w:t>
              </w:r>
            </w:ins>
          </w:p>
        </w:tc>
      </w:tr>
      <w:tr w:rsidR="00CC20C0" w14:paraId="47DF02C4" w14:textId="77777777" w:rsidTr="0015558D">
        <w:trPr>
          <w:cnfStyle w:val="000000100000" w:firstRow="0" w:lastRow="0" w:firstColumn="0" w:lastColumn="0" w:oddVBand="0" w:evenVBand="0" w:oddHBand="1" w:evenHBand="0" w:firstRowFirstColumn="0" w:firstRowLastColumn="0" w:lastRowFirstColumn="0" w:lastRowLastColumn="0"/>
          <w:ins w:id="536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438AEDF" w14:textId="77777777" w:rsidR="00CC20C0" w:rsidRPr="00056D0E" w:rsidRDefault="00CC20C0" w:rsidP="00CC20C0">
            <w:pPr>
              <w:pStyle w:val="oancuaDanhsach"/>
              <w:numPr>
                <w:ilvl w:val="0"/>
                <w:numId w:val="69"/>
              </w:numPr>
              <w:rPr>
                <w:ins w:id="5366" w:author="Phạm Quang Thịnh" w:date="2019-07-05T22:01:00Z"/>
              </w:rPr>
            </w:pPr>
            <w:ins w:id="5367" w:author="Phạm Quang Thịnh" w:date="2019-07-05T22:01:00Z">
              <w:r w:rsidRPr="00056D0E">
                <w:t>Kiểm tra database sau khi sửa</w:t>
              </w:r>
            </w:ins>
          </w:p>
        </w:tc>
        <w:tc>
          <w:tcPr>
            <w:tcW w:w="985" w:type="dxa"/>
          </w:tcPr>
          <w:p w14:paraId="3D999467" w14:textId="521CB8A5" w:rsidR="00CC20C0" w:rsidRDefault="00CC20C0" w:rsidP="00CC20C0">
            <w:pPr>
              <w:cnfStyle w:val="000000100000" w:firstRow="0" w:lastRow="0" w:firstColumn="0" w:lastColumn="0" w:oddVBand="0" w:evenVBand="0" w:oddHBand="1" w:evenHBand="0" w:firstRowFirstColumn="0" w:firstRowLastColumn="0" w:lastRowFirstColumn="0" w:lastRowLastColumn="0"/>
              <w:rPr>
                <w:ins w:id="5368" w:author="Phạm Quang Thịnh" w:date="2019-07-05T22:01:00Z"/>
              </w:rPr>
            </w:pPr>
            <w:ins w:id="5369" w:author="Hứa Văn Tuấn Anh" w:date="2019-07-05T23:15:00Z">
              <w:r>
                <w:rPr>
                  <w:lang w:val="vi-VN"/>
                </w:rPr>
                <w:t>*</w:t>
              </w:r>
            </w:ins>
          </w:p>
        </w:tc>
      </w:tr>
      <w:tr w:rsidR="00CC20C0" w14:paraId="378E3181" w14:textId="77777777" w:rsidTr="0015558D">
        <w:trPr>
          <w:ins w:id="537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17A00C1" w14:textId="77777777" w:rsidR="00CC20C0" w:rsidRPr="00056D0E" w:rsidRDefault="00CC20C0" w:rsidP="00CC20C0">
            <w:pPr>
              <w:pStyle w:val="oancuaDanhsach"/>
              <w:numPr>
                <w:ilvl w:val="0"/>
                <w:numId w:val="69"/>
              </w:numPr>
              <w:rPr>
                <w:ins w:id="5371" w:author="Phạm Quang Thịnh" w:date="2019-07-05T22:01:00Z"/>
              </w:rPr>
            </w:pPr>
            <w:ins w:id="5372" w:author="Phạm Quang Thịnh" w:date="2019-07-05T22:01:00Z">
              <w:r w:rsidRPr="00056D0E">
                <w:t>Kiểm tra thông báo lỗi</w:t>
              </w:r>
            </w:ins>
          </w:p>
        </w:tc>
        <w:tc>
          <w:tcPr>
            <w:tcW w:w="985" w:type="dxa"/>
          </w:tcPr>
          <w:p w14:paraId="507BC700" w14:textId="32E4760C" w:rsidR="00CC20C0" w:rsidRDefault="00CC20C0" w:rsidP="00CC20C0">
            <w:pPr>
              <w:cnfStyle w:val="000000000000" w:firstRow="0" w:lastRow="0" w:firstColumn="0" w:lastColumn="0" w:oddVBand="0" w:evenVBand="0" w:oddHBand="0" w:evenHBand="0" w:firstRowFirstColumn="0" w:firstRowLastColumn="0" w:lastRowFirstColumn="0" w:lastRowLastColumn="0"/>
              <w:rPr>
                <w:ins w:id="5373" w:author="Phạm Quang Thịnh" w:date="2019-07-05T22:01:00Z"/>
              </w:rPr>
            </w:pPr>
            <w:ins w:id="5374" w:author="Hứa Văn Tuấn Anh" w:date="2019-07-05T23:15:00Z">
              <w:r>
                <w:rPr>
                  <w:lang w:val="vi-VN"/>
                </w:rPr>
                <w:t>*</w:t>
              </w:r>
            </w:ins>
          </w:p>
        </w:tc>
      </w:tr>
      <w:tr w:rsidR="00C814E6" w14:paraId="1751DE12" w14:textId="77777777" w:rsidTr="0015558D">
        <w:trPr>
          <w:cnfStyle w:val="000000100000" w:firstRow="0" w:lastRow="0" w:firstColumn="0" w:lastColumn="0" w:oddVBand="0" w:evenVBand="0" w:oddHBand="1" w:evenHBand="0" w:firstRowFirstColumn="0" w:firstRowLastColumn="0" w:lastRowFirstColumn="0" w:lastRowLastColumn="0"/>
          <w:ins w:id="537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50DE7EB" w14:textId="77777777" w:rsidR="00C814E6" w:rsidRPr="00056D0E" w:rsidRDefault="00C814E6" w:rsidP="0015558D">
            <w:pPr>
              <w:rPr>
                <w:ins w:id="5376" w:author="Phạm Quang Thịnh" w:date="2019-07-05T22:01:00Z"/>
                <w:b w:val="0"/>
              </w:rPr>
            </w:pPr>
            <w:ins w:id="5377" w:author="Phạm Quang Thịnh" w:date="2019-07-05T22:01:00Z">
              <w:r w:rsidRPr="00056D0E">
                <w:rPr>
                  <w:b w:val="0"/>
                  <w:sz w:val="24"/>
                </w:rPr>
                <w:t>Xóa</w:t>
              </w:r>
            </w:ins>
          </w:p>
        </w:tc>
        <w:tc>
          <w:tcPr>
            <w:tcW w:w="985" w:type="dxa"/>
          </w:tcPr>
          <w:p w14:paraId="61871C34"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378" w:author="Phạm Quang Thịnh" w:date="2019-07-05T22:01:00Z"/>
              </w:rPr>
            </w:pPr>
          </w:p>
        </w:tc>
      </w:tr>
      <w:tr w:rsidR="00CC20C0" w14:paraId="4F092B58" w14:textId="77777777" w:rsidTr="0015558D">
        <w:trPr>
          <w:ins w:id="537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AC11096" w14:textId="77777777" w:rsidR="00CC20C0" w:rsidRPr="00056D0E" w:rsidRDefault="00CC20C0" w:rsidP="00CC20C0">
            <w:pPr>
              <w:pStyle w:val="oancuaDanhsach"/>
              <w:numPr>
                <w:ilvl w:val="0"/>
                <w:numId w:val="70"/>
              </w:numPr>
              <w:rPr>
                <w:ins w:id="5380" w:author="Phạm Quang Thịnh" w:date="2019-07-05T22:01:00Z"/>
              </w:rPr>
            </w:pPr>
            <w:ins w:id="5381" w:author="Phạm Quang Thịnh" w:date="2019-07-05T22:01:00Z">
              <w:r w:rsidRPr="00056D0E">
                <w:t>Kiểm tra trạng thái nút xóa</w:t>
              </w:r>
              <w:r>
                <w:t>/menu xóa</w:t>
              </w:r>
              <w:r w:rsidRPr="00056D0E">
                <w:t xml:space="preserve"> khi chưa có dữ liệu</w:t>
              </w:r>
            </w:ins>
          </w:p>
        </w:tc>
        <w:tc>
          <w:tcPr>
            <w:tcW w:w="985" w:type="dxa"/>
          </w:tcPr>
          <w:p w14:paraId="1BA61F3D" w14:textId="045C378F" w:rsidR="00CC20C0" w:rsidRDefault="00CC20C0" w:rsidP="00CC20C0">
            <w:pPr>
              <w:cnfStyle w:val="000000000000" w:firstRow="0" w:lastRow="0" w:firstColumn="0" w:lastColumn="0" w:oddVBand="0" w:evenVBand="0" w:oddHBand="0" w:evenHBand="0" w:firstRowFirstColumn="0" w:firstRowLastColumn="0" w:lastRowFirstColumn="0" w:lastRowLastColumn="0"/>
              <w:rPr>
                <w:ins w:id="5382" w:author="Phạm Quang Thịnh" w:date="2019-07-05T22:01:00Z"/>
              </w:rPr>
            </w:pPr>
            <w:ins w:id="5383" w:author="Hứa Văn Tuấn Anh" w:date="2019-07-05T23:15:00Z">
              <w:r>
                <w:rPr>
                  <w:lang w:val="vi-VN"/>
                </w:rPr>
                <w:t>*</w:t>
              </w:r>
            </w:ins>
          </w:p>
        </w:tc>
      </w:tr>
      <w:tr w:rsidR="00CC20C0" w14:paraId="75FCF5FF" w14:textId="77777777" w:rsidTr="0015558D">
        <w:trPr>
          <w:cnfStyle w:val="000000100000" w:firstRow="0" w:lastRow="0" w:firstColumn="0" w:lastColumn="0" w:oddVBand="0" w:evenVBand="0" w:oddHBand="1" w:evenHBand="0" w:firstRowFirstColumn="0" w:firstRowLastColumn="0" w:lastRowFirstColumn="0" w:lastRowLastColumn="0"/>
          <w:ins w:id="538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DD0B40C" w14:textId="77777777" w:rsidR="00CC20C0" w:rsidRPr="00056D0E" w:rsidRDefault="00CC20C0" w:rsidP="00CC20C0">
            <w:pPr>
              <w:pStyle w:val="oancuaDanhsach"/>
              <w:numPr>
                <w:ilvl w:val="0"/>
                <w:numId w:val="70"/>
              </w:numPr>
              <w:rPr>
                <w:ins w:id="5385" w:author="Phạm Quang Thịnh" w:date="2019-07-05T22:01:00Z"/>
              </w:rPr>
            </w:pPr>
            <w:ins w:id="5386" w:author="Phạm Quang Thịnh" w:date="2019-07-05T22:01:00Z">
              <w:r w:rsidRPr="00056D0E">
                <w:t>Kiểm tra thao tác xóa khi sai khóa chính</w:t>
              </w:r>
            </w:ins>
          </w:p>
        </w:tc>
        <w:tc>
          <w:tcPr>
            <w:tcW w:w="985" w:type="dxa"/>
          </w:tcPr>
          <w:p w14:paraId="3A980B79" w14:textId="60CC2D35" w:rsidR="00CC20C0" w:rsidRDefault="00CC20C0" w:rsidP="00CC20C0">
            <w:pPr>
              <w:cnfStyle w:val="000000100000" w:firstRow="0" w:lastRow="0" w:firstColumn="0" w:lastColumn="0" w:oddVBand="0" w:evenVBand="0" w:oddHBand="1" w:evenHBand="0" w:firstRowFirstColumn="0" w:firstRowLastColumn="0" w:lastRowFirstColumn="0" w:lastRowLastColumn="0"/>
              <w:rPr>
                <w:ins w:id="5387" w:author="Phạm Quang Thịnh" w:date="2019-07-05T22:01:00Z"/>
              </w:rPr>
            </w:pPr>
            <w:ins w:id="5388" w:author="Hứa Văn Tuấn Anh" w:date="2019-07-05T23:15:00Z">
              <w:r>
                <w:rPr>
                  <w:lang w:val="vi-VN"/>
                </w:rPr>
                <w:t>*</w:t>
              </w:r>
            </w:ins>
          </w:p>
        </w:tc>
      </w:tr>
      <w:tr w:rsidR="00CC20C0" w14:paraId="3B233459" w14:textId="77777777" w:rsidTr="0015558D">
        <w:trPr>
          <w:ins w:id="538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4763E10" w14:textId="77777777" w:rsidR="00CC20C0" w:rsidRPr="00056D0E" w:rsidRDefault="00CC20C0" w:rsidP="00CC20C0">
            <w:pPr>
              <w:pStyle w:val="oancuaDanhsach"/>
              <w:numPr>
                <w:ilvl w:val="0"/>
                <w:numId w:val="70"/>
              </w:numPr>
              <w:rPr>
                <w:ins w:id="5390" w:author="Phạm Quang Thịnh" w:date="2019-07-05T22:01:00Z"/>
              </w:rPr>
            </w:pPr>
            <w:ins w:id="5391" w:author="Phạm Quang Thịnh" w:date="2019-07-05T22:01:00Z">
              <w:r w:rsidRPr="00056D0E">
                <w:t>Kiểm tra thao tác xóa khi vi phạm ràng buộc</w:t>
              </w:r>
            </w:ins>
          </w:p>
        </w:tc>
        <w:tc>
          <w:tcPr>
            <w:tcW w:w="985" w:type="dxa"/>
          </w:tcPr>
          <w:p w14:paraId="47379A31" w14:textId="13EF364E" w:rsidR="00CC20C0" w:rsidRDefault="00CC20C0" w:rsidP="00CC20C0">
            <w:pPr>
              <w:cnfStyle w:val="000000000000" w:firstRow="0" w:lastRow="0" w:firstColumn="0" w:lastColumn="0" w:oddVBand="0" w:evenVBand="0" w:oddHBand="0" w:evenHBand="0" w:firstRowFirstColumn="0" w:firstRowLastColumn="0" w:lastRowFirstColumn="0" w:lastRowLastColumn="0"/>
              <w:rPr>
                <w:ins w:id="5392" w:author="Phạm Quang Thịnh" w:date="2019-07-05T22:01:00Z"/>
              </w:rPr>
            </w:pPr>
            <w:ins w:id="5393" w:author="Hứa Văn Tuấn Anh" w:date="2019-07-05T23:15:00Z">
              <w:r>
                <w:rPr>
                  <w:lang w:val="vi-VN"/>
                </w:rPr>
                <w:t>*</w:t>
              </w:r>
            </w:ins>
          </w:p>
        </w:tc>
      </w:tr>
      <w:tr w:rsidR="00CC20C0" w14:paraId="615AEB05" w14:textId="77777777" w:rsidTr="0015558D">
        <w:trPr>
          <w:cnfStyle w:val="000000100000" w:firstRow="0" w:lastRow="0" w:firstColumn="0" w:lastColumn="0" w:oddVBand="0" w:evenVBand="0" w:oddHBand="1" w:evenHBand="0" w:firstRowFirstColumn="0" w:firstRowLastColumn="0" w:lastRowFirstColumn="0" w:lastRowLastColumn="0"/>
          <w:ins w:id="539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09C1F69" w14:textId="77777777" w:rsidR="00CC20C0" w:rsidRPr="00056D0E" w:rsidRDefault="00CC20C0" w:rsidP="00CC20C0">
            <w:pPr>
              <w:pStyle w:val="oancuaDanhsach"/>
              <w:numPr>
                <w:ilvl w:val="0"/>
                <w:numId w:val="70"/>
              </w:numPr>
              <w:rPr>
                <w:ins w:id="5395" w:author="Phạm Quang Thịnh" w:date="2019-07-05T22:01:00Z"/>
              </w:rPr>
            </w:pPr>
            <w:ins w:id="5396" w:author="Phạm Quang Thịnh" w:date="2019-07-05T22:01:00Z">
              <w:r w:rsidRPr="00056D0E">
                <w:t>Kiểm tra thao tác xóa khi trường dữ liệu invalid</w:t>
              </w:r>
            </w:ins>
          </w:p>
        </w:tc>
        <w:tc>
          <w:tcPr>
            <w:tcW w:w="985" w:type="dxa"/>
          </w:tcPr>
          <w:p w14:paraId="106DDA43" w14:textId="5B02FEF7" w:rsidR="00CC20C0" w:rsidRDefault="00CC20C0" w:rsidP="00CC20C0">
            <w:pPr>
              <w:cnfStyle w:val="000000100000" w:firstRow="0" w:lastRow="0" w:firstColumn="0" w:lastColumn="0" w:oddVBand="0" w:evenVBand="0" w:oddHBand="1" w:evenHBand="0" w:firstRowFirstColumn="0" w:firstRowLastColumn="0" w:lastRowFirstColumn="0" w:lastRowLastColumn="0"/>
              <w:rPr>
                <w:ins w:id="5397" w:author="Phạm Quang Thịnh" w:date="2019-07-05T22:01:00Z"/>
              </w:rPr>
            </w:pPr>
            <w:ins w:id="5398" w:author="Hứa Văn Tuấn Anh" w:date="2019-07-05T23:15:00Z">
              <w:r>
                <w:rPr>
                  <w:lang w:val="vi-VN"/>
                </w:rPr>
                <w:t>*</w:t>
              </w:r>
            </w:ins>
          </w:p>
        </w:tc>
      </w:tr>
      <w:tr w:rsidR="00CC20C0" w14:paraId="6A7E25C7" w14:textId="77777777" w:rsidTr="0015558D">
        <w:trPr>
          <w:ins w:id="539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7F6FEDF" w14:textId="77777777" w:rsidR="00CC20C0" w:rsidRPr="00056D0E" w:rsidRDefault="00CC20C0" w:rsidP="00CC20C0">
            <w:pPr>
              <w:pStyle w:val="oancuaDanhsach"/>
              <w:numPr>
                <w:ilvl w:val="0"/>
                <w:numId w:val="70"/>
              </w:numPr>
              <w:rPr>
                <w:ins w:id="5400" w:author="Phạm Quang Thịnh" w:date="2019-07-05T22:01:00Z"/>
              </w:rPr>
            </w:pPr>
            <w:ins w:id="5401" w:author="Phạm Quang Thịnh" w:date="2019-07-05T22:01:00Z">
              <w:r w:rsidRPr="00056D0E">
                <w:t>Kiểm tra thao tác xóa khi trường dữ liệu vượt max length</w:t>
              </w:r>
            </w:ins>
          </w:p>
        </w:tc>
        <w:tc>
          <w:tcPr>
            <w:tcW w:w="985" w:type="dxa"/>
          </w:tcPr>
          <w:p w14:paraId="599CABF8" w14:textId="1CFC1F27" w:rsidR="00CC20C0" w:rsidRDefault="00CC20C0" w:rsidP="00CC20C0">
            <w:pPr>
              <w:cnfStyle w:val="000000000000" w:firstRow="0" w:lastRow="0" w:firstColumn="0" w:lastColumn="0" w:oddVBand="0" w:evenVBand="0" w:oddHBand="0" w:evenHBand="0" w:firstRowFirstColumn="0" w:firstRowLastColumn="0" w:lastRowFirstColumn="0" w:lastRowLastColumn="0"/>
              <w:rPr>
                <w:ins w:id="5402" w:author="Phạm Quang Thịnh" w:date="2019-07-05T22:01:00Z"/>
              </w:rPr>
            </w:pPr>
            <w:ins w:id="5403" w:author="Hứa Văn Tuấn Anh" w:date="2019-07-05T23:15:00Z">
              <w:r>
                <w:rPr>
                  <w:lang w:val="vi-VN"/>
                </w:rPr>
                <w:t>*</w:t>
              </w:r>
            </w:ins>
          </w:p>
        </w:tc>
      </w:tr>
      <w:tr w:rsidR="00CC20C0" w14:paraId="723F89F8" w14:textId="77777777" w:rsidTr="0015558D">
        <w:trPr>
          <w:cnfStyle w:val="000000100000" w:firstRow="0" w:lastRow="0" w:firstColumn="0" w:lastColumn="0" w:oddVBand="0" w:evenVBand="0" w:oddHBand="1" w:evenHBand="0" w:firstRowFirstColumn="0" w:firstRowLastColumn="0" w:lastRowFirstColumn="0" w:lastRowLastColumn="0"/>
          <w:ins w:id="540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47C3796" w14:textId="77777777" w:rsidR="00CC20C0" w:rsidRPr="00056D0E" w:rsidRDefault="00CC20C0" w:rsidP="00CC20C0">
            <w:pPr>
              <w:pStyle w:val="oancuaDanhsach"/>
              <w:numPr>
                <w:ilvl w:val="0"/>
                <w:numId w:val="70"/>
              </w:numPr>
              <w:rPr>
                <w:ins w:id="5405" w:author="Phạm Quang Thịnh" w:date="2019-07-05T22:01:00Z"/>
              </w:rPr>
            </w:pPr>
            <w:ins w:id="5406" w:author="Phạm Quang Thịnh" w:date="2019-07-05T22:01:00Z">
              <w:r w:rsidRPr="00056D0E">
                <w:t>Kiểm tra thao tác xóa khi đúng khóa chính</w:t>
              </w:r>
            </w:ins>
          </w:p>
        </w:tc>
        <w:tc>
          <w:tcPr>
            <w:tcW w:w="985" w:type="dxa"/>
          </w:tcPr>
          <w:p w14:paraId="2C6D255F" w14:textId="0F43D158" w:rsidR="00CC20C0" w:rsidRDefault="00CC20C0" w:rsidP="00CC20C0">
            <w:pPr>
              <w:cnfStyle w:val="000000100000" w:firstRow="0" w:lastRow="0" w:firstColumn="0" w:lastColumn="0" w:oddVBand="0" w:evenVBand="0" w:oddHBand="1" w:evenHBand="0" w:firstRowFirstColumn="0" w:firstRowLastColumn="0" w:lastRowFirstColumn="0" w:lastRowLastColumn="0"/>
              <w:rPr>
                <w:ins w:id="5407" w:author="Phạm Quang Thịnh" w:date="2019-07-05T22:01:00Z"/>
              </w:rPr>
            </w:pPr>
            <w:ins w:id="5408" w:author="Hứa Văn Tuấn Anh" w:date="2019-07-05T23:15:00Z">
              <w:r>
                <w:rPr>
                  <w:lang w:val="vi-VN"/>
                </w:rPr>
                <w:t>*</w:t>
              </w:r>
            </w:ins>
          </w:p>
        </w:tc>
      </w:tr>
      <w:tr w:rsidR="00CC20C0" w14:paraId="6DC90753" w14:textId="77777777" w:rsidTr="0015558D">
        <w:trPr>
          <w:ins w:id="540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A9CF4D8" w14:textId="77777777" w:rsidR="00CC20C0" w:rsidRPr="00056D0E" w:rsidRDefault="00CC20C0" w:rsidP="00CC20C0">
            <w:pPr>
              <w:pStyle w:val="oancuaDanhsach"/>
              <w:numPr>
                <w:ilvl w:val="0"/>
                <w:numId w:val="70"/>
              </w:numPr>
              <w:rPr>
                <w:ins w:id="5410" w:author="Phạm Quang Thịnh" w:date="2019-07-05T22:01:00Z"/>
              </w:rPr>
            </w:pPr>
            <w:ins w:id="5411" w:author="Phạm Quang Thịnh" w:date="2019-07-05T22:01:00Z">
              <w:r w:rsidRPr="00056D0E">
                <w:t>Kiểm tra form sau khi xóa</w:t>
              </w:r>
            </w:ins>
          </w:p>
        </w:tc>
        <w:tc>
          <w:tcPr>
            <w:tcW w:w="985" w:type="dxa"/>
          </w:tcPr>
          <w:p w14:paraId="4269BEC9" w14:textId="37C2DCF5" w:rsidR="00CC20C0" w:rsidRDefault="00CC20C0" w:rsidP="00CC20C0">
            <w:pPr>
              <w:cnfStyle w:val="000000000000" w:firstRow="0" w:lastRow="0" w:firstColumn="0" w:lastColumn="0" w:oddVBand="0" w:evenVBand="0" w:oddHBand="0" w:evenHBand="0" w:firstRowFirstColumn="0" w:firstRowLastColumn="0" w:lastRowFirstColumn="0" w:lastRowLastColumn="0"/>
              <w:rPr>
                <w:ins w:id="5412" w:author="Phạm Quang Thịnh" w:date="2019-07-05T22:01:00Z"/>
              </w:rPr>
            </w:pPr>
            <w:ins w:id="5413" w:author="Hứa Văn Tuấn Anh" w:date="2019-07-05T23:15:00Z">
              <w:r>
                <w:rPr>
                  <w:lang w:val="vi-VN"/>
                </w:rPr>
                <w:t>*</w:t>
              </w:r>
            </w:ins>
          </w:p>
        </w:tc>
      </w:tr>
      <w:tr w:rsidR="00CC20C0" w14:paraId="563C5CAE" w14:textId="77777777" w:rsidTr="0015558D">
        <w:trPr>
          <w:cnfStyle w:val="000000100000" w:firstRow="0" w:lastRow="0" w:firstColumn="0" w:lastColumn="0" w:oddVBand="0" w:evenVBand="0" w:oddHBand="1" w:evenHBand="0" w:firstRowFirstColumn="0" w:firstRowLastColumn="0" w:lastRowFirstColumn="0" w:lastRowLastColumn="0"/>
          <w:ins w:id="541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42AE0FB" w14:textId="77777777" w:rsidR="00CC20C0" w:rsidRPr="00056D0E" w:rsidRDefault="00CC20C0" w:rsidP="00CC20C0">
            <w:pPr>
              <w:pStyle w:val="oancuaDanhsach"/>
              <w:numPr>
                <w:ilvl w:val="0"/>
                <w:numId w:val="70"/>
              </w:numPr>
              <w:rPr>
                <w:ins w:id="5415" w:author="Phạm Quang Thịnh" w:date="2019-07-05T22:01:00Z"/>
              </w:rPr>
            </w:pPr>
            <w:ins w:id="5416" w:author="Phạm Quang Thịnh" w:date="2019-07-05T22:01:00Z">
              <w:r w:rsidRPr="00056D0E">
                <w:t>Kiểm tra database sau khi xóa</w:t>
              </w:r>
            </w:ins>
          </w:p>
        </w:tc>
        <w:tc>
          <w:tcPr>
            <w:tcW w:w="985" w:type="dxa"/>
          </w:tcPr>
          <w:p w14:paraId="0C05D155" w14:textId="49A3817D" w:rsidR="00CC20C0" w:rsidRDefault="00CC20C0" w:rsidP="00CC20C0">
            <w:pPr>
              <w:cnfStyle w:val="000000100000" w:firstRow="0" w:lastRow="0" w:firstColumn="0" w:lastColumn="0" w:oddVBand="0" w:evenVBand="0" w:oddHBand="1" w:evenHBand="0" w:firstRowFirstColumn="0" w:firstRowLastColumn="0" w:lastRowFirstColumn="0" w:lastRowLastColumn="0"/>
              <w:rPr>
                <w:ins w:id="5417" w:author="Phạm Quang Thịnh" w:date="2019-07-05T22:01:00Z"/>
              </w:rPr>
            </w:pPr>
            <w:ins w:id="5418" w:author="Hứa Văn Tuấn Anh" w:date="2019-07-05T23:15:00Z">
              <w:r>
                <w:rPr>
                  <w:lang w:val="vi-VN"/>
                </w:rPr>
                <w:t>*</w:t>
              </w:r>
            </w:ins>
          </w:p>
        </w:tc>
      </w:tr>
      <w:tr w:rsidR="00CC20C0" w14:paraId="469C548D" w14:textId="77777777" w:rsidTr="0015558D">
        <w:trPr>
          <w:ins w:id="541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4BC5EE4" w14:textId="77777777" w:rsidR="00CC20C0" w:rsidRPr="0008427D" w:rsidRDefault="00CC20C0" w:rsidP="00CC20C0">
            <w:pPr>
              <w:pStyle w:val="oancuaDanhsach"/>
              <w:numPr>
                <w:ilvl w:val="0"/>
                <w:numId w:val="70"/>
              </w:numPr>
              <w:rPr>
                <w:ins w:id="5420" w:author="Phạm Quang Thịnh" w:date="2019-07-05T22:01:00Z"/>
              </w:rPr>
            </w:pPr>
            <w:ins w:id="5421" w:author="Phạm Quang Thịnh" w:date="2019-07-05T22:01:00Z">
              <w:r w:rsidRPr="00056D0E">
                <w:t>Kiểm tra thông báo lỗi</w:t>
              </w:r>
            </w:ins>
          </w:p>
        </w:tc>
        <w:tc>
          <w:tcPr>
            <w:tcW w:w="985" w:type="dxa"/>
          </w:tcPr>
          <w:p w14:paraId="29914F4F" w14:textId="20AB7420" w:rsidR="00CC20C0" w:rsidRDefault="00CC20C0" w:rsidP="00CC20C0">
            <w:pPr>
              <w:cnfStyle w:val="000000000000" w:firstRow="0" w:lastRow="0" w:firstColumn="0" w:lastColumn="0" w:oddVBand="0" w:evenVBand="0" w:oddHBand="0" w:evenHBand="0" w:firstRowFirstColumn="0" w:firstRowLastColumn="0" w:lastRowFirstColumn="0" w:lastRowLastColumn="0"/>
              <w:rPr>
                <w:ins w:id="5422" w:author="Phạm Quang Thịnh" w:date="2019-07-05T22:01:00Z"/>
              </w:rPr>
            </w:pPr>
            <w:ins w:id="5423" w:author="Hứa Văn Tuấn Anh" w:date="2019-07-05T23:15:00Z">
              <w:r>
                <w:rPr>
                  <w:lang w:val="vi-VN"/>
                </w:rPr>
                <w:t>*</w:t>
              </w:r>
            </w:ins>
          </w:p>
        </w:tc>
      </w:tr>
    </w:tbl>
    <w:p w14:paraId="766490AB" w14:textId="77777777" w:rsidR="00C814E6" w:rsidRPr="00E12A5C" w:rsidRDefault="00C814E6" w:rsidP="00C814E6">
      <w:pPr>
        <w:rPr>
          <w:ins w:id="5424" w:author="Phạm Quang Thịnh" w:date="2019-07-05T22:01:00Z"/>
          <w:sz w:val="32"/>
        </w:rPr>
      </w:pPr>
    </w:p>
    <w:p w14:paraId="0B0EDC19" w14:textId="77777777" w:rsidR="00C814E6" w:rsidRPr="00E12A5C" w:rsidRDefault="00C814E6" w:rsidP="00C814E6">
      <w:pPr>
        <w:rPr>
          <w:ins w:id="5425" w:author="Phạm Quang Thịnh" w:date="2019-07-05T22:01:00Z"/>
          <w:sz w:val="32"/>
        </w:rPr>
      </w:pPr>
    </w:p>
    <w:p w14:paraId="2AA8B66F" w14:textId="2DF382BB" w:rsidR="00C814E6" w:rsidRDefault="00C814E6" w:rsidP="00C814E6">
      <w:pPr>
        <w:rPr>
          <w:ins w:id="5426" w:author="Phạm Quang Thịnh" w:date="2019-07-05T22:01:00Z"/>
          <w:sz w:val="32"/>
        </w:rPr>
      </w:pPr>
    </w:p>
    <w:p w14:paraId="0A4D6B98" w14:textId="05A5E47D" w:rsidR="00C814E6" w:rsidRPr="00E12A5C" w:rsidRDefault="00CC20C0" w:rsidP="00C814E6">
      <w:pPr>
        <w:rPr>
          <w:ins w:id="5427" w:author="Phạm Quang Thịnh" w:date="2019-07-05T22:01:00Z"/>
          <w:sz w:val="32"/>
        </w:rPr>
      </w:pPr>
      <w:ins w:id="5428" w:author="Hứa Văn Tuấn Anh" w:date="2019-07-05T23:15:00Z">
        <w:del w:id="5429" w:author="Phạm Quang Thịnh" w:date="2019-07-06T00:45:00Z">
          <w:r w:rsidDel="00AD5EF3">
            <w:rPr>
              <w:lang w:val="vi-VN"/>
            </w:rPr>
            <w:delText>*****</w:delText>
          </w:r>
        </w:del>
      </w:ins>
      <w:ins w:id="5430" w:author="Hứa Văn Tuấn Anh" w:date="2019-07-05T23:16:00Z">
        <w:del w:id="5431" w:author="Phạm Quang Thịnh" w:date="2019-07-06T00:45:00Z">
          <w:r w:rsidDel="00AD5EF3">
            <w:rPr>
              <w:lang w:val="vi-VN"/>
            </w:rPr>
            <w:delText>****</w:delText>
          </w:r>
        </w:del>
      </w:ins>
    </w:p>
    <w:p w14:paraId="645E5F14" w14:textId="42DEF9F2" w:rsidR="00BB0A06" w:rsidRPr="00E12A5C" w:rsidRDefault="00CC20C0" w:rsidP="00C814E6">
      <w:pPr>
        <w:rPr>
          <w:ins w:id="5432" w:author="Phạm Quang Thịnh" w:date="2019-07-05T22:01:00Z"/>
          <w:sz w:val="32"/>
        </w:rPr>
      </w:pPr>
      <w:ins w:id="5433" w:author="Hứa Văn Tuấn Anh" w:date="2019-07-05T23:16:00Z">
        <w:del w:id="5434" w:author="Phạm Quang Thịnh" w:date="2019-07-05T23:38:00Z">
          <w:r w:rsidDel="00BB0A06">
            <w:rPr>
              <w:lang w:val="vi-VN"/>
            </w:rPr>
            <w:delText>*****</w:delText>
          </w:r>
        </w:del>
      </w:ins>
    </w:p>
    <w:p w14:paraId="6F50EBE9" w14:textId="77777777" w:rsidR="00C814E6" w:rsidRDefault="00C814E6">
      <w:pPr>
        <w:pStyle w:val="u2"/>
        <w:jc w:val="center"/>
        <w:rPr>
          <w:ins w:id="5435" w:author="Phạm Quang Thịnh" w:date="2019-07-05T22:01:00Z"/>
        </w:rPr>
        <w:pPrChange w:id="5436" w:author="Phạm Quang Thịnh" w:date="2019-07-05T23:39:00Z">
          <w:pPr/>
        </w:pPrChange>
      </w:pPr>
      <w:ins w:id="5437" w:author="Phạm Quang Thịnh" w:date="2019-07-05T22:01:00Z">
        <w:r>
          <w:lastRenderedPageBreak/>
          <w:t>Quản lý các loại đại lý</w:t>
        </w:r>
      </w:ins>
    </w:p>
    <w:tbl>
      <w:tblPr>
        <w:tblStyle w:val="BangThun1"/>
        <w:tblpPr w:leftFromText="180" w:rightFromText="180" w:vertAnchor="text" w:horzAnchor="margin" w:tblpY="616"/>
        <w:tblW w:w="0" w:type="auto"/>
        <w:tblLook w:val="04A0" w:firstRow="1" w:lastRow="0" w:firstColumn="1" w:lastColumn="0" w:noHBand="0" w:noVBand="1"/>
      </w:tblPr>
      <w:tblGrid>
        <w:gridCol w:w="8365"/>
        <w:gridCol w:w="985"/>
      </w:tblGrid>
      <w:tr w:rsidR="00C814E6" w14:paraId="4EB4F0FC" w14:textId="77777777" w:rsidTr="0015558D">
        <w:trPr>
          <w:cnfStyle w:val="100000000000" w:firstRow="1" w:lastRow="0" w:firstColumn="0" w:lastColumn="0" w:oddVBand="0" w:evenVBand="0" w:oddHBand="0" w:evenHBand="0" w:firstRowFirstColumn="0" w:firstRowLastColumn="0" w:lastRowFirstColumn="0" w:lastRowLastColumn="0"/>
          <w:ins w:id="543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E773146" w14:textId="77777777" w:rsidR="00C814E6" w:rsidRPr="00886086" w:rsidRDefault="00C814E6" w:rsidP="0015558D">
            <w:pPr>
              <w:rPr>
                <w:ins w:id="5439" w:author="Phạm Quang Thịnh" w:date="2019-07-05T22:01:00Z"/>
                <w:b w:val="0"/>
              </w:rPr>
            </w:pPr>
            <w:ins w:id="5440" w:author="Phạm Quang Thịnh" w:date="2019-07-05T22:01:00Z">
              <w:r>
                <w:rPr>
                  <w:b w:val="0"/>
                </w:rPr>
                <w:t>Quản lý các loại đại lý</w:t>
              </w:r>
            </w:ins>
          </w:p>
        </w:tc>
        <w:tc>
          <w:tcPr>
            <w:tcW w:w="985" w:type="dxa"/>
          </w:tcPr>
          <w:p w14:paraId="0DAA0600"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5441" w:author="Phạm Quang Thịnh" w:date="2019-07-05T22:01:00Z"/>
                <w:b w:val="0"/>
              </w:rPr>
            </w:pPr>
            <w:ins w:id="5442" w:author="Phạm Quang Thịnh" w:date="2019-07-05T22:01:00Z">
              <w:r w:rsidRPr="00886086">
                <w:rPr>
                  <w:b w:val="0"/>
                  <w:sz w:val="24"/>
                </w:rPr>
                <w:t>Check</w:t>
              </w:r>
            </w:ins>
          </w:p>
        </w:tc>
      </w:tr>
      <w:tr w:rsidR="00C814E6" w14:paraId="6A1FCCF4" w14:textId="77777777" w:rsidTr="0015558D">
        <w:trPr>
          <w:cnfStyle w:val="000000100000" w:firstRow="0" w:lastRow="0" w:firstColumn="0" w:lastColumn="0" w:oddVBand="0" w:evenVBand="0" w:oddHBand="1" w:evenHBand="0" w:firstRowFirstColumn="0" w:firstRowLastColumn="0" w:lastRowFirstColumn="0" w:lastRowLastColumn="0"/>
          <w:ins w:id="544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E8DDC3A" w14:textId="77777777" w:rsidR="00C814E6" w:rsidRPr="00056D0E" w:rsidRDefault="00C814E6" w:rsidP="0015558D">
            <w:pPr>
              <w:rPr>
                <w:ins w:id="5444" w:author="Phạm Quang Thịnh" w:date="2019-07-05T22:01:00Z"/>
                <w:b w:val="0"/>
                <w:sz w:val="24"/>
              </w:rPr>
            </w:pPr>
            <w:ins w:id="5445" w:author="Phạm Quang Thịnh" w:date="2019-07-05T22:01:00Z">
              <w:r w:rsidRPr="00056D0E">
                <w:rPr>
                  <w:b w:val="0"/>
                  <w:sz w:val="24"/>
                </w:rPr>
                <w:t>Thêm</w:t>
              </w:r>
            </w:ins>
          </w:p>
        </w:tc>
        <w:tc>
          <w:tcPr>
            <w:tcW w:w="985" w:type="dxa"/>
          </w:tcPr>
          <w:p w14:paraId="73464707"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446" w:author="Phạm Quang Thịnh" w:date="2019-07-05T22:01:00Z"/>
              </w:rPr>
            </w:pPr>
          </w:p>
        </w:tc>
      </w:tr>
      <w:tr w:rsidR="00CC20C0" w14:paraId="231FF706" w14:textId="77777777" w:rsidTr="0015558D">
        <w:trPr>
          <w:ins w:id="544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1069EC1" w14:textId="77777777" w:rsidR="00CC20C0" w:rsidRPr="00056D0E" w:rsidRDefault="00CC20C0" w:rsidP="00CC20C0">
            <w:pPr>
              <w:pStyle w:val="oancuaDanhsach"/>
              <w:numPr>
                <w:ilvl w:val="0"/>
                <w:numId w:val="68"/>
              </w:numPr>
              <w:rPr>
                <w:ins w:id="5448" w:author="Phạm Quang Thịnh" w:date="2019-07-05T22:01:00Z"/>
              </w:rPr>
            </w:pPr>
            <w:ins w:id="5449" w:author="Phạm Quang Thịnh" w:date="2019-07-05T22:01:00Z">
              <w:r w:rsidRPr="00056D0E">
                <w:t>Kiểm tra trạng thái nút thêm khi chưa nhập</w:t>
              </w:r>
            </w:ins>
          </w:p>
        </w:tc>
        <w:tc>
          <w:tcPr>
            <w:tcW w:w="985" w:type="dxa"/>
          </w:tcPr>
          <w:p w14:paraId="56054474" w14:textId="0D30FDDD" w:rsidR="00CC20C0" w:rsidRDefault="00CC20C0" w:rsidP="00CC20C0">
            <w:pPr>
              <w:cnfStyle w:val="000000000000" w:firstRow="0" w:lastRow="0" w:firstColumn="0" w:lastColumn="0" w:oddVBand="0" w:evenVBand="0" w:oddHBand="0" w:evenHBand="0" w:firstRowFirstColumn="0" w:firstRowLastColumn="0" w:lastRowFirstColumn="0" w:lastRowLastColumn="0"/>
              <w:rPr>
                <w:ins w:id="5450" w:author="Phạm Quang Thịnh" w:date="2019-07-05T22:01:00Z"/>
              </w:rPr>
            </w:pPr>
            <w:ins w:id="5451" w:author="Hứa Văn Tuấn Anh" w:date="2019-07-05T23:16:00Z">
              <w:r>
                <w:rPr>
                  <w:lang w:val="vi-VN"/>
                </w:rPr>
                <w:t>*</w:t>
              </w:r>
            </w:ins>
          </w:p>
        </w:tc>
      </w:tr>
      <w:tr w:rsidR="00CC20C0" w14:paraId="3F2F7690" w14:textId="77777777" w:rsidTr="0015558D">
        <w:trPr>
          <w:cnfStyle w:val="000000100000" w:firstRow="0" w:lastRow="0" w:firstColumn="0" w:lastColumn="0" w:oddVBand="0" w:evenVBand="0" w:oddHBand="1" w:evenHBand="0" w:firstRowFirstColumn="0" w:firstRowLastColumn="0" w:lastRowFirstColumn="0" w:lastRowLastColumn="0"/>
          <w:ins w:id="545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C5475B4" w14:textId="77777777" w:rsidR="00CC20C0" w:rsidRPr="00056D0E" w:rsidRDefault="00CC20C0" w:rsidP="00CC20C0">
            <w:pPr>
              <w:pStyle w:val="oancuaDanhsach"/>
              <w:numPr>
                <w:ilvl w:val="0"/>
                <w:numId w:val="68"/>
              </w:numPr>
              <w:rPr>
                <w:ins w:id="5453" w:author="Phạm Quang Thịnh" w:date="2019-07-05T22:01:00Z"/>
              </w:rPr>
            </w:pPr>
            <w:ins w:id="5454" w:author="Phạm Quang Thịnh" w:date="2019-07-05T22:01:00Z">
              <w:r w:rsidRPr="00056D0E">
                <w:t>Kiểm tra thao tác thêm khi sai đầu vào</w:t>
              </w:r>
            </w:ins>
          </w:p>
        </w:tc>
        <w:tc>
          <w:tcPr>
            <w:tcW w:w="985" w:type="dxa"/>
          </w:tcPr>
          <w:p w14:paraId="6F3429AB" w14:textId="2B87B584" w:rsidR="00CC20C0" w:rsidRDefault="00CC20C0" w:rsidP="00CC20C0">
            <w:pPr>
              <w:cnfStyle w:val="000000100000" w:firstRow="0" w:lastRow="0" w:firstColumn="0" w:lastColumn="0" w:oddVBand="0" w:evenVBand="0" w:oddHBand="1" w:evenHBand="0" w:firstRowFirstColumn="0" w:firstRowLastColumn="0" w:lastRowFirstColumn="0" w:lastRowLastColumn="0"/>
              <w:rPr>
                <w:ins w:id="5455" w:author="Phạm Quang Thịnh" w:date="2019-07-05T22:01:00Z"/>
              </w:rPr>
            </w:pPr>
            <w:ins w:id="5456" w:author="Hứa Văn Tuấn Anh" w:date="2019-07-05T23:16:00Z">
              <w:r>
                <w:rPr>
                  <w:lang w:val="vi-VN"/>
                </w:rPr>
                <w:t>*</w:t>
              </w:r>
            </w:ins>
          </w:p>
        </w:tc>
      </w:tr>
      <w:tr w:rsidR="00CC20C0" w14:paraId="4C7FCA0F" w14:textId="77777777" w:rsidTr="0015558D">
        <w:trPr>
          <w:ins w:id="545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AE44C74" w14:textId="77777777" w:rsidR="00CC20C0" w:rsidRPr="00056D0E" w:rsidRDefault="00CC20C0" w:rsidP="00CC20C0">
            <w:pPr>
              <w:pStyle w:val="oancuaDanhsach"/>
              <w:numPr>
                <w:ilvl w:val="0"/>
                <w:numId w:val="68"/>
              </w:numPr>
              <w:rPr>
                <w:ins w:id="5458" w:author="Phạm Quang Thịnh" w:date="2019-07-05T22:01:00Z"/>
              </w:rPr>
            </w:pPr>
            <w:ins w:id="5459" w:author="Phạm Quang Thịnh" w:date="2019-07-05T22:01:00Z">
              <w:r w:rsidRPr="00056D0E">
                <w:t>Kiểm tra thao tác thêm khi trùng khóa chính</w:t>
              </w:r>
            </w:ins>
          </w:p>
        </w:tc>
        <w:tc>
          <w:tcPr>
            <w:tcW w:w="985" w:type="dxa"/>
          </w:tcPr>
          <w:p w14:paraId="4355C553" w14:textId="104B6591" w:rsidR="00CC20C0" w:rsidRDefault="00CC20C0" w:rsidP="00CC20C0">
            <w:pPr>
              <w:cnfStyle w:val="000000000000" w:firstRow="0" w:lastRow="0" w:firstColumn="0" w:lastColumn="0" w:oddVBand="0" w:evenVBand="0" w:oddHBand="0" w:evenHBand="0" w:firstRowFirstColumn="0" w:firstRowLastColumn="0" w:lastRowFirstColumn="0" w:lastRowLastColumn="0"/>
              <w:rPr>
                <w:ins w:id="5460" w:author="Phạm Quang Thịnh" w:date="2019-07-05T22:01:00Z"/>
              </w:rPr>
            </w:pPr>
            <w:ins w:id="5461" w:author="Hứa Văn Tuấn Anh" w:date="2019-07-05T23:16:00Z">
              <w:r>
                <w:rPr>
                  <w:lang w:val="vi-VN"/>
                </w:rPr>
                <w:t>*</w:t>
              </w:r>
            </w:ins>
          </w:p>
        </w:tc>
      </w:tr>
      <w:tr w:rsidR="00CC20C0" w14:paraId="35BE24BD" w14:textId="77777777" w:rsidTr="0015558D">
        <w:trPr>
          <w:cnfStyle w:val="000000100000" w:firstRow="0" w:lastRow="0" w:firstColumn="0" w:lastColumn="0" w:oddVBand="0" w:evenVBand="0" w:oddHBand="1" w:evenHBand="0" w:firstRowFirstColumn="0" w:firstRowLastColumn="0" w:lastRowFirstColumn="0" w:lastRowLastColumn="0"/>
          <w:ins w:id="546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D77712C" w14:textId="77777777" w:rsidR="00CC20C0" w:rsidRPr="00056D0E" w:rsidRDefault="00CC20C0" w:rsidP="00CC20C0">
            <w:pPr>
              <w:pStyle w:val="oancuaDanhsach"/>
              <w:numPr>
                <w:ilvl w:val="0"/>
                <w:numId w:val="68"/>
              </w:numPr>
              <w:rPr>
                <w:ins w:id="5463" w:author="Phạm Quang Thịnh" w:date="2019-07-05T22:01:00Z"/>
              </w:rPr>
            </w:pPr>
            <w:ins w:id="5464" w:author="Phạm Quang Thịnh" w:date="2019-07-05T22:01:00Z">
              <w:r w:rsidRPr="00056D0E">
                <w:t>Kiểm tra thao tác thêm khi vi phạm ràng buộc</w:t>
              </w:r>
            </w:ins>
          </w:p>
        </w:tc>
        <w:tc>
          <w:tcPr>
            <w:tcW w:w="985" w:type="dxa"/>
          </w:tcPr>
          <w:p w14:paraId="4A3D8903" w14:textId="378432A2" w:rsidR="00CC20C0" w:rsidRDefault="00CC20C0" w:rsidP="00CC20C0">
            <w:pPr>
              <w:cnfStyle w:val="000000100000" w:firstRow="0" w:lastRow="0" w:firstColumn="0" w:lastColumn="0" w:oddVBand="0" w:evenVBand="0" w:oddHBand="1" w:evenHBand="0" w:firstRowFirstColumn="0" w:firstRowLastColumn="0" w:lastRowFirstColumn="0" w:lastRowLastColumn="0"/>
              <w:rPr>
                <w:ins w:id="5465" w:author="Phạm Quang Thịnh" w:date="2019-07-05T22:01:00Z"/>
              </w:rPr>
            </w:pPr>
            <w:ins w:id="5466" w:author="Hứa Văn Tuấn Anh" w:date="2019-07-05T23:16:00Z">
              <w:r>
                <w:rPr>
                  <w:lang w:val="vi-VN"/>
                </w:rPr>
                <w:t>*</w:t>
              </w:r>
            </w:ins>
          </w:p>
        </w:tc>
      </w:tr>
      <w:tr w:rsidR="00CC20C0" w14:paraId="0BE22825" w14:textId="77777777" w:rsidTr="0015558D">
        <w:trPr>
          <w:ins w:id="546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A9428AC" w14:textId="77777777" w:rsidR="00CC20C0" w:rsidRPr="00056D0E" w:rsidRDefault="00CC20C0" w:rsidP="00CC20C0">
            <w:pPr>
              <w:pStyle w:val="oancuaDanhsach"/>
              <w:numPr>
                <w:ilvl w:val="0"/>
                <w:numId w:val="68"/>
              </w:numPr>
              <w:rPr>
                <w:ins w:id="5468" w:author="Phạm Quang Thịnh" w:date="2019-07-05T22:01:00Z"/>
              </w:rPr>
            </w:pPr>
            <w:ins w:id="5469" w:author="Phạm Quang Thịnh" w:date="2019-07-05T22:01:00Z">
              <w:r w:rsidRPr="00056D0E">
                <w:t>Kiểm tra thao tác thêm khi trường dữ liệu invalid</w:t>
              </w:r>
            </w:ins>
          </w:p>
        </w:tc>
        <w:tc>
          <w:tcPr>
            <w:tcW w:w="985" w:type="dxa"/>
          </w:tcPr>
          <w:p w14:paraId="00E9294D" w14:textId="65974B37" w:rsidR="00CC20C0" w:rsidRDefault="00CC20C0" w:rsidP="00CC20C0">
            <w:pPr>
              <w:cnfStyle w:val="000000000000" w:firstRow="0" w:lastRow="0" w:firstColumn="0" w:lastColumn="0" w:oddVBand="0" w:evenVBand="0" w:oddHBand="0" w:evenHBand="0" w:firstRowFirstColumn="0" w:firstRowLastColumn="0" w:lastRowFirstColumn="0" w:lastRowLastColumn="0"/>
              <w:rPr>
                <w:ins w:id="5470" w:author="Phạm Quang Thịnh" w:date="2019-07-05T22:01:00Z"/>
              </w:rPr>
            </w:pPr>
            <w:ins w:id="5471" w:author="Hứa Văn Tuấn Anh" w:date="2019-07-05T23:16:00Z">
              <w:r>
                <w:rPr>
                  <w:lang w:val="vi-VN"/>
                </w:rPr>
                <w:t>*</w:t>
              </w:r>
            </w:ins>
          </w:p>
        </w:tc>
      </w:tr>
      <w:tr w:rsidR="00CC20C0" w14:paraId="01ABCB85" w14:textId="77777777" w:rsidTr="0015558D">
        <w:trPr>
          <w:cnfStyle w:val="000000100000" w:firstRow="0" w:lastRow="0" w:firstColumn="0" w:lastColumn="0" w:oddVBand="0" w:evenVBand="0" w:oddHBand="1" w:evenHBand="0" w:firstRowFirstColumn="0" w:firstRowLastColumn="0" w:lastRowFirstColumn="0" w:lastRowLastColumn="0"/>
          <w:ins w:id="547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E2ADD9E" w14:textId="77777777" w:rsidR="00CC20C0" w:rsidRPr="00056D0E" w:rsidRDefault="00CC20C0" w:rsidP="00CC20C0">
            <w:pPr>
              <w:pStyle w:val="oancuaDanhsach"/>
              <w:numPr>
                <w:ilvl w:val="0"/>
                <w:numId w:val="68"/>
              </w:numPr>
              <w:rPr>
                <w:ins w:id="5473" w:author="Phạm Quang Thịnh" w:date="2019-07-05T22:01:00Z"/>
              </w:rPr>
            </w:pPr>
            <w:ins w:id="5474" w:author="Phạm Quang Thịnh" w:date="2019-07-05T22:01:00Z">
              <w:r w:rsidRPr="00056D0E">
                <w:t>Kiểm tra thao tác thêm khi trường dữ liệu vượt max length</w:t>
              </w:r>
            </w:ins>
          </w:p>
        </w:tc>
        <w:tc>
          <w:tcPr>
            <w:tcW w:w="985" w:type="dxa"/>
          </w:tcPr>
          <w:p w14:paraId="4D84FB5C" w14:textId="782D5910" w:rsidR="00CC20C0" w:rsidRDefault="00CC20C0" w:rsidP="00CC20C0">
            <w:pPr>
              <w:cnfStyle w:val="000000100000" w:firstRow="0" w:lastRow="0" w:firstColumn="0" w:lastColumn="0" w:oddVBand="0" w:evenVBand="0" w:oddHBand="1" w:evenHBand="0" w:firstRowFirstColumn="0" w:firstRowLastColumn="0" w:lastRowFirstColumn="0" w:lastRowLastColumn="0"/>
              <w:rPr>
                <w:ins w:id="5475" w:author="Phạm Quang Thịnh" w:date="2019-07-05T22:01:00Z"/>
              </w:rPr>
            </w:pPr>
            <w:ins w:id="5476" w:author="Hứa Văn Tuấn Anh" w:date="2019-07-05T23:16:00Z">
              <w:r>
                <w:rPr>
                  <w:lang w:val="vi-VN"/>
                </w:rPr>
                <w:t>*</w:t>
              </w:r>
            </w:ins>
          </w:p>
        </w:tc>
      </w:tr>
      <w:tr w:rsidR="00CC20C0" w14:paraId="633193A9" w14:textId="77777777" w:rsidTr="0015558D">
        <w:trPr>
          <w:ins w:id="547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6AB71A7" w14:textId="77777777" w:rsidR="00CC20C0" w:rsidRPr="00056D0E" w:rsidRDefault="00CC20C0" w:rsidP="00CC20C0">
            <w:pPr>
              <w:pStyle w:val="oancuaDanhsach"/>
              <w:numPr>
                <w:ilvl w:val="0"/>
                <w:numId w:val="68"/>
              </w:numPr>
              <w:rPr>
                <w:ins w:id="5478" w:author="Phạm Quang Thịnh" w:date="2019-07-05T22:01:00Z"/>
              </w:rPr>
            </w:pPr>
            <w:ins w:id="5479" w:author="Phạm Quang Thịnh" w:date="2019-07-05T22:01:00Z">
              <w:r w:rsidRPr="00056D0E">
                <w:t>Kiểm tra thao tác thêm khi nhập đúng</w:t>
              </w:r>
            </w:ins>
          </w:p>
        </w:tc>
        <w:tc>
          <w:tcPr>
            <w:tcW w:w="985" w:type="dxa"/>
          </w:tcPr>
          <w:p w14:paraId="6A33E052" w14:textId="7EBEC414" w:rsidR="00CC20C0" w:rsidRDefault="00CC20C0" w:rsidP="00CC20C0">
            <w:pPr>
              <w:cnfStyle w:val="000000000000" w:firstRow="0" w:lastRow="0" w:firstColumn="0" w:lastColumn="0" w:oddVBand="0" w:evenVBand="0" w:oddHBand="0" w:evenHBand="0" w:firstRowFirstColumn="0" w:firstRowLastColumn="0" w:lastRowFirstColumn="0" w:lastRowLastColumn="0"/>
              <w:rPr>
                <w:ins w:id="5480" w:author="Phạm Quang Thịnh" w:date="2019-07-05T22:01:00Z"/>
              </w:rPr>
            </w:pPr>
            <w:ins w:id="5481" w:author="Hứa Văn Tuấn Anh" w:date="2019-07-05T23:16:00Z">
              <w:r>
                <w:rPr>
                  <w:lang w:val="vi-VN"/>
                </w:rPr>
                <w:t>*</w:t>
              </w:r>
            </w:ins>
          </w:p>
        </w:tc>
      </w:tr>
      <w:tr w:rsidR="00CC20C0" w14:paraId="4078A136" w14:textId="77777777" w:rsidTr="0015558D">
        <w:trPr>
          <w:cnfStyle w:val="000000100000" w:firstRow="0" w:lastRow="0" w:firstColumn="0" w:lastColumn="0" w:oddVBand="0" w:evenVBand="0" w:oddHBand="1" w:evenHBand="0" w:firstRowFirstColumn="0" w:firstRowLastColumn="0" w:lastRowFirstColumn="0" w:lastRowLastColumn="0"/>
          <w:ins w:id="548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FFAAD7B" w14:textId="77777777" w:rsidR="00CC20C0" w:rsidRPr="00056D0E" w:rsidRDefault="00CC20C0" w:rsidP="00CC20C0">
            <w:pPr>
              <w:pStyle w:val="oancuaDanhsach"/>
              <w:numPr>
                <w:ilvl w:val="0"/>
                <w:numId w:val="68"/>
              </w:numPr>
              <w:rPr>
                <w:ins w:id="5483" w:author="Phạm Quang Thịnh" w:date="2019-07-05T22:01:00Z"/>
              </w:rPr>
            </w:pPr>
            <w:ins w:id="5484" w:author="Phạm Quang Thịnh" w:date="2019-07-05T22:01:00Z">
              <w:r w:rsidRPr="00056D0E">
                <w:t>Kiểm tra form sau khi thêm</w:t>
              </w:r>
            </w:ins>
          </w:p>
        </w:tc>
        <w:tc>
          <w:tcPr>
            <w:tcW w:w="985" w:type="dxa"/>
          </w:tcPr>
          <w:p w14:paraId="4EDE47E3" w14:textId="77752A79" w:rsidR="00CC20C0" w:rsidRDefault="00CC20C0" w:rsidP="00CC20C0">
            <w:pPr>
              <w:cnfStyle w:val="000000100000" w:firstRow="0" w:lastRow="0" w:firstColumn="0" w:lastColumn="0" w:oddVBand="0" w:evenVBand="0" w:oddHBand="1" w:evenHBand="0" w:firstRowFirstColumn="0" w:firstRowLastColumn="0" w:lastRowFirstColumn="0" w:lastRowLastColumn="0"/>
              <w:rPr>
                <w:ins w:id="5485" w:author="Phạm Quang Thịnh" w:date="2019-07-05T22:01:00Z"/>
              </w:rPr>
            </w:pPr>
            <w:ins w:id="5486" w:author="Hứa Văn Tuấn Anh" w:date="2019-07-05T23:16:00Z">
              <w:r>
                <w:rPr>
                  <w:lang w:val="vi-VN"/>
                </w:rPr>
                <w:t>*</w:t>
              </w:r>
            </w:ins>
          </w:p>
        </w:tc>
      </w:tr>
      <w:tr w:rsidR="00CC20C0" w14:paraId="2BE5A44D" w14:textId="77777777" w:rsidTr="0015558D">
        <w:trPr>
          <w:ins w:id="548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ECD74F9" w14:textId="77777777" w:rsidR="00CC20C0" w:rsidRPr="00056D0E" w:rsidRDefault="00CC20C0" w:rsidP="00CC20C0">
            <w:pPr>
              <w:pStyle w:val="oancuaDanhsach"/>
              <w:numPr>
                <w:ilvl w:val="0"/>
                <w:numId w:val="68"/>
              </w:numPr>
              <w:rPr>
                <w:ins w:id="5488" w:author="Phạm Quang Thịnh" w:date="2019-07-05T22:01:00Z"/>
              </w:rPr>
            </w:pPr>
            <w:ins w:id="5489" w:author="Phạm Quang Thịnh" w:date="2019-07-05T22:01:00Z">
              <w:r w:rsidRPr="00056D0E">
                <w:t>Kiểm tra database sau khi thêm</w:t>
              </w:r>
            </w:ins>
          </w:p>
        </w:tc>
        <w:tc>
          <w:tcPr>
            <w:tcW w:w="985" w:type="dxa"/>
          </w:tcPr>
          <w:p w14:paraId="5B0D64EC" w14:textId="64EB63DC" w:rsidR="00CC20C0" w:rsidRDefault="00CC20C0" w:rsidP="00CC20C0">
            <w:pPr>
              <w:cnfStyle w:val="000000000000" w:firstRow="0" w:lastRow="0" w:firstColumn="0" w:lastColumn="0" w:oddVBand="0" w:evenVBand="0" w:oddHBand="0" w:evenHBand="0" w:firstRowFirstColumn="0" w:firstRowLastColumn="0" w:lastRowFirstColumn="0" w:lastRowLastColumn="0"/>
              <w:rPr>
                <w:ins w:id="5490" w:author="Phạm Quang Thịnh" w:date="2019-07-05T22:01:00Z"/>
              </w:rPr>
            </w:pPr>
            <w:ins w:id="5491" w:author="Hứa Văn Tuấn Anh" w:date="2019-07-05T23:16:00Z">
              <w:r>
                <w:rPr>
                  <w:lang w:val="vi-VN"/>
                </w:rPr>
                <w:t>*</w:t>
              </w:r>
            </w:ins>
          </w:p>
        </w:tc>
      </w:tr>
      <w:tr w:rsidR="00CC20C0" w14:paraId="353C3063" w14:textId="77777777" w:rsidTr="0015558D">
        <w:trPr>
          <w:cnfStyle w:val="000000100000" w:firstRow="0" w:lastRow="0" w:firstColumn="0" w:lastColumn="0" w:oddVBand="0" w:evenVBand="0" w:oddHBand="1" w:evenHBand="0" w:firstRowFirstColumn="0" w:firstRowLastColumn="0" w:lastRowFirstColumn="0" w:lastRowLastColumn="0"/>
          <w:ins w:id="549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3DCED66" w14:textId="77777777" w:rsidR="00CC20C0" w:rsidRPr="00056D0E" w:rsidRDefault="00CC20C0" w:rsidP="00CC20C0">
            <w:pPr>
              <w:pStyle w:val="oancuaDanhsach"/>
              <w:numPr>
                <w:ilvl w:val="0"/>
                <w:numId w:val="68"/>
              </w:numPr>
              <w:rPr>
                <w:ins w:id="5493" w:author="Phạm Quang Thịnh" w:date="2019-07-05T22:01:00Z"/>
              </w:rPr>
            </w:pPr>
            <w:ins w:id="5494" w:author="Phạm Quang Thịnh" w:date="2019-07-05T22:01:00Z">
              <w:r w:rsidRPr="00056D0E">
                <w:t>Kiểm tra khi bấm nút thêm nhiều lần</w:t>
              </w:r>
            </w:ins>
          </w:p>
        </w:tc>
        <w:tc>
          <w:tcPr>
            <w:tcW w:w="985" w:type="dxa"/>
          </w:tcPr>
          <w:p w14:paraId="6D8C2A35" w14:textId="3562CB29" w:rsidR="00CC20C0" w:rsidRDefault="00CC20C0" w:rsidP="00CC20C0">
            <w:pPr>
              <w:cnfStyle w:val="000000100000" w:firstRow="0" w:lastRow="0" w:firstColumn="0" w:lastColumn="0" w:oddVBand="0" w:evenVBand="0" w:oddHBand="1" w:evenHBand="0" w:firstRowFirstColumn="0" w:firstRowLastColumn="0" w:lastRowFirstColumn="0" w:lastRowLastColumn="0"/>
              <w:rPr>
                <w:ins w:id="5495" w:author="Phạm Quang Thịnh" w:date="2019-07-05T22:01:00Z"/>
              </w:rPr>
            </w:pPr>
            <w:ins w:id="5496" w:author="Hứa Văn Tuấn Anh" w:date="2019-07-05T23:16:00Z">
              <w:r>
                <w:rPr>
                  <w:lang w:val="vi-VN"/>
                </w:rPr>
                <w:t>*</w:t>
              </w:r>
            </w:ins>
          </w:p>
        </w:tc>
      </w:tr>
      <w:tr w:rsidR="00CC20C0" w14:paraId="2350A05B" w14:textId="77777777" w:rsidTr="0015558D">
        <w:trPr>
          <w:ins w:id="549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11906A0" w14:textId="77777777" w:rsidR="00CC20C0" w:rsidRPr="00056D0E" w:rsidRDefault="00CC20C0" w:rsidP="00CC20C0">
            <w:pPr>
              <w:pStyle w:val="oancuaDanhsach"/>
              <w:numPr>
                <w:ilvl w:val="0"/>
                <w:numId w:val="68"/>
              </w:numPr>
              <w:rPr>
                <w:ins w:id="5498" w:author="Phạm Quang Thịnh" w:date="2019-07-05T22:01:00Z"/>
              </w:rPr>
            </w:pPr>
            <w:ins w:id="5499" w:author="Phạm Quang Thịnh" w:date="2019-07-05T22:01:00Z">
              <w:r w:rsidRPr="00056D0E">
                <w:t>Kiểm tra thông báo lỗi</w:t>
              </w:r>
            </w:ins>
          </w:p>
        </w:tc>
        <w:tc>
          <w:tcPr>
            <w:tcW w:w="985" w:type="dxa"/>
          </w:tcPr>
          <w:p w14:paraId="18201EF7" w14:textId="2A18AE60" w:rsidR="00CC20C0" w:rsidRDefault="00CC20C0" w:rsidP="00CC20C0">
            <w:pPr>
              <w:cnfStyle w:val="000000000000" w:firstRow="0" w:lastRow="0" w:firstColumn="0" w:lastColumn="0" w:oddVBand="0" w:evenVBand="0" w:oddHBand="0" w:evenHBand="0" w:firstRowFirstColumn="0" w:firstRowLastColumn="0" w:lastRowFirstColumn="0" w:lastRowLastColumn="0"/>
              <w:rPr>
                <w:ins w:id="5500" w:author="Phạm Quang Thịnh" w:date="2019-07-05T22:01:00Z"/>
              </w:rPr>
            </w:pPr>
            <w:ins w:id="5501" w:author="Hứa Văn Tuấn Anh" w:date="2019-07-05T23:16:00Z">
              <w:r>
                <w:rPr>
                  <w:lang w:val="vi-VN"/>
                </w:rPr>
                <w:t>*</w:t>
              </w:r>
            </w:ins>
          </w:p>
        </w:tc>
      </w:tr>
      <w:tr w:rsidR="00C814E6" w14:paraId="1AC5DE27" w14:textId="77777777" w:rsidTr="0015558D">
        <w:trPr>
          <w:cnfStyle w:val="000000100000" w:firstRow="0" w:lastRow="0" w:firstColumn="0" w:lastColumn="0" w:oddVBand="0" w:evenVBand="0" w:oddHBand="1" w:evenHBand="0" w:firstRowFirstColumn="0" w:firstRowLastColumn="0" w:lastRowFirstColumn="0" w:lastRowLastColumn="0"/>
          <w:ins w:id="550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724867E" w14:textId="77777777" w:rsidR="00C814E6" w:rsidRPr="00056D0E" w:rsidRDefault="00C814E6" w:rsidP="0015558D">
            <w:pPr>
              <w:rPr>
                <w:ins w:id="5503" w:author="Phạm Quang Thịnh" w:date="2019-07-05T22:01:00Z"/>
                <w:b w:val="0"/>
                <w:sz w:val="24"/>
              </w:rPr>
            </w:pPr>
            <w:ins w:id="5504" w:author="Phạm Quang Thịnh" w:date="2019-07-05T22:01:00Z">
              <w:r w:rsidRPr="00056D0E">
                <w:rPr>
                  <w:b w:val="0"/>
                  <w:sz w:val="24"/>
                </w:rPr>
                <w:t>Sửa</w:t>
              </w:r>
            </w:ins>
          </w:p>
        </w:tc>
        <w:tc>
          <w:tcPr>
            <w:tcW w:w="985" w:type="dxa"/>
          </w:tcPr>
          <w:p w14:paraId="7F487BE4"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505" w:author="Phạm Quang Thịnh" w:date="2019-07-05T22:01:00Z"/>
              </w:rPr>
            </w:pPr>
          </w:p>
        </w:tc>
      </w:tr>
      <w:tr w:rsidR="00CC20C0" w14:paraId="14EACCB1" w14:textId="77777777" w:rsidTr="0015558D">
        <w:trPr>
          <w:ins w:id="550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3E84F9E" w14:textId="77777777" w:rsidR="00CC20C0" w:rsidRPr="00056D0E" w:rsidRDefault="00CC20C0" w:rsidP="00CC20C0">
            <w:pPr>
              <w:pStyle w:val="oancuaDanhsach"/>
              <w:numPr>
                <w:ilvl w:val="0"/>
                <w:numId w:val="69"/>
              </w:numPr>
              <w:rPr>
                <w:ins w:id="5507" w:author="Phạm Quang Thịnh" w:date="2019-07-05T22:01:00Z"/>
              </w:rPr>
            </w:pPr>
            <w:ins w:id="5508" w:author="Phạm Quang Thịnh" w:date="2019-07-05T22:01:00Z">
              <w:r w:rsidRPr="00056D0E">
                <w:t>Kiểm tra trạng thái nút sửa khi chưa nhập</w:t>
              </w:r>
            </w:ins>
          </w:p>
        </w:tc>
        <w:tc>
          <w:tcPr>
            <w:tcW w:w="985" w:type="dxa"/>
          </w:tcPr>
          <w:p w14:paraId="724324E1" w14:textId="397E183B" w:rsidR="00CC20C0" w:rsidRDefault="00CC20C0" w:rsidP="00CC20C0">
            <w:pPr>
              <w:cnfStyle w:val="000000000000" w:firstRow="0" w:lastRow="0" w:firstColumn="0" w:lastColumn="0" w:oddVBand="0" w:evenVBand="0" w:oddHBand="0" w:evenHBand="0" w:firstRowFirstColumn="0" w:firstRowLastColumn="0" w:lastRowFirstColumn="0" w:lastRowLastColumn="0"/>
              <w:rPr>
                <w:ins w:id="5509" w:author="Phạm Quang Thịnh" w:date="2019-07-05T22:01:00Z"/>
              </w:rPr>
            </w:pPr>
            <w:ins w:id="5510" w:author="Hứa Văn Tuấn Anh" w:date="2019-07-05T23:16:00Z">
              <w:r>
                <w:rPr>
                  <w:lang w:val="vi-VN"/>
                </w:rPr>
                <w:t>*</w:t>
              </w:r>
            </w:ins>
          </w:p>
        </w:tc>
      </w:tr>
      <w:tr w:rsidR="00CC20C0" w14:paraId="20FC0B3A" w14:textId="77777777" w:rsidTr="0015558D">
        <w:trPr>
          <w:cnfStyle w:val="000000100000" w:firstRow="0" w:lastRow="0" w:firstColumn="0" w:lastColumn="0" w:oddVBand="0" w:evenVBand="0" w:oddHBand="1" w:evenHBand="0" w:firstRowFirstColumn="0" w:firstRowLastColumn="0" w:lastRowFirstColumn="0" w:lastRowLastColumn="0"/>
          <w:ins w:id="551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EBB6D02" w14:textId="77777777" w:rsidR="00CC20C0" w:rsidRPr="00056D0E" w:rsidRDefault="00CC20C0" w:rsidP="00CC20C0">
            <w:pPr>
              <w:pStyle w:val="oancuaDanhsach"/>
              <w:numPr>
                <w:ilvl w:val="0"/>
                <w:numId w:val="69"/>
              </w:numPr>
              <w:rPr>
                <w:ins w:id="5512" w:author="Phạm Quang Thịnh" w:date="2019-07-05T22:01:00Z"/>
              </w:rPr>
            </w:pPr>
            <w:ins w:id="5513" w:author="Phạm Quang Thịnh" w:date="2019-07-05T22:01:00Z">
              <w:r w:rsidRPr="00056D0E">
                <w:t>Kiểm tra khóa chính khi sửa</w:t>
              </w:r>
            </w:ins>
          </w:p>
        </w:tc>
        <w:tc>
          <w:tcPr>
            <w:tcW w:w="985" w:type="dxa"/>
          </w:tcPr>
          <w:p w14:paraId="47519CE0" w14:textId="35746FF1" w:rsidR="00CC20C0" w:rsidRDefault="00CC20C0" w:rsidP="00CC20C0">
            <w:pPr>
              <w:cnfStyle w:val="000000100000" w:firstRow="0" w:lastRow="0" w:firstColumn="0" w:lastColumn="0" w:oddVBand="0" w:evenVBand="0" w:oddHBand="1" w:evenHBand="0" w:firstRowFirstColumn="0" w:firstRowLastColumn="0" w:lastRowFirstColumn="0" w:lastRowLastColumn="0"/>
              <w:rPr>
                <w:ins w:id="5514" w:author="Phạm Quang Thịnh" w:date="2019-07-05T22:01:00Z"/>
              </w:rPr>
            </w:pPr>
            <w:ins w:id="5515" w:author="Hứa Văn Tuấn Anh" w:date="2019-07-05T23:16:00Z">
              <w:r>
                <w:rPr>
                  <w:lang w:val="vi-VN"/>
                </w:rPr>
                <w:t>*</w:t>
              </w:r>
            </w:ins>
          </w:p>
        </w:tc>
      </w:tr>
      <w:tr w:rsidR="00CC20C0" w14:paraId="13DF873C" w14:textId="77777777" w:rsidTr="0015558D">
        <w:trPr>
          <w:ins w:id="551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0477F59" w14:textId="77777777" w:rsidR="00CC20C0" w:rsidRPr="00056D0E" w:rsidRDefault="00CC20C0" w:rsidP="00CC20C0">
            <w:pPr>
              <w:pStyle w:val="oancuaDanhsach"/>
              <w:numPr>
                <w:ilvl w:val="0"/>
                <w:numId w:val="69"/>
              </w:numPr>
              <w:rPr>
                <w:ins w:id="5517" w:author="Phạm Quang Thịnh" w:date="2019-07-05T22:01:00Z"/>
              </w:rPr>
            </w:pPr>
            <w:ins w:id="5518" w:author="Phạm Quang Thịnh" w:date="2019-07-05T22:01:00Z">
              <w:r w:rsidRPr="00056D0E">
                <w:t>Kiểm tra thao tác sửa khi vi phạm ràng buộc</w:t>
              </w:r>
            </w:ins>
          </w:p>
        </w:tc>
        <w:tc>
          <w:tcPr>
            <w:tcW w:w="985" w:type="dxa"/>
          </w:tcPr>
          <w:p w14:paraId="51ED338D" w14:textId="4EF74897" w:rsidR="00CC20C0" w:rsidRDefault="00CC20C0" w:rsidP="00CC20C0">
            <w:pPr>
              <w:cnfStyle w:val="000000000000" w:firstRow="0" w:lastRow="0" w:firstColumn="0" w:lastColumn="0" w:oddVBand="0" w:evenVBand="0" w:oddHBand="0" w:evenHBand="0" w:firstRowFirstColumn="0" w:firstRowLastColumn="0" w:lastRowFirstColumn="0" w:lastRowLastColumn="0"/>
              <w:rPr>
                <w:ins w:id="5519" w:author="Phạm Quang Thịnh" w:date="2019-07-05T22:01:00Z"/>
              </w:rPr>
            </w:pPr>
            <w:ins w:id="5520" w:author="Hứa Văn Tuấn Anh" w:date="2019-07-05T23:16:00Z">
              <w:r>
                <w:rPr>
                  <w:lang w:val="vi-VN"/>
                </w:rPr>
                <w:t>*</w:t>
              </w:r>
            </w:ins>
          </w:p>
        </w:tc>
      </w:tr>
      <w:tr w:rsidR="00CC20C0" w14:paraId="62B84EE9" w14:textId="77777777" w:rsidTr="0015558D">
        <w:trPr>
          <w:cnfStyle w:val="000000100000" w:firstRow="0" w:lastRow="0" w:firstColumn="0" w:lastColumn="0" w:oddVBand="0" w:evenVBand="0" w:oddHBand="1" w:evenHBand="0" w:firstRowFirstColumn="0" w:firstRowLastColumn="0" w:lastRowFirstColumn="0" w:lastRowLastColumn="0"/>
          <w:ins w:id="552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153D6F4" w14:textId="77777777" w:rsidR="00CC20C0" w:rsidRPr="00056D0E" w:rsidRDefault="00CC20C0" w:rsidP="00CC20C0">
            <w:pPr>
              <w:pStyle w:val="oancuaDanhsach"/>
              <w:numPr>
                <w:ilvl w:val="0"/>
                <w:numId w:val="69"/>
              </w:numPr>
              <w:rPr>
                <w:ins w:id="5522" w:author="Phạm Quang Thịnh" w:date="2019-07-05T22:01:00Z"/>
              </w:rPr>
            </w:pPr>
            <w:ins w:id="5523" w:author="Phạm Quang Thịnh" w:date="2019-07-05T22:01:00Z">
              <w:r w:rsidRPr="00056D0E">
                <w:t>Kiểm tra thao tác sửa khi trường dữ liệu invalid</w:t>
              </w:r>
            </w:ins>
          </w:p>
        </w:tc>
        <w:tc>
          <w:tcPr>
            <w:tcW w:w="985" w:type="dxa"/>
          </w:tcPr>
          <w:p w14:paraId="0869ED11" w14:textId="7FA8B31A" w:rsidR="00CC20C0" w:rsidRDefault="00CC20C0" w:rsidP="00CC20C0">
            <w:pPr>
              <w:cnfStyle w:val="000000100000" w:firstRow="0" w:lastRow="0" w:firstColumn="0" w:lastColumn="0" w:oddVBand="0" w:evenVBand="0" w:oddHBand="1" w:evenHBand="0" w:firstRowFirstColumn="0" w:firstRowLastColumn="0" w:lastRowFirstColumn="0" w:lastRowLastColumn="0"/>
              <w:rPr>
                <w:ins w:id="5524" w:author="Phạm Quang Thịnh" w:date="2019-07-05T22:01:00Z"/>
              </w:rPr>
            </w:pPr>
            <w:ins w:id="5525" w:author="Hứa Văn Tuấn Anh" w:date="2019-07-05T23:16:00Z">
              <w:r>
                <w:rPr>
                  <w:lang w:val="vi-VN"/>
                </w:rPr>
                <w:t>*</w:t>
              </w:r>
            </w:ins>
          </w:p>
        </w:tc>
      </w:tr>
      <w:tr w:rsidR="00CC20C0" w14:paraId="2124C2C9" w14:textId="77777777" w:rsidTr="0015558D">
        <w:trPr>
          <w:ins w:id="552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3B82CA7" w14:textId="77777777" w:rsidR="00CC20C0" w:rsidRPr="00056D0E" w:rsidRDefault="00CC20C0" w:rsidP="00CC20C0">
            <w:pPr>
              <w:pStyle w:val="oancuaDanhsach"/>
              <w:numPr>
                <w:ilvl w:val="0"/>
                <w:numId w:val="69"/>
              </w:numPr>
              <w:rPr>
                <w:ins w:id="5527" w:author="Phạm Quang Thịnh" w:date="2019-07-05T22:01:00Z"/>
              </w:rPr>
            </w:pPr>
            <w:ins w:id="5528" w:author="Phạm Quang Thịnh" w:date="2019-07-05T22:01:00Z">
              <w:r w:rsidRPr="00056D0E">
                <w:t>Kiểm tra thao tác sửa khi trường dữ liệu vượt max length</w:t>
              </w:r>
            </w:ins>
          </w:p>
        </w:tc>
        <w:tc>
          <w:tcPr>
            <w:tcW w:w="985" w:type="dxa"/>
          </w:tcPr>
          <w:p w14:paraId="5B95E952" w14:textId="05EBDC04" w:rsidR="00CC20C0" w:rsidRDefault="00CC20C0" w:rsidP="00CC20C0">
            <w:pPr>
              <w:cnfStyle w:val="000000000000" w:firstRow="0" w:lastRow="0" w:firstColumn="0" w:lastColumn="0" w:oddVBand="0" w:evenVBand="0" w:oddHBand="0" w:evenHBand="0" w:firstRowFirstColumn="0" w:firstRowLastColumn="0" w:lastRowFirstColumn="0" w:lastRowLastColumn="0"/>
              <w:rPr>
                <w:ins w:id="5529" w:author="Phạm Quang Thịnh" w:date="2019-07-05T22:01:00Z"/>
              </w:rPr>
            </w:pPr>
            <w:ins w:id="5530" w:author="Hứa Văn Tuấn Anh" w:date="2019-07-05T23:16:00Z">
              <w:r>
                <w:rPr>
                  <w:lang w:val="vi-VN"/>
                </w:rPr>
                <w:t>*</w:t>
              </w:r>
            </w:ins>
          </w:p>
        </w:tc>
      </w:tr>
      <w:tr w:rsidR="00CC20C0" w14:paraId="20157EEE" w14:textId="77777777" w:rsidTr="0015558D">
        <w:trPr>
          <w:cnfStyle w:val="000000100000" w:firstRow="0" w:lastRow="0" w:firstColumn="0" w:lastColumn="0" w:oddVBand="0" w:evenVBand="0" w:oddHBand="1" w:evenHBand="0" w:firstRowFirstColumn="0" w:firstRowLastColumn="0" w:lastRowFirstColumn="0" w:lastRowLastColumn="0"/>
          <w:ins w:id="553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A516440" w14:textId="77777777" w:rsidR="00CC20C0" w:rsidRPr="00056D0E" w:rsidRDefault="00CC20C0" w:rsidP="00CC20C0">
            <w:pPr>
              <w:pStyle w:val="oancuaDanhsach"/>
              <w:numPr>
                <w:ilvl w:val="0"/>
                <w:numId w:val="69"/>
              </w:numPr>
              <w:rPr>
                <w:ins w:id="5532" w:author="Phạm Quang Thịnh" w:date="2019-07-05T22:01:00Z"/>
              </w:rPr>
            </w:pPr>
            <w:ins w:id="5533" w:author="Phạm Quang Thịnh" w:date="2019-07-05T22:01:00Z">
              <w:r w:rsidRPr="00056D0E">
                <w:t>Kiểm tra thao tác sửa khi nhập đúng</w:t>
              </w:r>
            </w:ins>
          </w:p>
        </w:tc>
        <w:tc>
          <w:tcPr>
            <w:tcW w:w="985" w:type="dxa"/>
          </w:tcPr>
          <w:p w14:paraId="3F7FACD0" w14:textId="44644AC3" w:rsidR="00CC20C0" w:rsidRDefault="00CC20C0" w:rsidP="00CC20C0">
            <w:pPr>
              <w:cnfStyle w:val="000000100000" w:firstRow="0" w:lastRow="0" w:firstColumn="0" w:lastColumn="0" w:oddVBand="0" w:evenVBand="0" w:oddHBand="1" w:evenHBand="0" w:firstRowFirstColumn="0" w:firstRowLastColumn="0" w:lastRowFirstColumn="0" w:lastRowLastColumn="0"/>
              <w:rPr>
                <w:ins w:id="5534" w:author="Phạm Quang Thịnh" w:date="2019-07-05T22:01:00Z"/>
              </w:rPr>
            </w:pPr>
            <w:ins w:id="5535" w:author="Hứa Văn Tuấn Anh" w:date="2019-07-05T23:16:00Z">
              <w:r>
                <w:rPr>
                  <w:lang w:val="vi-VN"/>
                </w:rPr>
                <w:t>*</w:t>
              </w:r>
            </w:ins>
          </w:p>
        </w:tc>
      </w:tr>
      <w:tr w:rsidR="00CC20C0" w14:paraId="52BFE3EB" w14:textId="77777777" w:rsidTr="0015558D">
        <w:trPr>
          <w:ins w:id="553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3B3425B" w14:textId="77777777" w:rsidR="00CC20C0" w:rsidRPr="00056D0E" w:rsidRDefault="00CC20C0" w:rsidP="00CC20C0">
            <w:pPr>
              <w:pStyle w:val="oancuaDanhsach"/>
              <w:numPr>
                <w:ilvl w:val="0"/>
                <w:numId w:val="69"/>
              </w:numPr>
              <w:rPr>
                <w:ins w:id="5537" w:author="Phạm Quang Thịnh" w:date="2019-07-05T22:01:00Z"/>
              </w:rPr>
            </w:pPr>
            <w:ins w:id="5538" w:author="Phạm Quang Thịnh" w:date="2019-07-05T22:01:00Z">
              <w:r w:rsidRPr="00056D0E">
                <w:t>Kiểm tra form sau khi sửa</w:t>
              </w:r>
            </w:ins>
          </w:p>
        </w:tc>
        <w:tc>
          <w:tcPr>
            <w:tcW w:w="985" w:type="dxa"/>
          </w:tcPr>
          <w:p w14:paraId="3F058B5A" w14:textId="5694F55A" w:rsidR="00CC20C0" w:rsidRDefault="00CC20C0" w:rsidP="00CC20C0">
            <w:pPr>
              <w:cnfStyle w:val="000000000000" w:firstRow="0" w:lastRow="0" w:firstColumn="0" w:lastColumn="0" w:oddVBand="0" w:evenVBand="0" w:oddHBand="0" w:evenHBand="0" w:firstRowFirstColumn="0" w:firstRowLastColumn="0" w:lastRowFirstColumn="0" w:lastRowLastColumn="0"/>
              <w:rPr>
                <w:ins w:id="5539" w:author="Phạm Quang Thịnh" w:date="2019-07-05T22:01:00Z"/>
              </w:rPr>
            </w:pPr>
            <w:ins w:id="5540" w:author="Hứa Văn Tuấn Anh" w:date="2019-07-05T23:16:00Z">
              <w:r>
                <w:rPr>
                  <w:lang w:val="vi-VN"/>
                </w:rPr>
                <w:t>*</w:t>
              </w:r>
            </w:ins>
          </w:p>
        </w:tc>
      </w:tr>
      <w:tr w:rsidR="00CC20C0" w14:paraId="37E69635" w14:textId="77777777" w:rsidTr="0015558D">
        <w:trPr>
          <w:cnfStyle w:val="000000100000" w:firstRow="0" w:lastRow="0" w:firstColumn="0" w:lastColumn="0" w:oddVBand="0" w:evenVBand="0" w:oddHBand="1" w:evenHBand="0" w:firstRowFirstColumn="0" w:firstRowLastColumn="0" w:lastRowFirstColumn="0" w:lastRowLastColumn="0"/>
          <w:ins w:id="554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697A19D" w14:textId="77777777" w:rsidR="00CC20C0" w:rsidRPr="00056D0E" w:rsidRDefault="00CC20C0" w:rsidP="00CC20C0">
            <w:pPr>
              <w:pStyle w:val="oancuaDanhsach"/>
              <w:numPr>
                <w:ilvl w:val="0"/>
                <w:numId w:val="69"/>
              </w:numPr>
              <w:rPr>
                <w:ins w:id="5542" w:author="Phạm Quang Thịnh" w:date="2019-07-05T22:01:00Z"/>
              </w:rPr>
            </w:pPr>
            <w:ins w:id="5543" w:author="Phạm Quang Thịnh" w:date="2019-07-05T22:01:00Z">
              <w:r w:rsidRPr="00056D0E">
                <w:t>Kiểm tra database sau khi sửa</w:t>
              </w:r>
            </w:ins>
          </w:p>
        </w:tc>
        <w:tc>
          <w:tcPr>
            <w:tcW w:w="985" w:type="dxa"/>
          </w:tcPr>
          <w:p w14:paraId="221FC573" w14:textId="2B9567B8" w:rsidR="00CC20C0" w:rsidRDefault="00CC20C0" w:rsidP="00CC20C0">
            <w:pPr>
              <w:cnfStyle w:val="000000100000" w:firstRow="0" w:lastRow="0" w:firstColumn="0" w:lastColumn="0" w:oddVBand="0" w:evenVBand="0" w:oddHBand="1" w:evenHBand="0" w:firstRowFirstColumn="0" w:firstRowLastColumn="0" w:lastRowFirstColumn="0" w:lastRowLastColumn="0"/>
              <w:rPr>
                <w:ins w:id="5544" w:author="Phạm Quang Thịnh" w:date="2019-07-05T22:01:00Z"/>
              </w:rPr>
            </w:pPr>
            <w:ins w:id="5545" w:author="Hứa Văn Tuấn Anh" w:date="2019-07-05T23:16:00Z">
              <w:r>
                <w:rPr>
                  <w:lang w:val="vi-VN"/>
                </w:rPr>
                <w:t>*</w:t>
              </w:r>
            </w:ins>
          </w:p>
        </w:tc>
      </w:tr>
      <w:tr w:rsidR="00CC20C0" w14:paraId="09CB5049" w14:textId="77777777" w:rsidTr="0015558D">
        <w:trPr>
          <w:ins w:id="554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41D4965" w14:textId="77777777" w:rsidR="00CC20C0" w:rsidRPr="00056D0E" w:rsidRDefault="00CC20C0" w:rsidP="00CC20C0">
            <w:pPr>
              <w:pStyle w:val="oancuaDanhsach"/>
              <w:numPr>
                <w:ilvl w:val="0"/>
                <w:numId w:val="69"/>
              </w:numPr>
              <w:rPr>
                <w:ins w:id="5547" w:author="Phạm Quang Thịnh" w:date="2019-07-05T22:01:00Z"/>
              </w:rPr>
            </w:pPr>
            <w:ins w:id="5548" w:author="Phạm Quang Thịnh" w:date="2019-07-05T22:01:00Z">
              <w:r w:rsidRPr="00056D0E">
                <w:t>Kiểm tra thông báo lỗi</w:t>
              </w:r>
            </w:ins>
          </w:p>
        </w:tc>
        <w:tc>
          <w:tcPr>
            <w:tcW w:w="985" w:type="dxa"/>
          </w:tcPr>
          <w:p w14:paraId="12956EE0" w14:textId="1DB8D882" w:rsidR="00CC20C0" w:rsidRDefault="00CC20C0" w:rsidP="00CC20C0">
            <w:pPr>
              <w:cnfStyle w:val="000000000000" w:firstRow="0" w:lastRow="0" w:firstColumn="0" w:lastColumn="0" w:oddVBand="0" w:evenVBand="0" w:oddHBand="0" w:evenHBand="0" w:firstRowFirstColumn="0" w:firstRowLastColumn="0" w:lastRowFirstColumn="0" w:lastRowLastColumn="0"/>
              <w:rPr>
                <w:ins w:id="5549" w:author="Phạm Quang Thịnh" w:date="2019-07-05T22:01:00Z"/>
              </w:rPr>
            </w:pPr>
            <w:ins w:id="5550" w:author="Hứa Văn Tuấn Anh" w:date="2019-07-05T23:16:00Z">
              <w:r>
                <w:rPr>
                  <w:lang w:val="vi-VN"/>
                </w:rPr>
                <w:t>*</w:t>
              </w:r>
            </w:ins>
          </w:p>
        </w:tc>
      </w:tr>
      <w:tr w:rsidR="00C814E6" w14:paraId="360F4BDA" w14:textId="77777777" w:rsidTr="0015558D">
        <w:trPr>
          <w:cnfStyle w:val="000000100000" w:firstRow="0" w:lastRow="0" w:firstColumn="0" w:lastColumn="0" w:oddVBand="0" w:evenVBand="0" w:oddHBand="1" w:evenHBand="0" w:firstRowFirstColumn="0" w:firstRowLastColumn="0" w:lastRowFirstColumn="0" w:lastRowLastColumn="0"/>
          <w:ins w:id="555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7D3A9E1" w14:textId="77777777" w:rsidR="00C814E6" w:rsidRPr="00056D0E" w:rsidRDefault="00C814E6" w:rsidP="0015558D">
            <w:pPr>
              <w:rPr>
                <w:ins w:id="5552" w:author="Phạm Quang Thịnh" w:date="2019-07-05T22:01:00Z"/>
                <w:b w:val="0"/>
              </w:rPr>
            </w:pPr>
            <w:ins w:id="5553" w:author="Phạm Quang Thịnh" w:date="2019-07-05T22:01:00Z">
              <w:r w:rsidRPr="00056D0E">
                <w:rPr>
                  <w:b w:val="0"/>
                  <w:sz w:val="24"/>
                </w:rPr>
                <w:t>Xóa</w:t>
              </w:r>
            </w:ins>
          </w:p>
        </w:tc>
        <w:tc>
          <w:tcPr>
            <w:tcW w:w="985" w:type="dxa"/>
          </w:tcPr>
          <w:p w14:paraId="6E2900C4"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554" w:author="Phạm Quang Thịnh" w:date="2019-07-05T22:01:00Z"/>
              </w:rPr>
            </w:pPr>
          </w:p>
        </w:tc>
      </w:tr>
      <w:tr w:rsidR="00CC20C0" w14:paraId="697A677D" w14:textId="77777777" w:rsidTr="0015558D">
        <w:trPr>
          <w:ins w:id="555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3DDAC5C" w14:textId="77777777" w:rsidR="00CC20C0" w:rsidRPr="00056D0E" w:rsidRDefault="00CC20C0" w:rsidP="00CC20C0">
            <w:pPr>
              <w:pStyle w:val="oancuaDanhsach"/>
              <w:numPr>
                <w:ilvl w:val="0"/>
                <w:numId w:val="70"/>
              </w:numPr>
              <w:rPr>
                <w:ins w:id="5556" w:author="Phạm Quang Thịnh" w:date="2019-07-05T22:01:00Z"/>
              </w:rPr>
            </w:pPr>
            <w:ins w:id="5557" w:author="Phạm Quang Thịnh" w:date="2019-07-05T22:01:00Z">
              <w:r w:rsidRPr="00056D0E">
                <w:t>Kiểm tra trạng thái nút xóa</w:t>
              </w:r>
              <w:r>
                <w:t>/menu xóa</w:t>
              </w:r>
              <w:r w:rsidRPr="00056D0E">
                <w:t xml:space="preserve"> khi chưa có dữ liệu</w:t>
              </w:r>
            </w:ins>
          </w:p>
        </w:tc>
        <w:tc>
          <w:tcPr>
            <w:tcW w:w="985" w:type="dxa"/>
          </w:tcPr>
          <w:p w14:paraId="6A2A07CE" w14:textId="44370623" w:rsidR="00CC20C0" w:rsidRDefault="00CC20C0" w:rsidP="00CC20C0">
            <w:pPr>
              <w:cnfStyle w:val="000000000000" w:firstRow="0" w:lastRow="0" w:firstColumn="0" w:lastColumn="0" w:oddVBand="0" w:evenVBand="0" w:oddHBand="0" w:evenHBand="0" w:firstRowFirstColumn="0" w:firstRowLastColumn="0" w:lastRowFirstColumn="0" w:lastRowLastColumn="0"/>
              <w:rPr>
                <w:ins w:id="5558" w:author="Phạm Quang Thịnh" w:date="2019-07-05T22:01:00Z"/>
              </w:rPr>
            </w:pPr>
            <w:ins w:id="5559" w:author="Hứa Văn Tuấn Anh" w:date="2019-07-05T23:16:00Z">
              <w:r>
                <w:rPr>
                  <w:lang w:val="vi-VN"/>
                </w:rPr>
                <w:t>*</w:t>
              </w:r>
            </w:ins>
          </w:p>
        </w:tc>
      </w:tr>
      <w:tr w:rsidR="00CC20C0" w14:paraId="768476E6" w14:textId="77777777" w:rsidTr="0015558D">
        <w:trPr>
          <w:cnfStyle w:val="000000100000" w:firstRow="0" w:lastRow="0" w:firstColumn="0" w:lastColumn="0" w:oddVBand="0" w:evenVBand="0" w:oddHBand="1" w:evenHBand="0" w:firstRowFirstColumn="0" w:firstRowLastColumn="0" w:lastRowFirstColumn="0" w:lastRowLastColumn="0"/>
          <w:ins w:id="556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7E117B4" w14:textId="77777777" w:rsidR="00CC20C0" w:rsidRPr="00056D0E" w:rsidRDefault="00CC20C0" w:rsidP="00CC20C0">
            <w:pPr>
              <w:pStyle w:val="oancuaDanhsach"/>
              <w:numPr>
                <w:ilvl w:val="0"/>
                <w:numId w:val="70"/>
              </w:numPr>
              <w:rPr>
                <w:ins w:id="5561" w:author="Phạm Quang Thịnh" w:date="2019-07-05T22:01:00Z"/>
              </w:rPr>
            </w:pPr>
            <w:ins w:id="5562" w:author="Phạm Quang Thịnh" w:date="2019-07-05T22:01:00Z">
              <w:r w:rsidRPr="00056D0E">
                <w:t>Kiểm tra thao tác xóa khi sai khóa chính</w:t>
              </w:r>
            </w:ins>
          </w:p>
        </w:tc>
        <w:tc>
          <w:tcPr>
            <w:tcW w:w="985" w:type="dxa"/>
          </w:tcPr>
          <w:p w14:paraId="31572072" w14:textId="0DF349C7" w:rsidR="00CC20C0" w:rsidRDefault="00CC20C0" w:rsidP="00CC20C0">
            <w:pPr>
              <w:cnfStyle w:val="000000100000" w:firstRow="0" w:lastRow="0" w:firstColumn="0" w:lastColumn="0" w:oddVBand="0" w:evenVBand="0" w:oddHBand="1" w:evenHBand="0" w:firstRowFirstColumn="0" w:firstRowLastColumn="0" w:lastRowFirstColumn="0" w:lastRowLastColumn="0"/>
              <w:rPr>
                <w:ins w:id="5563" w:author="Phạm Quang Thịnh" w:date="2019-07-05T22:01:00Z"/>
              </w:rPr>
            </w:pPr>
            <w:ins w:id="5564" w:author="Hứa Văn Tuấn Anh" w:date="2019-07-05T23:16:00Z">
              <w:r>
                <w:rPr>
                  <w:lang w:val="vi-VN"/>
                </w:rPr>
                <w:t>*</w:t>
              </w:r>
            </w:ins>
          </w:p>
        </w:tc>
      </w:tr>
      <w:tr w:rsidR="00CC20C0" w14:paraId="2562DDD8" w14:textId="77777777" w:rsidTr="0015558D">
        <w:trPr>
          <w:ins w:id="556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2D24C51" w14:textId="77777777" w:rsidR="00CC20C0" w:rsidRPr="00056D0E" w:rsidRDefault="00CC20C0" w:rsidP="00CC20C0">
            <w:pPr>
              <w:pStyle w:val="oancuaDanhsach"/>
              <w:numPr>
                <w:ilvl w:val="0"/>
                <w:numId w:val="70"/>
              </w:numPr>
              <w:rPr>
                <w:ins w:id="5566" w:author="Phạm Quang Thịnh" w:date="2019-07-05T22:01:00Z"/>
              </w:rPr>
            </w:pPr>
            <w:ins w:id="5567" w:author="Phạm Quang Thịnh" w:date="2019-07-05T22:01:00Z">
              <w:r w:rsidRPr="00056D0E">
                <w:t>Kiểm tra thao tác xóa khi vi phạm ràng buộc</w:t>
              </w:r>
            </w:ins>
          </w:p>
        </w:tc>
        <w:tc>
          <w:tcPr>
            <w:tcW w:w="985" w:type="dxa"/>
          </w:tcPr>
          <w:p w14:paraId="68C69584" w14:textId="496221B2" w:rsidR="00CC20C0" w:rsidRDefault="00CC20C0" w:rsidP="00CC20C0">
            <w:pPr>
              <w:cnfStyle w:val="000000000000" w:firstRow="0" w:lastRow="0" w:firstColumn="0" w:lastColumn="0" w:oddVBand="0" w:evenVBand="0" w:oddHBand="0" w:evenHBand="0" w:firstRowFirstColumn="0" w:firstRowLastColumn="0" w:lastRowFirstColumn="0" w:lastRowLastColumn="0"/>
              <w:rPr>
                <w:ins w:id="5568" w:author="Phạm Quang Thịnh" w:date="2019-07-05T22:01:00Z"/>
              </w:rPr>
            </w:pPr>
            <w:ins w:id="5569" w:author="Hứa Văn Tuấn Anh" w:date="2019-07-05T23:16:00Z">
              <w:r>
                <w:rPr>
                  <w:lang w:val="vi-VN"/>
                </w:rPr>
                <w:t>*</w:t>
              </w:r>
            </w:ins>
          </w:p>
        </w:tc>
      </w:tr>
      <w:tr w:rsidR="00CC20C0" w14:paraId="7137BAC3" w14:textId="77777777" w:rsidTr="0015558D">
        <w:trPr>
          <w:cnfStyle w:val="000000100000" w:firstRow="0" w:lastRow="0" w:firstColumn="0" w:lastColumn="0" w:oddVBand="0" w:evenVBand="0" w:oddHBand="1" w:evenHBand="0" w:firstRowFirstColumn="0" w:firstRowLastColumn="0" w:lastRowFirstColumn="0" w:lastRowLastColumn="0"/>
          <w:ins w:id="557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CE568BB" w14:textId="77777777" w:rsidR="00CC20C0" w:rsidRPr="00056D0E" w:rsidRDefault="00CC20C0" w:rsidP="00CC20C0">
            <w:pPr>
              <w:pStyle w:val="oancuaDanhsach"/>
              <w:numPr>
                <w:ilvl w:val="0"/>
                <w:numId w:val="70"/>
              </w:numPr>
              <w:rPr>
                <w:ins w:id="5571" w:author="Phạm Quang Thịnh" w:date="2019-07-05T22:01:00Z"/>
              </w:rPr>
            </w:pPr>
            <w:ins w:id="5572" w:author="Phạm Quang Thịnh" w:date="2019-07-05T22:01:00Z">
              <w:r w:rsidRPr="00056D0E">
                <w:t>Kiểm tra thao tác xóa khi trường dữ liệu invalid</w:t>
              </w:r>
            </w:ins>
          </w:p>
        </w:tc>
        <w:tc>
          <w:tcPr>
            <w:tcW w:w="985" w:type="dxa"/>
          </w:tcPr>
          <w:p w14:paraId="67EFAFCA" w14:textId="54B391AA" w:rsidR="00CC20C0" w:rsidRDefault="00CC20C0" w:rsidP="00CC20C0">
            <w:pPr>
              <w:cnfStyle w:val="000000100000" w:firstRow="0" w:lastRow="0" w:firstColumn="0" w:lastColumn="0" w:oddVBand="0" w:evenVBand="0" w:oddHBand="1" w:evenHBand="0" w:firstRowFirstColumn="0" w:firstRowLastColumn="0" w:lastRowFirstColumn="0" w:lastRowLastColumn="0"/>
              <w:rPr>
                <w:ins w:id="5573" w:author="Phạm Quang Thịnh" w:date="2019-07-05T22:01:00Z"/>
              </w:rPr>
            </w:pPr>
            <w:ins w:id="5574" w:author="Hứa Văn Tuấn Anh" w:date="2019-07-05T23:16:00Z">
              <w:r>
                <w:rPr>
                  <w:lang w:val="vi-VN"/>
                </w:rPr>
                <w:t>*</w:t>
              </w:r>
            </w:ins>
          </w:p>
        </w:tc>
      </w:tr>
      <w:tr w:rsidR="00CC20C0" w14:paraId="1876F5D5" w14:textId="77777777" w:rsidTr="0015558D">
        <w:trPr>
          <w:ins w:id="557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204B7A4" w14:textId="77777777" w:rsidR="00CC20C0" w:rsidRPr="00056D0E" w:rsidRDefault="00CC20C0" w:rsidP="00CC20C0">
            <w:pPr>
              <w:pStyle w:val="oancuaDanhsach"/>
              <w:numPr>
                <w:ilvl w:val="0"/>
                <w:numId w:val="70"/>
              </w:numPr>
              <w:rPr>
                <w:ins w:id="5576" w:author="Phạm Quang Thịnh" w:date="2019-07-05T22:01:00Z"/>
              </w:rPr>
            </w:pPr>
            <w:ins w:id="5577" w:author="Phạm Quang Thịnh" w:date="2019-07-05T22:01:00Z">
              <w:r w:rsidRPr="00056D0E">
                <w:t>Kiểm tra thao tác xóa khi trường dữ liệu vượt max length</w:t>
              </w:r>
            </w:ins>
          </w:p>
        </w:tc>
        <w:tc>
          <w:tcPr>
            <w:tcW w:w="985" w:type="dxa"/>
          </w:tcPr>
          <w:p w14:paraId="0A05B82B" w14:textId="07E80519" w:rsidR="00CC20C0" w:rsidRDefault="00CC20C0" w:rsidP="00CC20C0">
            <w:pPr>
              <w:cnfStyle w:val="000000000000" w:firstRow="0" w:lastRow="0" w:firstColumn="0" w:lastColumn="0" w:oddVBand="0" w:evenVBand="0" w:oddHBand="0" w:evenHBand="0" w:firstRowFirstColumn="0" w:firstRowLastColumn="0" w:lastRowFirstColumn="0" w:lastRowLastColumn="0"/>
              <w:rPr>
                <w:ins w:id="5578" w:author="Phạm Quang Thịnh" w:date="2019-07-05T22:01:00Z"/>
              </w:rPr>
            </w:pPr>
            <w:ins w:id="5579" w:author="Hứa Văn Tuấn Anh" w:date="2019-07-05T23:16:00Z">
              <w:r>
                <w:rPr>
                  <w:lang w:val="vi-VN"/>
                </w:rPr>
                <w:t>*</w:t>
              </w:r>
            </w:ins>
          </w:p>
        </w:tc>
      </w:tr>
      <w:tr w:rsidR="00CC20C0" w14:paraId="7E94DC99" w14:textId="77777777" w:rsidTr="0015558D">
        <w:trPr>
          <w:cnfStyle w:val="000000100000" w:firstRow="0" w:lastRow="0" w:firstColumn="0" w:lastColumn="0" w:oddVBand="0" w:evenVBand="0" w:oddHBand="1" w:evenHBand="0" w:firstRowFirstColumn="0" w:firstRowLastColumn="0" w:lastRowFirstColumn="0" w:lastRowLastColumn="0"/>
          <w:ins w:id="558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6C1BD4B" w14:textId="77777777" w:rsidR="00CC20C0" w:rsidRPr="00056D0E" w:rsidRDefault="00CC20C0" w:rsidP="00CC20C0">
            <w:pPr>
              <w:pStyle w:val="oancuaDanhsach"/>
              <w:numPr>
                <w:ilvl w:val="0"/>
                <w:numId w:val="70"/>
              </w:numPr>
              <w:rPr>
                <w:ins w:id="5581" w:author="Phạm Quang Thịnh" w:date="2019-07-05T22:01:00Z"/>
              </w:rPr>
            </w:pPr>
            <w:ins w:id="5582" w:author="Phạm Quang Thịnh" w:date="2019-07-05T22:01:00Z">
              <w:r w:rsidRPr="00056D0E">
                <w:t>Kiểm tra thao tác xóa khi đúng khóa chính</w:t>
              </w:r>
            </w:ins>
          </w:p>
        </w:tc>
        <w:tc>
          <w:tcPr>
            <w:tcW w:w="985" w:type="dxa"/>
          </w:tcPr>
          <w:p w14:paraId="7187B76E" w14:textId="6B18377E" w:rsidR="00CC20C0" w:rsidRDefault="00CC20C0" w:rsidP="00CC20C0">
            <w:pPr>
              <w:cnfStyle w:val="000000100000" w:firstRow="0" w:lastRow="0" w:firstColumn="0" w:lastColumn="0" w:oddVBand="0" w:evenVBand="0" w:oddHBand="1" w:evenHBand="0" w:firstRowFirstColumn="0" w:firstRowLastColumn="0" w:lastRowFirstColumn="0" w:lastRowLastColumn="0"/>
              <w:rPr>
                <w:ins w:id="5583" w:author="Phạm Quang Thịnh" w:date="2019-07-05T22:01:00Z"/>
              </w:rPr>
            </w:pPr>
            <w:ins w:id="5584" w:author="Hứa Văn Tuấn Anh" w:date="2019-07-05T23:16:00Z">
              <w:r>
                <w:rPr>
                  <w:lang w:val="vi-VN"/>
                </w:rPr>
                <w:t>*</w:t>
              </w:r>
            </w:ins>
          </w:p>
        </w:tc>
      </w:tr>
      <w:tr w:rsidR="00CC20C0" w14:paraId="340C4E3F" w14:textId="77777777" w:rsidTr="0015558D">
        <w:trPr>
          <w:ins w:id="558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FDFD5E4" w14:textId="77777777" w:rsidR="00CC20C0" w:rsidRPr="00056D0E" w:rsidRDefault="00CC20C0" w:rsidP="00CC20C0">
            <w:pPr>
              <w:pStyle w:val="oancuaDanhsach"/>
              <w:numPr>
                <w:ilvl w:val="0"/>
                <w:numId w:val="70"/>
              </w:numPr>
              <w:rPr>
                <w:ins w:id="5586" w:author="Phạm Quang Thịnh" w:date="2019-07-05T22:01:00Z"/>
              </w:rPr>
            </w:pPr>
            <w:ins w:id="5587" w:author="Phạm Quang Thịnh" w:date="2019-07-05T22:01:00Z">
              <w:r w:rsidRPr="00056D0E">
                <w:t>Kiểm tra form sau khi xóa</w:t>
              </w:r>
            </w:ins>
          </w:p>
        </w:tc>
        <w:tc>
          <w:tcPr>
            <w:tcW w:w="985" w:type="dxa"/>
          </w:tcPr>
          <w:p w14:paraId="391D4C7E" w14:textId="1B15CB72" w:rsidR="00CC20C0" w:rsidRDefault="00CC20C0" w:rsidP="00CC20C0">
            <w:pPr>
              <w:cnfStyle w:val="000000000000" w:firstRow="0" w:lastRow="0" w:firstColumn="0" w:lastColumn="0" w:oddVBand="0" w:evenVBand="0" w:oddHBand="0" w:evenHBand="0" w:firstRowFirstColumn="0" w:firstRowLastColumn="0" w:lastRowFirstColumn="0" w:lastRowLastColumn="0"/>
              <w:rPr>
                <w:ins w:id="5588" w:author="Phạm Quang Thịnh" w:date="2019-07-05T22:01:00Z"/>
              </w:rPr>
            </w:pPr>
            <w:ins w:id="5589" w:author="Hứa Văn Tuấn Anh" w:date="2019-07-05T23:16:00Z">
              <w:r>
                <w:rPr>
                  <w:lang w:val="vi-VN"/>
                </w:rPr>
                <w:t>*</w:t>
              </w:r>
            </w:ins>
          </w:p>
        </w:tc>
      </w:tr>
      <w:tr w:rsidR="00CC20C0" w14:paraId="75017051" w14:textId="77777777" w:rsidTr="0015558D">
        <w:trPr>
          <w:cnfStyle w:val="000000100000" w:firstRow="0" w:lastRow="0" w:firstColumn="0" w:lastColumn="0" w:oddVBand="0" w:evenVBand="0" w:oddHBand="1" w:evenHBand="0" w:firstRowFirstColumn="0" w:firstRowLastColumn="0" w:lastRowFirstColumn="0" w:lastRowLastColumn="0"/>
          <w:ins w:id="559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722A3DF" w14:textId="77777777" w:rsidR="00CC20C0" w:rsidRPr="00056D0E" w:rsidRDefault="00CC20C0" w:rsidP="00CC20C0">
            <w:pPr>
              <w:pStyle w:val="oancuaDanhsach"/>
              <w:numPr>
                <w:ilvl w:val="0"/>
                <w:numId w:val="70"/>
              </w:numPr>
              <w:rPr>
                <w:ins w:id="5591" w:author="Phạm Quang Thịnh" w:date="2019-07-05T22:01:00Z"/>
              </w:rPr>
            </w:pPr>
            <w:ins w:id="5592" w:author="Phạm Quang Thịnh" w:date="2019-07-05T22:01:00Z">
              <w:r w:rsidRPr="00056D0E">
                <w:t>Kiểm tra database sau khi xóa</w:t>
              </w:r>
            </w:ins>
          </w:p>
        </w:tc>
        <w:tc>
          <w:tcPr>
            <w:tcW w:w="985" w:type="dxa"/>
          </w:tcPr>
          <w:p w14:paraId="66F58BCF" w14:textId="2E2A92D5" w:rsidR="00CC20C0" w:rsidRDefault="00CC20C0" w:rsidP="00CC20C0">
            <w:pPr>
              <w:cnfStyle w:val="000000100000" w:firstRow="0" w:lastRow="0" w:firstColumn="0" w:lastColumn="0" w:oddVBand="0" w:evenVBand="0" w:oddHBand="1" w:evenHBand="0" w:firstRowFirstColumn="0" w:firstRowLastColumn="0" w:lastRowFirstColumn="0" w:lastRowLastColumn="0"/>
              <w:rPr>
                <w:ins w:id="5593" w:author="Phạm Quang Thịnh" w:date="2019-07-05T22:01:00Z"/>
              </w:rPr>
            </w:pPr>
            <w:ins w:id="5594" w:author="Hứa Văn Tuấn Anh" w:date="2019-07-05T23:16:00Z">
              <w:r>
                <w:rPr>
                  <w:lang w:val="vi-VN"/>
                </w:rPr>
                <w:t>*</w:t>
              </w:r>
            </w:ins>
          </w:p>
        </w:tc>
      </w:tr>
      <w:tr w:rsidR="00CC20C0" w14:paraId="4FAC1303" w14:textId="77777777" w:rsidTr="0015558D">
        <w:trPr>
          <w:ins w:id="559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33ED7C0" w14:textId="77777777" w:rsidR="00CC20C0" w:rsidRPr="0008427D" w:rsidRDefault="00CC20C0" w:rsidP="00CC20C0">
            <w:pPr>
              <w:pStyle w:val="oancuaDanhsach"/>
              <w:numPr>
                <w:ilvl w:val="0"/>
                <w:numId w:val="70"/>
              </w:numPr>
              <w:rPr>
                <w:ins w:id="5596" w:author="Phạm Quang Thịnh" w:date="2019-07-05T22:01:00Z"/>
              </w:rPr>
            </w:pPr>
            <w:ins w:id="5597" w:author="Phạm Quang Thịnh" w:date="2019-07-05T22:01:00Z">
              <w:r w:rsidRPr="00056D0E">
                <w:t>Kiểm tra thông báo lỗi</w:t>
              </w:r>
            </w:ins>
          </w:p>
        </w:tc>
        <w:tc>
          <w:tcPr>
            <w:tcW w:w="985" w:type="dxa"/>
          </w:tcPr>
          <w:p w14:paraId="2CE7B233" w14:textId="324FB49F" w:rsidR="00CC20C0" w:rsidRDefault="00CC20C0" w:rsidP="00CC20C0">
            <w:pPr>
              <w:cnfStyle w:val="000000000000" w:firstRow="0" w:lastRow="0" w:firstColumn="0" w:lastColumn="0" w:oddVBand="0" w:evenVBand="0" w:oddHBand="0" w:evenHBand="0" w:firstRowFirstColumn="0" w:firstRowLastColumn="0" w:lastRowFirstColumn="0" w:lastRowLastColumn="0"/>
              <w:rPr>
                <w:ins w:id="5598" w:author="Phạm Quang Thịnh" w:date="2019-07-05T22:01:00Z"/>
              </w:rPr>
            </w:pPr>
            <w:ins w:id="5599" w:author="Hứa Văn Tuấn Anh" w:date="2019-07-05T23:16:00Z">
              <w:r>
                <w:rPr>
                  <w:lang w:val="vi-VN"/>
                </w:rPr>
                <w:t>*</w:t>
              </w:r>
            </w:ins>
          </w:p>
        </w:tc>
      </w:tr>
    </w:tbl>
    <w:p w14:paraId="176234AE" w14:textId="77777777" w:rsidR="00C814E6" w:rsidRPr="00E12A5C" w:rsidRDefault="00C814E6" w:rsidP="00C814E6">
      <w:pPr>
        <w:rPr>
          <w:ins w:id="5600" w:author="Phạm Quang Thịnh" w:date="2019-07-05T22:01:00Z"/>
          <w:sz w:val="32"/>
        </w:rPr>
      </w:pPr>
    </w:p>
    <w:p w14:paraId="2D8BC1D7" w14:textId="77777777" w:rsidR="00C814E6" w:rsidRDefault="00C814E6" w:rsidP="00C814E6">
      <w:pPr>
        <w:rPr>
          <w:ins w:id="5601" w:author="Phạm Quang Thịnh" w:date="2019-07-05T22:01:00Z"/>
          <w:sz w:val="32"/>
        </w:rPr>
      </w:pPr>
    </w:p>
    <w:p w14:paraId="65982BA5" w14:textId="77777777" w:rsidR="00C814E6" w:rsidRDefault="00C814E6" w:rsidP="00C814E6">
      <w:pPr>
        <w:rPr>
          <w:ins w:id="5602" w:author="Phạm Quang Thịnh" w:date="2019-07-05T22:01:00Z"/>
          <w:sz w:val="32"/>
        </w:rPr>
      </w:pPr>
    </w:p>
    <w:p w14:paraId="19CF5147" w14:textId="13727EF3" w:rsidR="00C814E6" w:rsidRDefault="00C814E6" w:rsidP="00C814E6">
      <w:pPr>
        <w:rPr>
          <w:ins w:id="5603" w:author="Phạm Quang Thịnh" w:date="2019-07-05T23:39:00Z"/>
          <w:sz w:val="32"/>
        </w:rPr>
      </w:pPr>
    </w:p>
    <w:p w14:paraId="2441A670" w14:textId="4D94FFC0" w:rsidR="00C814E6" w:rsidRDefault="00CC20C0" w:rsidP="00C814E6">
      <w:pPr>
        <w:rPr>
          <w:ins w:id="5604" w:author="Phạm Quang Thịnh" w:date="2019-07-05T22:01:00Z"/>
          <w:sz w:val="32"/>
        </w:rPr>
      </w:pPr>
      <w:ins w:id="5605" w:author="Hứa Văn Tuấn Anh" w:date="2019-07-05T23:16:00Z">
        <w:del w:id="5606" w:author="Phạm Quang Thịnh" w:date="2019-07-05T23:39:00Z">
          <w:r w:rsidDel="00BB0A06">
            <w:rPr>
              <w:lang w:val="vi-VN"/>
            </w:rPr>
            <w:delText>*****************************</w:delText>
          </w:r>
        </w:del>
      </w:ins>
    </w:p>
    <w:p w14:paraId="059AE691" w14:textId="77777777" w:rsidR="00C814E6" w:rsidRDefault="00C814E6">
      <w:pPr>
        <w:pStyle w:val="u2"/>
        <w:jc w:val="center"/>
        <w:rPr>
          <w:ins w:id="5607" w:author="Phạm Quang Thịnh" w:date="2019-07-05T22:01:00Z"/>
        </w:rPr>
        <w:pPrChange w:id="5608" w:author="Phạm Quang Thịnh" w:date="2019-07-05T23:39:00Z">
          <w:pPr/>
        </w:pPrChange>
      </w:pPr>
      <w:ins w:id="5609" w:author="Phạm Quang Thịnh" w:date="2019-07-05T22:01:00Z">
        <w:r>
          <w:lastRenderedPageBreak/>
          <w:t>Quản lý đơn vị</w:t>
        </w:r>
      </w:ins>
    </w:p>
    <w:tbl>
      <w:tblPr>
        <w:tblStyle w:val="BangThun1"/>
        <w:tblpPr w:leftFromText="180" w:rightFromText="180" w:vertAnchor="text" w:horzAnchor="margin" w:tblpY="616"/>
        <w:tblW w:w="0" w:type="auto"/>
        <w:tblLook w:val="04A0" w:firstRow="1" w:lastRow="0" w:firstColumn="1" w:lastColumn="0" w:noHBand="0" w:noVBand="1"/>
      </w:tblPr>
      <w:tblGrid>
        <w:gridCol w:w="8365"/>
        <w:gridCol w:w="985"/>
      </w:tblGrid>
      <w:tr w:rsidR="00C814E6" w14:paraId="5ABCBB45" w14:textId="77777777" w:rsidTr="0015558D">
        <w:trPr>
          <w:cnfStyle w:val="100000000000" w:firstRow="1" w:lastRow="0" w:firstColumn="0" w:lastColumn="0" w:oddVBand="0" w:evenVBand="0" w:oddHBand="0" w:evenHBand="0" w:firstRowFirstColumn="0" w:firstRowLastColumn="0" w:lastRowFirstColumn="0" w:lastRowLastColumn="0"/>
          <w:ins w:id="561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28BEDEB" w14:textId="77777777" w:rsidR="00C814E6" w:rsidRPr="00886086" w:rsidRDefault="00C814E6" w:rsidP="0015558D">
            <w:pPr>
              <w:rPr>
                <w:ins w:id="5611" w:author="Phạm Quang Thịnh" w:date="2019-07-05T22:01:00Z"/>
                <w:b w:val="0"/>
              </w:rPr>
            </w:pPr>
            <w:ins w:id="5612" w:author="Phạm Quang Thịnh" w:date="2019-07-05T22:01:00Z">
              <w:r>
                <w:rPr>
                  <w:b w:val="0"/>
                </w:rPr>
                <w:t>Đơn vị</w:t>
              </w:r>
            </w:ins>
          </w:p>
        </w:tc>
        <w:tc>
          <w:tcPr>
            <w:tcW w:w="985" w:type="dxa"/>
          </w:tcPr>
          <w:p w14:paraId="6D330E69"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5613" w:author="Phạm Quang Thịnh" w:date="2019-07-05T22:01:00Z"/>
                <w:b w:val="0"/>
              </w:rPr>
            </w:pPr>
            <w:ins w:id="5614" w:author="Phạm Quang Thịnh" w:date="2019-07-05T22:01:00Z">
              <w:r w:rsidRPr="00886086">
                <w:rPr>
                  <w:b w:val="0"/>
                  <w:sz w:val="24"/>
                </w:rPr>
                <w:t>Check</w:t>
              </w:r>
            </w:ins>
          </w:p>
        </w:tc>
      </w:tr>
      <w:tr w:rsidR="00C814E6" w14:paraId="2203CAC7" w14:textId="77777777" w:rsidTr="0015558D">
        <w:trPr>
          <w:cnfStyle w:val="000000100000" w:firstRow="0" w:lastRow="0" w:firstColumn="0" w:lastColumn="0" w:oddVBand="0" w:evenVBand="0" w:oddHBand="1" w:evenHBand="0" w:firstRowFirstColumn="0" w:firstRowLastColumn="0" w:lastRowFirstColumn="0" w:lastRowLastColumn="0"/>
          <w:ins w:id="561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56919EA" w14:textId="77777777" w:rsidR="00C814E6" w:rsidRPr="00056D0E" w:rsidRDefault="00C814E6" w:rsidP="0015558D">
            <w:pPr>
              <w:rPr>
                <w:ins w:id="5616" w:author="Phạm Quang Thịnh" w:date="2019-07-05T22:01:00Z"/>
                <w:b w:val="0"/>
                <w:sz w:val="24"/>
              </w:rPr>
            </w:pPr>
            <w:ins w:id="5617" w:author="Phạm Quang Thịnh" w:date="2019-07-05T22:01:00Z">
              <w:r w:rsidRPr="00056D0E">
                <w:rPr>
                  <w:b w:val="0"/>
                  <w:sz w:val="24"/>
                </w:rPr>
                <w:t>Thêm</w:t>
              </w:r>
            </w:ins>
          </w:p>
        </w:tc>
        <w:tc>
          <w:tcPr>
            <w:tcW w:w="985" w:type="dxa"/>
          </w:tcPr>
          <w:p w14:paraId="7C13E34C"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618" w:author="Phạm Quang Thịnh" w:date="2019-07-05T22:01:00Z"/>
              </w:rPr>
            </w:pPr>
          </w:p>
        </w:tc>
      </w:tr>
      <w:tr w:rsidR="00CC20C0" w14:paraId="491E6029" w14:textId="77777777" w:rsidTr="0015558D">
        <w:trPr>
          <w:ins w:id="561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6870AFD" w14:textId="77777777" w:rsidR="00CC20C0" w:rsidRPr="00056D0E" w:rsidRDefault="00CC20C0" w:rsidP="00CC20C0">
            <w:pPr>
              <w:pStyle w:val="oancuaDanhsach"/>
              <w:numPr>
                <w:ilvl w:val="0"/>
                <w:numId w:val="68"/>
              </w:numPr>
              <w:rPr>
                <w:ins w:id="5620" w:author="Phạm Quang Thịnh" w:date="2019-07-05T22:01:00Z"/>
              </w:rPr>
            </w:pPr>
            <w:ins w:id="5621" w:author="Phạm Quang Thịnh" w:date="2019-07-05T22:01:00Z">
              <w:r w:rsidRPr="00056D0E">
                <w:t>Kiểm tra trạng thái nút thêm khi chưa nhập</w:t>
              </w:r>
            </w:ins>
          </w:p>
        </w:tc>
        <w:tc>
          <w:tcPr>
            <w:tcW w:w="985" w:type="dxa"/>
          </w:tcPr>
          <w:p w14:paraId="05BD4575" w14:textId="6F64A117" w:rsidR="00CC20C0" w:rsidRDefault="00CC20C0" w:rsidP="00CC20C0">
            <w:pPr>
              <w:cnfStyle w:val="000000000000" w:firstRow="0" w:lastRow="0" w:firstColumn="0" w:lastColumn="0" w:oddVBand="0" w:evenVBand="0" w:oddHBand="0" w:evenHBand="0" w:firstRowFirstColumn="0" w:firstRowLastColumn="0" w:lastRowFirstColumn="0" w:lastRowLastColumn="0"/>
              <w:rPr>
                <w:ins w:id="5622" w:author="Phạm Quang Thịnh" w:date="2019-07-05T22:01:00Z"/>
              </w:rPr>
            </w:pPr>
            <w:ins w:id="5623" w:author="Hứa Văn Tuấn Anh" w:date="2019-07-05T23:16:00Z">
              <w:r>
                <w:rPr>
                  <w:lang w:val="vi-VN"/>
                </w:rPr>
                <w:t>*</w:t>
              </w:r>
            </w:ins>
          </w:p>
        </w:tc>
      </w:tr>
      <w:tr w:rsidR="00CC20C0" w14:paraId="731A0868" w14:textId="77777777" w:rsidTr="0015558D">
        <w:trPr>
          <w:cnfStyle w:val="000000100000" w:firstRow="0" w:lastRow="0" w:firstColumn="0" w:lastColumn="0" w:oddVBand="0" w:evenVBand="0" w:oddHBand="1" w:evenHBand="0" w:firstRowFirstColumn="0" w:firstRowLastColumn="0" w:lastRowFirstColumn="0" w:lastRowLastColumn="0"/>
          <w:ins w:id="562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D5BE9C0" w14:textId="77777777" w:rsidR="00CC20C0" w:rsidRPr="00056D0E" w:rsidRDefault="00CC20C0" w:rsidP="00CC20C0">
            <w:pPr>
              <w:pStyle w:val="oancuaDanhsach"/>
              <w:numPr>
                <w:ilvl w:val="0"/>
                <w:numId w:val="68"/>
              </w:numPr>
              <w:rPr>
                <w:ins w:id="5625" w:author="Phạm Quang Thịnh" w:date="2019-07-05T22:01:00Z"/>
              </w:rPr>
            </w:pPr>
            <w:ins w:id="5626" w:author="Phạm Quang Thịnh" w:date="2019-07-05T22:01:00Z">
              <w:r w:rsidRPr="00056D0E">
                <w:t>Kiểm tra thao tác thêm khi sai đầu vào</w:t>
              </w:r>
            </w:ins>
          </w:p>
        </w:tc>
        <w:tc>
          <w:tcPr>
            <w:tcW w:w="985" w:type="dxa"/>
          </w:tcPr>
          <w:p w14:paraId="3A2330F5" w14:textId="0284DB68" w:rsidR="00CC20C0" w:rsidRDefault="00CC20C0" w:rsidP="00CC20C0">
            <w:pPr>
              <w:cnfStyle w:val="000000100000" w:firstRow="0" w:lastRow="0" w:firstColumn="0" w:lastColumn="0" w:oddVBand="0" w:evenVBand="0" w:oddHBand="1" w:evenHBand="0" w:firstRowFirstColumn="0" w:firstRowLastColumn="0" w:lastRowFirstColumn="0" w:lastRowLastColumn="0"/>
              <w:rPr>
                <w:ins w:id="5627" w:author="Phạm Quang Thịnh" w:date="2019-07-05T22:01:00Z"/>
              </w:rPr>
            </w:pPr>
            <w:ins w:id="5628" w:author="Hứa Văn Tuấn Anh" w:date="2019-07-05T23:16:00Z">
              <w:r>
                <w:rPr>
                  <w:lang w:val="vi-VN"/>
                </w:rPr>
                <w:t>*</w:t>
              </w:r>
            </w:ins>
          </w:p>
        </w:tc>
      </w:tr>
      <w:tr w:rsidR="00CC20C0" w14:paraId="057E842C" w14:textId="77777777" w:rsidTr="0015558D">
        <w:trPr>
          <w:ins w:id="562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8C18314" w14:textId="77777777" w:rsidR="00CC20C0" w:rsidRPr="00056D0E" w:rsidRDefault="00CC20C0" w:rsidP="00CC20C0">
            <w:pPr>
              <w:pStyle w:val="oancuaDanhsach"/>
              <w:numPr>
                <w:ilvl w:val="0"/>
                <w:numId w:val="68"/>
              </w:numPr>
              <w:rPr>
                <w:ins w:id="5630" w:author="Phạm Quang Thịnh" w:date="2019-07-05T22:01:00Z"/>
              </w:rPr>
            </w:pPr>
            <w:ins w:id="5631" w:author="Phạm Quang Thịnh" w:date="2019-07-05T22:01:00Z">
              <w:r w:rsidRPr="00056D0E">
                <w:t>Kiểm tra thao tác thêm khi trùng khóa chính</w:t>
              </w:r>
            </w:ins>
          </w:p>
        </w:tc>
        <w:tc>
          <w:tcPr>
            <w:tcW w:w="985" w:type="dxa"/>
          </w:tcPr>
          <w:p w14:paraId="42CE7580" w14:textId="3DE1D58F" w:rsidR="00CC20C0" w:rsidRDefault="00CC20C0" w:rsidP="00CC20C0">
            <w:pPr>
              <w:cnfStyle w:val="000000000000" w:firstRow="0" w:lastRow="0" w:firstColumn="0" w:lastColumn="0" w:oddVBand="0" w:evenVBand="0" w:oddHBand="0" w:evenHBand="0" w:firstRowFirstColumn="0" w:firstRowLastColumn="0" w:lastRowFirstColumn="0" w:lastRowLastColumn="0"/>
              <w:rPr>
                <w:ins w:id="5632" w:author="Phạm Quang Thịnh" w:date="2019-07-05T22:01:00Z"/>
              </w:rPr>
            </w:pPr>
            <w:ins w:id="5633" w:author="Hứa Văn Tuấn Anh" w:date="2019-07-05T23:16:00Z">
              <w:r>
                <w:rPr>
                  <w:lang w:val="vi-VN"/>
                </w:rPr>
                <w:t>*</w:t>
              </w:r>
            </w:ins>
          </w:p>
        </w:tc>
      </w:tr>
      <w:tr w:rsidR="00CC20C0" w14:paraId="3015444F" w14:textId="77777777" w:rsidTr="0015558D">
        <w:trPr>
          <w:cnfStyle w:val="000000100000" w:firstRow="0" w:lastRow="0" w:firstColumn="0" w:lastColumn="0" w:oddVBand="0" w:evenVBand="0" w:oddHBand="1" w:evenHBand="0" w:firstRowFirstColumn="0" w:firstRowLastColumn="0" w:lastRowFirstColumn="0" w:lastRowLastColumn="0"/>
          <w:ins w:id="563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1A14933" w14:textId="77777777" w:rsidR="00CC20C0" w:rsidRPr="00056D0E" w:rsidRDefault="00CC20C0" w:rsidP="00CC20C0">
            <w:pPr>
              <w:pStyle w:val="oancuaDanhsach"/>
              <w:numPr>
                <w:ilvl w:val="0"/>
                <w:numId w:val="68"/>
              </w:numPr>
              <w:rPr>
                <w:ins w:id="5635" w:author="Phạm Quang Thịnh" w:date="2019-07-05T22:01:00Z"/>
              </w:rPr>
            </w:pPr>
            <w:ins w:id="5636" w:author="Phạm Quang Thịnh" w:date="2019-07-05T22:01:00Z">
              <w:r w:rsidRPr="00056D0E">
                <w:t>Kiểm tra thao tác thêm khi vi phạm ràng buộc</w:t>
              </w:r>
            </w:ins>
          </w:p>
        </w:tc>
        <w:tc>
          <w:tcPr>
            <w:tcW w:w="985" w:type="dxa"/>
          </w:tcPr>
          <w:p w14:paraId="038212BB" w14:textId="1BCAB24F" w:rsidR="00CC20C0" w:rsidRDefault="00CC20C0" w:rsidP="00CC20C0">
            <w:pPr>
              <w:cnfStyle w:val="000000100000" w:firstRow="0" w:lastRow="0" w:firstColumn="0" w:lastColumn="0" w:oddVBand="0" w:evenVBand="0" w:oddHBand="1" w:evenHBand="0" w:firstRowFirstColumn="0" w:firstRowLastColumn="0" w:lastRowFirstColumn="0" w:lastRowLastColumn="0"/>
              <w:rPr>
                <w:ins w:id="5637" w:author="Phạm Quang Thịnh" w:date="2019-07-05T22:01:00Z"/>
              </w:rPr>
            </w:pPr>
            <w:ins w:id="5638" w:author="Hứa Văn Tuấn Anh" w:date="2019-07-05T23:16:00Z">
              <w:r>
                <w:rPr>
                  <w:lang w:val="vi-VN"/>
                </w:rPr>
                <w:t>*</w:t>
              </w:r>
            </w:ins>
          </w:p>
        </w:tc>
      </w:tr>
      <w:tr w:rsidR="00CC20C0" w14:paraId="06605717" w14:textId="77777777" w:rsidTr="0015558D">
        <w:trPr>
          <w:ins w:id="563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AEA6344" w14:textId="77777777" w:rsidR="00CC20C0" w:rsidRPr="00056D0E" w:rsidRDefault="00CC20C0" w:rsidP="00CC20C0">
            <w:pPr>
              <w:pStyle w:val="oancuaDanhsach"/>
              <w:numPr>
                <w:ilvl w:val="0"/>
                <w:numId w:val="68"/>
              </w:numPr>
              <w:rPr>
                <w:ins w:id="5640" w:author="Phạm Quang Thịnh" w:date="2019-07-05T22:01:00Z"/>
              </w:rPr>
            </w:pPr>
            <w:ins w:id="5641" w:author="Phạm Quang Thịnh" w:date="2019-07-05T22:01:00Z">
              <w:r w:rsidRPr="00056D0E">
                <w:t>Kiểm tra thao tác thêm khi trường dữ liệu invalid</w:t>
              </w:r>
            </w:ins>
          </w:p>
        </w:tc>
        <w:tc>
          <w:tcPr>
            <w:tcW w:w="985" w:type="dxa"/>
          </w:tcPr>
          <w:p w14:paraId="4CEEF601" w14:textId="4A2745A2" w:rsidR="00CC20C0" w:rsidRDefault="00CC20C0" w:rsidP="00CC20C0">
            <w:pPr>
              <w:cnfStyle w:val="000000000000" w:firstRow="0" w:lastRow="0" w:firstColumn="0" w:lastColumn="0" w:oddVBand="0" w:evenVBand="0" w:oddHBand="0" w:evenHBand="0" w:firstRowFirstColumn="0" w:firstRowLastColumn="0" w:lastRowFirstColumn="0" w:lastRowLastColumn="0"/>
              <w:rPr>
                <w:ins w:id="5642" w:author="Phạm Quang Thịnh" w:date="2019-07-05T22:01:00Z"/>
              </w:rPr>
            </w:pPr>
            <w:ins w:id="5643" w:author="Hứa Văn Tuấn Anh" w:date="2019-07-05T23:16:00Z">
              <w:r>
                <w:rPr>
                  <w:lang w:val="vi-VN"/>
                </w:rPr>
                <w:t>*</w:t>
              </w:r>
            </w:ins>
          </w:p>
        </w:tc>
      </w:tr>
      <w:tr w:rsidR="00CC20C0" w14:paraId="1B31EF5B" w14:textId="77777777" w:rsidTr="0015558D">
        <w:trPr>
          <w:cnfStyle w:val="000000100000" w:firstRow="0" w:lastRow="0" w:firstColumn="0" w:lastColumn="0" w:oddVBand="0" w:evenVBand="0" w:oddHBand="1" w:evenHBand="0" w:firstRowFirstColumn="0" w:firstRowLastColumn="0" w:lastRowFirstColumn="0" w:lastRowLastColumn="0"/>
          <w:ins w:id="564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8F9AED9" w14:textId="77777777" w:rsidR="00CC20C0" w:rsidRPr="00056D0E" w:rsidRDefault="00CC20C0" w:rsidP="00CC20C0">
            <w:pPr>
              <w:pStyle w:val="oancuaDanhsach"/>
              <w:numPr>
                <w:ilvl w:val="0"/>
                <w:numId w:val="68"/>
              </w:numPr>
              <w:rPr>
                <w:ins w:id="5645" w:author="Phạm Quang Thịnh" w:date="2019-07-05T22:01:00Z"/>
              </w:rPr>
            </w:pPr>
            <w:ins w:id="5646" w:author="Phạm Quang Thịnh" w:date="2019-07-05T22:01:00Z">
              <w:r w:rsidRPr="00056D0E">
                <w:t>Kiểm tra thao tác thêm khi trường dữ liệu vượt max length</w:t>
              </w:r>
            </w:ins>
          </w:p>
        </w:tc>
        <w:tc>
          <w:tcPr>
            <w:tcW w:w="985" w:type="dxa"/>
          </w:tcPr>
          <w:p w14:paraId="5DB59C16" w14:textId="5FA735E3" w:rsidR="00CC20C0" w:rsidRDefault="00CC20C0" w:rsidP="00CC20C0">
            <w:pPr>
              <w:cnfStyle w:val="000000100000" w:firstRow="0" w:lastRow="0" w:firstColumn="0" w:lastColumn="0" w:oddVBand="0" w:evenVBand="0" w:oddHBand="1" w:evenHBand="0" w:firstRowFirstColumn="0" w:firstRowLastColumn="0" w:lastRowFirstColumn="0" w:lastRowLastColumn="0"/>
              <w:rPr>
                <w:ins w:id="5647" w:author="Phạm Quang Thịnh" w:date="2019-07-05T22:01:00Z"/>
              </w:rPr>
            </w:pPr>
            <w:ins w:id="5648" w:author="Hứa Văn Tuấn Anh" w:date="2019-07-05T23:16:00Z">
              <w:r>
                <w:rPr>
                  <w:lang w:val="vi-VN"/>
                </w:rPr>
                <w:t>*</w:t>
              </w:r>
            </w:ins>
          </w:p>
        </w:tc>
      </w:tr>
      <w:tr w:rsidR="00CC20C0" w14:paraId="4C172CA6" w14:textId="77777777" w:rsidTr="0015558D">
        <w:trPr>
          <w:ins w:id="564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5B83718" w14:textId="77777777" w:rsidR="00CC20C0" w:rsidRPr="00056D0E" w:rsidRDefault="00CC20C0" w:rsidP="00CC20C0">
            <w:pPr>
              <w:pStyle w:val="oancuaDanhsach"/>
              <w:numPr>
                <w:ilvl w:val="0"/>
                <w:numId w:val="68"/>
              </w:numPr>
              <w:rPr>
                <w:ins w:id="5650" w:author="Phạm Quang Thịnh" w:date="2019-07-05T22:01:00Z"/>
              </w:rPr>
            </w:pPr>
            <w:ins w:id="5651" w:author="Phạm Quang Thịnh" w:date="2019-07-05T22:01:00Z">
              <w:r w:rsidRPr="00056D0E">
                <w:t>Kiểm tra thao tác thêm khi nhập đúng</w:t>
              </w:r>
            </w:ins>
          </w:p>
        </w:tc>
        <w:tc>
          <w:tcPr>
            <w:tcW w:w="985" w:type="dxa"/>
          </w:tcPr>
          <w:p w14:paraId="67268708" w14:textId="2CCB1DBB" w:rsidR="00CC20C0" w:rsidRDefault="00CC20C0" w:rsidP="00CC20C0">
            <w:pPr>
              <w:cnfStyle w:val="000000000000" w:firstRow="0" w:lastRow="0" w:firstColumn="0" w:lastColumn="0" w:oddVBand="0" w:evenVBand="0" w:oddHBand="0" w:evenHBand="0" w:firstRowFirstColumn="0" w:firstRowLastColumn="0" w:lastRowFirstColumn="0" w:lastRowLastColumn="0"/>
              <w:rPr>
                <w:ins w:id="5652" w:author="Phạm Quang Thịnh" w:date="2019-07-05T22:01:00Z"/>
              </w:rPr>
            </w:pPr>
            <w:ins w:id="5653" w:author="Hứa Văn Tuấn Anh" w:date="2019-07-05T23:16:00Z">
              <w:r>
                <w:rPr>
                  <w:lang w:val="vi-VN"/>
                </w:rPr>
                <w:t>*</w:t>
              </w:r>
            </w:ins>
          </w:p>
        </w:tc>
      </w:tr>
      <w:tr w:rsidR="00CC20C0" w14:paraId="7BC652E6" w14:textId="77777777" w:rsidTr="0015558D">
        <w:trPr>
          <w:cnfStyle w:val="000000100000" w:firstRow="0" w:lastRow="0" w:firstColumn="0" w:lastColumn="0" w:oddVBand="0" w:evenVBand="0" w:oddHBand="1" w:evenHBand="0" w:firstRowFirstColumn="0" w:firstRowLastColumn="0" w:lastRowFirstColumn="0" w:lastRowLastColumn="0"/>
          <w:ins w:id="565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018C7FA" w14:textId="77777777" w:rsidR="00CC20C0" w:rsidRPr="00056D0E" w:rsidRDefault="00CC20C0" w:rsidP="00CC20C0">
            <w:pPr>
              <w:pStyle w:val="oancuaDanhsach"/>
              <w:numPr>
                <w:ilvl w:val="0"/>
                <w:numId w:val="68"/>
              </w:numPr>
              <w:rPr>
                <w:ins w:id="5655" w:author="Phạm Quang Thịnh" w:date="2019-07-05T22:01:00Z"/>
              </w:rPr>
            </w:pPr>
            <w:ins w:id="5656" w:author="Phạm Quang Thịnh" w:date="2019-07-05T22:01:00Z">
              <w:r w:rsidRPr="00056D0E">
                <w:t>Kiểm tra form sau khi thêm</w:t>
              </w:r>
            </w:ins>
          </w:p>
        </w:tc>
        <w:tc>
          <w:tcPr>
            <w:tcW w:w="985" w:type="dxa"/>
          </w:tcPr>
          <w:p w14:paraId="41BC9C55" w14:textId="074067BA" w:rsidR="00CC20C0" w:rsidRDefault="00CC20C0" w:rsidP="00CC20C0">
            <w:pPr>
              <w:cnfStyle w:val="000000100000" w:firstRow="0" w:lastRow="0" w:firstColumn="0" w:lastColumn="0" w:oddVBand="0" w:evenVBand="0" w:oddHBand="1" w:evenHBand="0" w:firstRowFirstColumn="0" w:firstRowLastColumn="0" w:lastRowFirstColumn="0" w:lastRowLastColumn="0"/>
              <w:rPr>
                <w:ins w:id="5657" w:author="Phạm Quang Thịnh" w:date="2019-07-05T22:01:00Z"/>
              </w:rPr>
            </w:pPr>
            <w:ins w:id="5658" w:author="Hứa Văn Tuấn Anh" w:date="2019-07-05T23:16:00Z">
              <w:r>
                <w:rPr>
                  <w:lang w:val="vi-VN"/>
                </w:rPr>
                <w:t>*</w:t>
              </w:r>
            </w:ins>
          </w:p>
        </w:tc>
      </w:tr>
      <w:tr w:rsidR="00CC20C0" w14:paraId="0B3DB4BD" w14:textId="77777777" w:rsidTr="0015558D">
        <w:trPr>
          <w:ins w:id="565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2674296" w14:textId="77777777" w:rsidR="00CC20C0" w:rsidRPr="00056D0E" w:rsidRDefault="00CC20C0" w:rsidP="00CC20C0">
            <w:pPr>
              <w:pStyle w:val="oancuaDanhsach"/>
              <w:numPr>
                <w:ilvl w:val="0"/>
                <w:numId w:val="68"/>
              </w:numPr>
              <w:rPr>
                <w:ins w:id="5660" w:author="Phạm Quang Thịnh" w:date="2019-07-05T22:01:00Z"/>
              </w:rPr>
            </w:pPr>
            <w:ins w:id="5661" w:author="Phạm Quang Thịnh" w:date="2019-07-05T22:01:00Z">
              <w:r w:rsidRPr="00056D0E">
                <w:t>Kiểm tra database sau khi thêm</w:t>
              </w:r>
            </w:ins>
          </w:p>
        </w:tc>
        <w:tc>
          <w:tcPr>
            <w:tcW w:w="985" w:type="dxa"/>
          </w:tcPr>
          <w:p w14:paraId="4E721FE0" w14:textId="4CD80769" w:rsidR="00CC20C0" w:rsidRDefault="00CC20C0" w:rsidP="00CC20C0">
            <w:pPr>
              <w:cnfStyle w:val="000000000000" w:firstRow="0" w:lastRow="0" w:firstColumn="0" w:lastColumn="0" w:oddVBand="0" w:evenVBand="0" w:oddHBand="0" w:evenHBand="0" w:firstRowFirstColumn="0" w:firstRowLastColumn="0" w:lastRowFirstColumn="0" w:lastRowLastColumn="0"/>
              <w:rPr>
                <w:ins w:id="5662" w:author="Phạm Quang Thịnh" w:date="2019-07-05T22:01:00Z"/>
              </w:rPr>
            </w:pPr>
            <w:ins w:id="5663" w:author="Hứa Văn Tuấn Anh" w:date="2019-07-05T23:16:00Z">
              <w:r>
                <w:rPr>
                  <w:lang w:val="vi-VN"/>
                </w:rPr>
                <w:t>*</w:t>
              </w:r>
            </w:ins>
          </w:p>
        </w:tc>
      </w:tr>
      <w:tr w:rsidR="00CC20C0" w14:paraId="4731D8C0" w14:textId="77777777" w:rsidTr="0015558D">
        <w:trPr>
          <w:cnfStyle w:val="000000100000" w:firstRow="0" w:lastRow="0" w:firstColumn="0" w:lastColumn="0" w:oddVBand="0" w:evenVBand="0" w:oddHBand="1" w:evenHBand="0" w:firstRowFirstColumn="0" w:firstRowLastColumn="0" w:lastRowFirstColumn="0" w:lastRowLastColumn="0"/>
          <w:ins w:id="566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94B7167" w14:textId="77777777" w:rsidR="00CC20C0" w:rsidRPr="00056D0E" w:rsidRDefault="00CC20C0" w:rsidP="00CC20C0">
            <w:pPr>
              <w:pStyle w:val="oancuaDanhsach"/>
              <w:numPr>
                <w:ilvl w:val="0"/>
                <w:numId w:val="68"/>
              </w:numPr>
              <w:rPr>
                <w:ins w:id="5665" w:author="Phạm Quang Thịnh" w:date="2019-07-05T22:01:00Z"/>
              </w:rPr>
            </w:pPr>
            <w:ins w:id="5666" w:author="Phạm Quang Thịnh" w:date="2019-07-05T22:01:00Z">
              <w:r w:rsidRPr="00056D0E">
                <w:t>Kiểm tra khi bấm nút thêm nhiều lần</w:t>
              </w:r>
            </w:ins>
          </w:p>
        </w:tc>
        <w:tc>
          <w:tcPr>
            <w:tcW w:w="985" w:type="dxa"/>
          </w:tcPr>
          <w:p w14:paraId="3E4A65D8" w14:textId="16A133DE" w:rsidR="00CC20C0" w:rsidRDefault="00CC20C0" w:rsidP="00CC20C0">
            <w:pPr>
              <w:cnfStyle w:val="000000100000" w:firstRow="0" w:lastRow="0" w:firstColumn="0" w:lastColumn="0" w:oddVBand="0" w:evenVBand="0" w:oddHBand="1" w:evenHBand="0" w:firstRowFirstColumn="0" w:firstRowLastColumn="0" w:lastRowFirstColumn="0" w:lastRowLastColumn="0"/>
              <w:rPr>
                <w:ins w:id="5667" w:author="Phạm Quang Thịnh" w:date="2019-07-05T22:01:00Z"/>
              </w:rPr>
            </w:pPr>
            <w:ins w:id="5668" w:author="Hứa Văn Tuấn Anh" w:date="2019-07-05T23:16:00Z">
              <w:r>
                <w:rPr>
                  <w:lang w:val="vi-VN"/>
                </w:rPr>
                <w:t>*</w:t>
              </w:r>
            </w:ins>
          </w:p>
        </w:tc>
      </w:tr>
      <w:tr w:rsidR="00CC20C0" w14:paraId="5FA84555" w14:textId="77777777" w:rsidTr="0015558D">
        <w:trPr>
          <w:ins w:id="566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E5509F3" w14:textId="77777777" w:rsidR="00CC20C0" w:rsidRPr="00056D0E" w:rsidRDefault="00CC20C0" w:rsidP="00CC20C0">
            <w:pPr>
              <w:pStyle w:val="oancuaDanhsach"/>
              <w:numPr>
                <w:ilvl w:val="0"/>
                <w:numId w:val="68"/>
              </w:numPr>
              <w:rPr>
                <w:ins w:id="5670" w:author="Phạm Quang Thịnh" w:date="2019-07-05T22:01:00Z"/>
              </w:rPr>
            </w:pPr>
            <w:ins w:id="5671" w:author="Phạm Quang Thịnh" w:date="2019-07-05T22:01:00Z">
              <w:r w:rsidRPr="00056D0E">
                <w:t>Kiểm tra thông báo lỗi</w:t>
              </w:r>
            </w:ins>
          </w:p>
        </w:tc>
        <w:tc>
          <w:tcPr>
            <w:tcW w:w="985" w:type="dxa"/>
          </w:tcPr>
          <w:p w14:paraId="7F6BA510" w14:textId="414F94A1" w:rsidR="00CC20C0" w:rsidRDefault="00CC20C0" w:rsidP="00CC20C0">
            <w:pPr>
              <w:cnfStyle w:val="000000000000" w:firstRow="0" w:lastRow="0" w:firstColumn="0" w:lastColumn="0" w:oddVBand="0" w:evenVBand="0" w:oddHBand="0" w:evenHBand="0" w:firstRowFirstColumn="0" w:firstRowLastColumn="0" w:lastRowFirstColumn="0" w:lastRowLastColumn="0"/>
              <w:rPr>
                <w:ins w:id="5672" w:author="Phạm Quang Thịnh" w:date="2019-07-05T22:01:00Z"/>
              </w:rPr>
            </w:pPr>
            <w:ins w:id="5673" w:author="Hứa Văn Tuấn Anh" w:date="2019-07-05T23:16:00Z">
              <w:r>
                <w:rPr>
                  <w:lang w:val="vi-VN"/>
                </w:rPr>
                <w:t>*</w:t>
              </w:r>
            </w:ins>
          </w:p>
        </w:tc>
      </w:tr>
      <w:tr w:rsidR="00CC20C0" w14:paraId="04AA88B8" w14:textId="77777777" w:rsidTr="0015558D">
        <w:trPr>
          <w:cnfStyle w:val="000000100000" w:firstRow="0" w:lastRow="0" w:firstColumn="0" w:lastColumn="0" w:oddVBand="0" w:evenVBand="0" w:oddHBand="1" w:evenHBand="0" w:firstRowFirstColumn="0" w:firstRowLastColumn="0" w:lastRowFirstColumn="0" w:lastRowLastColumn="0"/>
          <w:ins w:id="567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578A4B8" w14:textId="77777777" w:rsidR="00CC20C0" w:rsidRPr="00056D0E" w:rsidRDefault="00CC20C0" w:rsidP="00CC20C0">
            <w:pPr>
              <w:rPr>
                <w:ins w:id="5675" w:author="Phạm Quang Thịnh" w:date="2019-07-05T22:01:00Z"/>
                <w:b w:val="0"/>
                <w:sz w:val="24"/>
              </w:rPr>
            </w:pPr>
            <w:ins w:id="5676" w:author="Phạm Quang Thịnh" w:date="2019-07-05T22:01:00Z">
              <w:r w:rsidRPr="00056D0E">
                <w:rPr>
                  <w:b w:val="0"/>
                  <w:sz w:val="24"/>
                </w:rPr>
                <w:t>Sửa</w:t>
              </w:r>
            </w:ins>
          </w:p>
        </w:tc>
        <w:tc>
          <w:tcPr>
            <w:tcW w:w="985" w:type="dxa"/>
          </w:tcPr>
          <w:p w14:paraId="105414B1" w14:textId="072C3B4F" w:rsidR="00CC20C0" w:rsidRDefault="00CC20C0" w:rsidP="00CC20C0">
            <w:pPr>
              <w:cnfStyle w:val="000000100000" w:firstRow="0" w:lastRow="0" w:firstColumn="0" w:lastColumn="0" w:oddVBand="0" w:evenVBand="0" w:oddHBand="1" w:evenHBand="0" w:firstRowFirstColumn="0" w:firstRowLastColumn="0" w:lastRowFirstColumn="0" w:lastRowLastColumn="0"/>
              <w:rPr>
                <w:ins w:id="5677" w:author="Phạm Quang Thịnh" w:date="2019-07-05T22:01:00Z"/>
              </w:rPr>
            </w:pPr>
          </w:p>
        </w:tc>
      </w:tr>
      <w:tr w:rsidR="00CC20C0" w14:paraId="004FE618" w14:textId="77777777" w:rsidTr="0015558D">
        <w:trPr>
          <w:ins w:id="567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D4BBA16" w14:textId="77777777" w:rsidR="00CC20C0" w:rsidRPr="00056D0E" w:rsidRDefault="00CC20C0" w:rsidP="00CC20C0">
            <w:pPr>
              <w:pStyle w:val="oancuaDanhsach"/>
              <w:numPr>
                <w:ilvl w:val="0"/>
                <w:numId w:val="69"/>
              </w:numPr>
              <w:rPr>
                <w:ins w:id="5679" w:author="Phạm Quang Thịnh" w:date="2019-07-05T22:01:00Z"/>
              </w:rPr>
            </w:pPr>
            <w:ins w:id="5680" w:author="Phạm Quang Thịnh" w:date="2019-07-05T22:01:00Z">
              <w:r w:rsidRPr="00056D0E">
                <w:t>Kiểm tra trạng thái nút sửa khi chưa nhập</w:t>
              </w:r>
            </w:ins>
          </w:p>
        </w:tc>
        <w:tc>
          <w:tcPr>
            <w:tcW w:w="985" w:type="dxa"/>
          </w:tcPr>
          <w:p w14:paraId="7D2E9D27" w14:textId="2BC3DEB4" w:rsidR="00CC20C0" w:rsidRDefault="00CC20C0" w:rsidP="00CC20C0">
            <w:pPr>
              <w:cnfStyle w:val="000000000000" w:firstRow="0" w:lastRow="0" w:firstColumn="0" w:lastColumn="0" w:oddVBand="0" w:evenVBand="0" w:oddHBand="0" w:evenHBand="0" w:firstRowFirstColumn="0" w:firstRowLastColumn="0" w:lastRowFirstColumn="0" w:lastRowLastColumn="0"/>
              <w:rPr>
                <w:ins w:id="5681" w:author="Phạm Quang Thịnh" w:date="2019-07-05T22:01:00Z"/>
              </w:rPr>
            </w:pPr>
            <w:ins w:id="5682" w:author="Hứa Văn Tuấn Anh" w:date="2019-07-05T23:16:00Z">
              <w:r>
                <w:rPr>
                  <w:lang w:val="vi-VN"/>
                </w:rPr>
                <w:t>*</w:t>
              </w:r>
            </w:ins>
          </w:p>
        </w:tc>
      </w:tr>
      <w:tr w:rsidR="00CC20C0" w14:paraId="21707962" w14:textId="77777777" w:rsidTr="0015558D">
        <w:trPr>
          <w:cnfStyle w:val="000000100000" w:firstRow="0" w:lastRow="0" w:firstColumn="0" w:lastColumn="0" w:oddVBand="0" w:evenVBand="0" w:oddHBand="1" w:evenHBand="0" w:firstRowFirstColumn="0" w:firstRowLastColumn="0" w:lastRowFirstColumn="0" w:lastRowLastColumn="0"/>
          <w:ins w:id="568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43AE330" w14:textId="77777777" w:rsidR="00CC20C0" w:rsidRPr="00056D0E" w:rsidRDefault="00CC20C0" w:rsidP="00CC20C0">
            <w:pPr>
              <w:pStyle w:val="oancuaDanhsach"/>
              <w:numPr>
                <w:ilvl w:val="0"/>
                <w:numId w:val="69"/>
              </w:numPr>
              <w:rPr>
                <w:ins w:id="5684" w:author="Phạm Quang Thịnh" w:date="2019-07-05T22:01:00Z"/>
              </w:rPr>
            </w:pPr>
            <w:ins w:id="5685" w:author="Phạm Quang Thịnh" w:date="2019-07-05T22:01:00Z">
              <w:r w:rsidRPr="00056D0E">
                <w:t>Kiểm tra khóa chính khi sửa</w:t>
              </w:r>
            </w:ins>
          </w:p>
        </w:tc>
        <w:tc>
          <w:tcPr>
            <w:tcW w:w="985" w:type="dxa"/>
          </w:tcPr>
          <w:p w14:paraId="322A7252" w14:textId="144357F7" w:rsidR="00CC20C0" w:rsidRDefault="00CC20C0" w:rsidP="00CC20C0">
            <w:pPr>
              <w:cnfStyle w:val="000000100000" w:firstRow="0" w:lastRow="0" w:firstColumn="0" w:lastColumn="0" w:oddVBand="0" w:evenVBand="0" w:oddHBand="1" w:evenHBand="0" w:firstRowFirstColumn="0" w:firstRowLastColumn="0" w:lastRowFirstColumn="0" w:lastRowLastColumn="0"/>
              <w:rPr>
                <w:ins w:id="5686" w:author="Phạm Quang Thịnh" w:date="2019-07-05T22:01:00Z"/>
              </w:rPr>
            </w:pPr>
            <w:ins w:id="5687" w:author="Hứa Văn Tuấn Anh" w:date="2019-07-05T23:16:00Z">
              <w:r>
                <w:rPr>
                  <w:lang w:val="vi-VN"/>
                </w:rPr>
                <w:t>*</w:t>
              </w:r>
            </w:ins>
          </w:p>
        </w:tc>
      </w:tr>
      <w:tr w:rsidR="00CC20C0" w14:paraId="33FAB76C" w14:textId="77777777" w:rsidTr="0015558D">
        <w:trPr>
          <w:ins w:id="568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2ED5620" w14:textId="77777777" w:rsidR="00CC20C0" w:rsidRPr="00056D0E" w:rsidRDefault="00CC20C0" w:rsidP="00CC20C0">
            <w:pPr>
              <w:pStyle w:val="oancuaDanhsach"/>
              <w:numPr>
                <w:ilvl w:val="0"/>
                <w:numId w:val="69"/>
              </w:numPr>
              <w:rPr>
                <w:ins w:id="5689" w:author="Phạm Quang Thịnh" w:date="2019-07-05T22:01:00Z"/>
              </w:rPr>
            </w:pPr>
            <w:ins w:id="5690" w:author="Phạm Quang Thịnh" w:date="2019-07-05T22:01:00Z">
              <w:r w:rsidRPr="00056D0E">
                <w:t>Kiểm tra thao tác sửa khi vi phạm ràng buộc</w:t>
              </w:r>
            </w:ins>
          </w:p>
        </w:tc>
        <w:tc>
          <w:tcPr>
            <w:tcW w:w="985" w:type="dxa"/>
          </w:tcPr>
          <w:p w14:paraId="160E0C4E" w14:textId="76925786" w:rsidR="00CC20C0" w:rsidRDefault="00CC20C0" w:rsidP="00CC20C0">
            <w:pPr>
              <w:cnfStyle w:val="000000000000" w:firstRow="0" w:lastRow="0" w:firstColumn="0" w:lastColumn="0" w:oddVBand="0" w:evenVBand="0" w:oddHBand="0" w:evenHBand="0" w:firstRowFirstColumn="0" w:firstRowLastColumn="0" w:lastRowFirstColumn="0" w:lastRowLastColumn="0"/>
              <w:rPr>
                <w:ins w:id="5691" w:author="Phạm Quang Thịnh" w:date="2019-07-05T22:01:00Z"/>
              </w:rPr>
            </w:pPr>
            <w:ins w:id="5692" w:author="Hứa Văn Tuấn Anh" w:date="2019-07-05T23:16:00Z">
              <w:r>
                <w:rPr>
                  <w:lang w:val="vi-VN"/>
                </w:rPr>
                <w:t>*</w:t>
              </w:r>
            </w:ins>
          </w:p>
        </w:tc>
      </w:tr>
      <w:tr w:rsidR="00CC20C0" w14:paraId="26FA63F4" w14:textId="77777777" w:rsidTr="0015558D">
        <w:trPr>
          <w:cnfStyle w:val="000000100000" w:firstRow="0" w:lastRow="0" w:firstColumn="0" w:lastColumn="0" w:oddVBand="0" w:evenVBand="0" w:oddHBand="1" w:evenHBand="0" w:firstRowFirstColumn="0" w:firstRowLastColumn="0" w:lastRowFirstColumn="0" w:lastRowLastColumn="0"/>
          <w:ins w:id="569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45B6EB8" w14:textId="77777777" w:rsidR="00CC20C0" w:rsidRPr="00056D0E" w:rsidRDefault="00CC20C0" w:rsidP="00CC20C0">
            <w:pPr>
              <w:pStyle w:val="oancuaDanhsach"/>
              <w:numPr>
                <w:ilvl w:val="0"/>
                <w:numId w:val="69"/>
              </w:numPr>
              <w:rPr>
                <w:ins w:id="5694" w:author="Phạm Quang Thịnh" w:date="2019-07-05T22:01:00Z"/>
              </w:rPr>
            </w:pPr>
            <w:ins w:id="5695" w:author="Phạm Quang Thịnh" w:date="2019-07-05T22:01:00Z">
              <w:r w:rsidRPr="00056D0E">
                <w:t>Kiểm tra thao tác sửa khi trường dữ liệu invalid</w:t>
              </w:r>
            </w:ins>
          </w:p>
        </w:tc>
        <w:tc>
          <w:tcPr>
            <w:tcW w:w="985" w:type="dxa"/>
          </w:tcPr>
          <w:p w14:paraId="32B3636F" w14:textId="6734A3BE" w:rsidR="00CC20C0" w:rsidRDefault="00CC20C0" w:rsidP="00CC20C0">
            <w:pPr>
              <w:cnfStyle w:val="000000100000" w:firstRow="0" w:lastRow="0" w:firstColumn="0" w:lastColumn="0" w:oddVBand="0" w:evenVBand="0" w:oddHBand="1" w:evenHBand="0" w:firstRowFirstColumn="0" w:firstRowLastColumn="0" w:lastRowFirstColumn="0" w:lastRowLastColumn="0"/>
              <w:rPr>
                <w:ins w:id="5696" w:author="Phạm Quang Thịnh" w:date="2019-07-05T22:01:00Z"/>
              </w:rPr>
            </w:pPr>
            <w:ins w:id="5697" w:author="Hứa Văn Tuấn Anh" w:date="2019-07-05T23:16:00Z">
              <w:r>
                <w:rPr>
                  <w:lang w:val="vi-VN"/>
                </w:rPr>
                <w:t>*</w:t>
              </w:r>
            </w:ins>
          </w:p>
        </w:tc>
      </w:tr>
      <w:tr w:rsidR="00CC20C0" w14:paraId="0924B26A" w14:textId="77777777" w:rsidTr="0015558D">
        <w:trPr>
          <w:ins w:id="569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ED95E2E" w14:textId="77777777" w:rsidR="00CC20C0" w:rsidRPr="00056D0E" w:rsidRDefault="00CC20C0" w:rsidP="00CC20C0">
            <w:pPr>
              <w:pStyle w:val="oancuaDanhsach"/>
              <w:numPr>
                <w:ilvl w:val="0"/>
                <w:numId w:val="69"/>
              </w:numPr>
              <w:rPr>
                <w:ins w:id="5699" w:author="Phạm Quang Thịnh" w:date="2019-07-05T22:01:00Z"/>
              </w:rPr>
            </w:pPr>
            <w:ins w:id="5700" w:author="Phạm Quang Thịnh" w:date="2019-07-05T22:01:00Z">
              <w:r w:rsidRPr="00056D0E">
                <w:t>Kiểm tra thao tác sửa khi trường dữ liệu vượt max length</w:t>
              </w:r>
            </w:ins>
          </w:p>
        </w:tc>
        <w:tc>
          <w:tcPr>
            <w:tcW w:w="985" w:type="dxa"/>
          </w:tcPr>
          <w:p w14:paraId="23FF030C" w14:textId="697A97CC" w:rsidR="00CC20C0" w:rsidRDefault="00CC20C0" w:rsidP="00CC20C0">
            <w:pPr>
              <w:cnfStyle w:val="000000000000" w:firstRow="0" w:lastRow="0" w:firstColumn="0" w:lastColumn="0" w:oddVBand="0" w:evenVBand="0" w:oddHBand="0" w:evenHBand="0" w:firstRowFirstColumn="0" w:firstRowLastColumn="0" w:lastRowFirstColumn="0" w:lastRowLastColumn="0"/>
              <w:rPr>
                <w:ins w:id="5701" w:author="Phạm Quang Thịnh" w:date="2019-07-05T22:01:00Z"/>
              </w:rPr>
            </w:pPr>
            <w:ins w:id="5702" w:author="Hứa Văn Tuấn Anh" w:date="2019-07-05T23:16:00Z">
              <w:r>
                <w:rPr>
                  <w:lang w:val="vi-VN"/>
                </w:rPr>
                <w:t>*</w:t>
              </w:r>
            </w:ins>
          </w:p>
        </w:tc>
      </w:tr>
      <w:tr w:rsidR="00CC20C0" w14:paraId="31D0A866" w14:textId="77777777" w:rsidTr="0015558D">
        <w:trPr>
          <w:cnfStyle w:val="000000100000" w:firstRow="0" w:lastRow="0" w:firstColumn="0" w:lastColumn="0" w:oddVBand="0" w:evenVBand="0" w:oddHBand="1" w:evenHBand="0" w:firstRowFirstColumn="0" w:firstRowLastColumn="0" w:lastRowFirstColumn="0" w:lastRowLastColumn="0"/>
          <w:ins w:id="570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FDD31D2" w14:textId="77777777" w:rsidR="00CC20C0" w:rsidRPr="00056D0E" w:rsidRDefault="00CC20C0" w:rsidP="00CC20C0">
            <w:pPr>
              <w:pStyle w:val="oancuaDanhsach"/>
              <w:numPr>
                <w:ilvl w:val="0"/>
                <w:numId w:val="69"/>
              </w:numPr>
              <w:rPr>
                <w:ins w:id="5704" w:author="Phạm Quang Thịnh" w:date="2019-07-05T22:01:00Z"/>
              </w:rPr>
            </w:pPr>
            <w:ins w:id="5705" w:author="Phạm Quang Thịnh" w:date="2019-07-05T22:01:00Z">
              <w:r w:rsidRPr="00056D0E">
                <w:t>Kiểm tra thao tác sửa khi nhập đúng</w:t>
              </w:r>
            </w:ins>
          </w:p>
        </w:tc>
        <w:tc>
          <w:tcPr>
            <w:tcW w:w="985" w:type="dxa"/>
          </w:tcPr>
          <w:p w14:paraId="43CD30A9" w14:textId="1F1E5CE8" w:rsidR="00CC20C0" w:rsidRDefault="00CC20C0" w:rsidP="00CC20C0">
            <w:pPr>
              <w:cnfStyle w:val="000000100000" w:firstRow="0" w:lastRow="0" w:firstColumn="0" w:lastColumn="0" w:oddVBand="0" w:evenVBand="0" w:oddHBand="1" w:evenHBand="0" w:firstRowFirstColumn="0" w:firstRowLastColumn="0" w:lastRowFirstColumn="0" w:lastRowLastColumn="0"/>
              <w:rPr>
                <w:ins w:id="5706" w:author="Phạm Quang Thịnh" w:date="2019-07-05T22:01:00Z"/>
              </w:rPr>
            </w:pPr>
            <w:ins w:id="5707" w:author="Hứa Văn Tuấn Anh" w:date="2019-07-05T23:16:00Z">
              <w:r>
                <w:rPr>
                  <w:lang w:val="vi-VN"/>
                </w:rPr>
                <w:t>*</w:t>
              </w:r>
            </w:ins>
          </w:p>
        </w:tc>
      </w:tr>
      <w:tr w:rsidR="00CC20C0" w14:paraId="1DF5DBFD" w14:textId="77777777" w:rsidTr="0015558D">
        <w:trPr>
          <w:ins w:id="570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CD92533" w14:textId="77777777" w:rsidR="00CC20C0" w:rsidRPr="00056D0E" w:rsidRDefault="00CC20C0" w:rsidP="00CC20C0">
            <w:pPr>
              <w:pStyle w:val="oancuaDanhsach"/>
              <w:numPr>
                <w:ilvl w:val="0"/>
                <w:numId w:val="69"/>
              </w:numPr>
              <w:rPr>
                <w:ins w:id="5709" w:author="Phạm Quang Thịnh" w:date="2019-07-05T22:01:00Z"/>
              </w:rPr>
            </w:pPr>
            <w:ins w:id="5710" w:author="Phạm Quang Thịnh" w:date="2019-07-05T22:01:00Z">
              <w:r w:rsidRPr="00056D0E">
                <w:t>Kiểm tra form sau khi sửa</w:t>
              </w:r>
            </w:ins>
          </w:p>
        </w:tc>
        <w:tc>
          <w:tcPr>
            <w:tcW w:w="985" w:type="dxa"/>
          </w:tcPr>
          <w:p w14:paraId="2174EEB2" w14:textId="6ADEE40E" w:rsidR="00CC20C0" w:rsidRDefault="00CC20C0" w:rsidP="00CC20C0">
            <w:pPr>
              <w:cnfStyle w:val="000000000000" w:firstRow="0" w:lastRow="0" w:firstColumn="0" w:lastColumn="0" w:oddVBand="0" w:evenVBand="0" w:oddHBand="0" w:evenHBand="0" w:firstRowFirstColumn="0" w:firstRowLastColumn="0" w:lastRowFirstColumn="0" w:lastRowLastColumn="0"/>
              <w:rPr>
                <w:ins w:id="5711" w:author="Phạm Quang Thịnh" w:date="2019-07-05T22:01:00Z"/>
              </w:rPr>
            </w:pPr>
            <w:ins w:id="5712" w:author="Hứa Văn Tuấn Anh" w:date="2019-07-05T23:16:00Z">
              <w:r>
                <w:rPr>
                  <w:lang w:val="vi-VN"/>
                </w:rPr>
                <w:t>*</w:t>
              </w:r>
            </w:ins>
          </w:p>
        </w:tc>
      </w:tr>
      <w:tr w:rsidR="00CC20C0" w14:paraId="2C32FA32" w14:textId="77777777" w:rsidTr="0015558D">
        <w:trPr>
          <w:cnfStyle w:val="000000100000" w:firstRow="0" w:lastRow="0" w:firstColumn="0" w:lastColumn="0" w:oddVBand="0" w:evenVBand="0" w:oddHBand="1" w:evenHBand="0" w:firstRowFirstColumn="0" w:firstRowLastColumn="0" w:lastRowFirstColumn="0" w:lastRowLastColumn="0"/>
          <w:ins w:id="571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C052AA9" w14:textId="77777777" w:rsidR="00CC20C0" w:rsidRPr="00056D0E" w:rsidRDefault="00CC20C0" w:rsidP="00CC20C0">
            <w:pPr>
              <w:pStyle w:val="oancuaDanhsach"/>
              <w:numPr>
                <w:ilvl w:val="0"/>
                <w:numId w:val="69"/>
              </w:numPr>
              <w:rPr>
                <w:ins w:id="5714" w:author="Phạm Quang Thịnh" w:date="2019-07-05T22:01:00Z"/>
              </w:rPr>
            </w:pPr>
            <w:ins w:id="5715" w:author="Phạm Quang Thịnh" w:date="2019-07-05T22:01:00Z">
              <w:r w:rsidRPr="00056D0E">
                <w:t>Kiểm tra database sau khi sửa</w:t>
              </w:r>
            </w:ins>
          </w:p>
        </w:tc>
        <w:tc>
          <w:tcPr>
            <w:tcW w:w="985" w:type="dxa"/>
          </w:tcPr>
          <w:p w14:paraId="6D42869C" w14:textId="03DFDAA3" w:rsidR="00CC20C0" w:rsidRDefault="00CC20C0" w:rsidP="00CC20C0">
            <w:pPr>
              <w:cnfStyle w:val="000000100000" w:firstRow="0" w:lastRow="0" w:firstColumn="0" w:lastColumn="0" w:oddVBand="0" w:evenVBand="0" w:oddHBand="1" w:evenHBand="0" w:firstRowFirstColumn="0" w:firstRowLastColumn="0" w:lastRowFirstColumn="0" w:lastRowLastColumn="0"/>
              <w:rPr>
                <w:ins w:id="5716" w:author="Phạm Quang Thịnh" w:date="2019-07-05T22:01:00Z"/>
              </w:rPr>
            </w:pPr>
            <w:ins w:id="5717" w:author="Hứa Văn Tuấn Anh" w:date="2019-07-05T23:16:00Z">
              <w:r>
                <w:rPr>
                  <w:lang w:val="vi-VN"/>
                </w:rPr>
                <w:t>*</w:t>
              </w:r>
            </w:ins>
          </w:p>
        </w:tc>
      </w:tr>
      <w:tr w:rsidR="00CC20C0" w14:paraId="396B77E7" w14:textId="77777777" w:rsidTr="0015558D">
        <w:trPr>
          <w:ins w:id="571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AB51CD1" w14:textId="77777777" w:rsidR="00CC20C0" w:rsidRPr="00056D0E" w:rsidRDefault="00CC20C0" w:rsidP="00CC20C0">
            <w:pPr>
              <w:pStyle w:val="oancuaDanhsach"/>
              <w:numPr>
                <w:ilvl w:val="0"/>
                <w:numId w:val="69"/>
              </w:numPr>
              <w:rPr>
                <w:ins w:id="5719" w:author="Phạm Quang Thịnh" w:date="2019-07-05T22:01:00Z"/>
              </w:rPr>
            </w:pPr>
            <w:ins w:id="5720" w:author="Phạm Quang Thịnh" w:date="2019-07-05T22:01:00Z">
              <w:r w:rsidRPr="00056D0E">
                <w:t>Kiểm tra thông báo lỗi</w:t>
              </w:r>
            </w:ins>
          </w:p>
        </w:tc>
        <w:tc>
          <w:tcPr>
            <w:tcW w:w="985" w:type="dxa"/>
          </w:tcPr>
          <w:p w14:paraId="511F50CC" w14:textId="3DD341E8" w:rsidR="00CC20C0" w:rsidRDefault="00CC20C0" w:rsidP="00CC20C0">
            <w:pPr>
              <w:cnfStyle w:val="000000000000" w:firstRow="0" w:lastRow="0" w:firstColumn="0" w:lastColumn="0" w:oddVBand="0" w:evenVBand="0" w:oddHBand="0" w:evenHBand="0" w:firstRowFirstColumn="0" w:firstRowLastColumn="0" w:lastRowFirstColumn="0" w:lastRowLastColumn="0"/>
              <w:rPr>
                <w:ins w:id="5721" w:author="Phạm Quang Thịnh" w:date="2019-07-05T22:01:00Z"/>
              </w:rPr>
            </w:pPr>
            <w:ins w:id="5722" w:author="Hứa Văn Tuấn Anh" w:date="2019-07-05T23:16:00Z">
              <w:r>
                <w:rPr>
                  <w:lang w:val="vi-VN"/>
                </w:rPr>
                <w:t>*</w:t>
              </w:r>
            </w:ins>
          </w:p>
        </w:tc>
      </w:tr>
      <w:tr w:rsidR="00CC20C0" w14:paraId="494C9479" w14:textId="77777777" w:rsidTr="0015558D">
        <w:trPr>
          <w:cnfStyle w:val="000000100000" w:firstRow="0" w:lastRow="0" w:firstColumn="0" w:lastColumn="0" w:oddVBand="0" w:evenVBand="0" w:oddHBand="1" w:evenHBand="0" w:firstRowFirstColumn="0" w:firstRowLastColumn="0" w:lastRowFirstColumn="0" w:lastRowLastColumn="0"/>
          <w:ins w:id="572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AE3B1EE" w14:textId="77777777" w:rsidR="00CC20C0" w:rsidRPr="00056D0E" w:rsidRDefault="00CC20C0" w:rsidP="00CC20C0">
            <w:pPr>
              <w:rPr>
                <w:ins w:id="5724" w:author="Phạm Quang Thịnh" w:date="2019-07-05T22:01:00Z"/>
                <w:b w:val="0"/>
              </w:rPr>
            </w:pPr>
            <w:ins w:id="5725" w:author="Phạm Quang Thịnh" w:date="2019-07-05T22:01:00Z">
              <w:r w:rsidRPr="00056D0E">
                <w:rPr>
                  <w:b w:val="0"/>
                  <w:sz w:val="24"/>
                </w:rPr>
                <w:t>Xóa</w:t>
              </w:r>
            </w:ins>
          </w:p>
        </w:tc>
        <w:tc>
          <w:tcPr>
            <w:tcW w:w="985" w:type="dxa"/>
          </w:tcPr>
          <w:p w14:paraId="3C2DEF92" w14:textId="448D98D0" w:rsidR="00CC20C0" w:rsidRDefault="00CC20C0" w:rsidP="00CC20C0">
            <w:pPr>
              <w:cnfStyle w:val="000000100000" w:firstRow="0" w:lastRow="0" w:firstColumn="0" w:lastColumn="0" w:oddVBand="0" w:evenVBand="0" w:oddHBand="1" w:evenHBand="0" w:firstRowFirstColumn="0" w:firstRowLastColumn="0" w:lastRowFirstColumn="0" w:lastRowLastColumn="0"/>
              <w:rPr>
                <w:ins w:id="5726" w:author="Phạm Quang Thịnh" w:date="2019-07-05T22:01:00Z"/>
              </w:rPr>
            </w:pPr>
          </w:p>
        </w:tc>
      </w:tr>
      <w:tr w:rsidR="00CC20C0" w14:paraId="32325AD7" w14:textId="77777777" w:rsidTr="0015558D">
        <w:trPr>
          <w:ins w:id="572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9E8B708" w14:textId="77777777" w:rsidR="00CC20C0" w:rsidRPr="00056D0E" w:rsidRDefault="00CC20C0" w:rsidP="00CC20C0">
            <w:pPr>
              <w:pStyle w:val="oancuaDanhsach"/>
              <w:numPr>
                <w:ilvl w:val="0"/>
                <w:numId w:val="70"/>
              </w:numPr>
              <w:rPr>
                <w:ins w:id="5728" w:author="Phạm Quang Thịnh" w:date="2019-07-05T22:01:00Z"/>
              </w:rPr>
            </w:pPr>
            <w:ins w:id="5729" w:author="Phạm Quang Thịnh" w:date="2019-07-05T22:01:00Z">
              <w:r w:rsidRPr="00056D0E">
                <w:t>Kiểm tra trạng thái nút xóa</w:t>
              </w:r>
              <w:r>
                <w:t>/menu xóa</w:t>
              </w:r>
              <w:r w:rsidRPr="00056D0E">
                <w:t xml:space="preserve"> khi chưa có dữ liệu</w:t>
              </w:r>
            </w:ins>
          </w:p>
        </w:tc>
        <w:tc>
          <w:tcPr>
            <w:tcW w:w="985" w:type="dxa"/>
          </w:tcPr>
          <w:p w14:paraId="0FC275EA" w14:textId="0E3F7F57" w:rsidR="00CC20C0" w:rsidRDefault="00CC20C0" w:rsidP="00CC20C0">
            <w:pPr>
              <w:cnfStyle w:val="000000000000" w:firstRow="0" w:lastRow="0" w:firstColumn="0" w:lastColumn="0" w:oddVBand="0" w:evenVBand="0" w:oddHBand="0" w:evenHBand="0" w:firstRowFirstColumn="0" w:firstRowLastColumn="0" w:lastRowFirstColumn="0" w:lastRowLastColumn="0"/>
              <w:rPr>
                <w:ins w:id="5730" w:author="Phạm Quang Thịnh" w:date="2019-07-05T22:01:00Z"/>
              </w:rPr>
            </w:pPr>
            <w:ins w:id="5731" w:author="Hứa Văn Tuấn Anh" w:date="2019-07-05T23:16:00Z">
              <w:r>
                <w:rPr>
                  <w:lang w:val="vi-VN"/>
                </w:rPr>
                <w:t>*</w:t>
              </w:r>
            </w:ins>
          </w:p>
        </w:tc>
      </w:tr>
      <w:tr w:rsidR="00CC20C0" w14:paraId="589AC0CF" w14:textId="77777777" w:rsidTr="0015558D">
        <w:trPr>
          <w:cnfStyle w:val="000000100000" w:firstRow="0" w:lastRow="0" w:firstColumn="0" w:lastColumn="0" w:oddVBand="0" w:evenVBand="0" w:oddHBand="1" w:evenHBand="0" w:firstRowFirstColumn="0" w:firstRowLastColumn="0" w:lastRowFirstColumn="0" w:lastRowLastColumn="0"/>
          <w:ins w:id="573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0D3B2DC" w14:textId="77777777" w:rsidR="00CC20C0" w:rsidRPr="00056D0E" w:rsidRDefault="00CC20C0" w:rsidP="00CC20C0">
            <w:pPr>
              <w:pStyle w:val="oancuaDanhsach"/>
              <w:numPr>
                <w:ilvl w:val="0"/>
                <w:numId w:val="70"/>
              </w:numPr>
              <w:rPr>
                <w:ins w:id="5733" w:author="Phạm Quang Thịnh" w:date="2019-07-05T22:01:00Z"/>
              </w:rPr>
            </w:pPr>
            <w:ins w:id="5734" w:author="Phạm Quang Thịnh" w:date="2019-07-05T22:01:00Z">
              <w:r w:rsidRPr="00056D0E">
                <w:t>Kiểm tra thao tác xóa khi sai khóa chính</w:t>
              </w:r>
            </w:ins>
          </w:p>
        </w:tc>
        <w:tc>
          <w:tcPr>
            <w:tcW w:w="985" w:type="dxa"/>
          </w:tcPr>
          <w:p w14:paraId="64818A12" w14:textId="3504F3B7" w:rsidR="00CC20C0" w:rsidRDefault="00CC20C0" w:rsidP="00CC20C0">
            <w:pPr>
              <w:cnfStyle w:val="000000100000" w:firstRow="0" w:lastRow="0" w:firstColumn="0" w:lastColumn="0" w:oddVBand="0" w:evenVBand="0" w:oddHBand="1" w:evenHBand="0" w:firstRowFirstColumn="0" w:firstRowLastColumn="0" w:lastRowFirstColumn="0" w:lastRowLastColumn="0"/>
              <w:rPr>
                <w:ins w:id="5735" w:author="Phạm Quang Thịnh" w:date="2019-07-05T22:01:00Z"/>
              </w:rPr>
            </w:pPr>
            <w:ins w:id="5736" w:author="Hứa Văn Tuấn Anh" w:date="2019-07-05T23:16:00Z">
              <w:r>
                <w:rPr>
                  <w:lang w:val="vi-VN"/>
                </w:rPr>
                <w:t>*</w:t>
              </w:r>
            </w:ins>
          </w:p>
        </w:tc>
      </w:tr>
      <w:tr w:rsidR="00CC20C0" w14:paraId="5AB67D60" w14:textId="77777777" w:rsidTr="0015558D">
        <w:trPr>
          <w:ins w:id="573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3E3B119" w14:textId="77777777" w:rsidR="00CC20C0" w:rsidRPr="00056D0E" w:rsidRDefault="00CC20C0" w:rsidP="00CC20C0">
            <w:pPr>
              <w:pStyle w:val="oancuaDanhsach"/>
              <w:numPr>
                <w:ilvl w:val="0"/>
                <w:numId w:val="70"/>
              </w:numPr>
              <w:rPr>
                <w:ins w:id="5738" w:author="Phạm Quang Thịnh" w:date="2019-07-05T22:01:00Z"/>
              </w:rPr>
            </w:pPr>
            <w:ins w:id="5739" w:author="Phạm Quang Thịnh" w:date="2019-07-05T22:01:00Z">
              <w:r w:rsidRPr="00056D0E">
                <w:t>Kiểm tra thao tác xóa khi vi phạm ràng buộc</w:t>
              </w:r>
            </w:ins>
          </w:p>
        </w:tc>
        <w:tc>
          <w:tcPr>
            <w:tcW w:w="985" w:type="dxa"/>
          </w:tcPr>
          <w:p w14:paraId="110DD524" w14:textId="1A06756C" w:rsidR="00CC20C0" w:rsidRDefault="00CC20C0" w:rsidP="00CC20C0">
            <w:pPr>
              <w:cnfStyle w:val="000000000000" w:firstRow="0" w:lastRow="0" w:firstColumn="0" w:lastColumn="0" w:oddVBand="0" w:evenVBand="0" w:oddHBand="0" w:evenHBand="0" w:firstRowFirstColumn="0" w:firstRowLastColumn="0" w:lastRowFirstColumn="0" w:lastRowLastColumn="0"/>
              <w:rPr>
                <w:ins w:id="5740" w:author="Phạm Quang Thịnh" w:date="2019-07-05T22:01:00Z"/>
              </w:rPr>
            </w:pPr>
            <w:ins w:id="5741" w:author="Hứa Văn Tuấn Anh" w:date="2019-07-05T23:16:00Z">
              <w:r>
                <w:rPr>
                  <w:lang w:val="vi-VN"/>
                </w:rPr>
                <w:t>*</w:t>
              </w:r>
            </w:ins>
          </w:p>
        </w:tc>
      </w:tr>
      <w:tr w:rsidR="00CC20C0" w14:paraId="2AF285B7" w14:textId="77777777" w:rsidTr="0015558D">
        <w:trPr>
          <w:cnfStyle w:val="000000100000" w:firstRow="0" w:lastRow="0" w:firstColumn="0" w:lastColumn="0" w:oddVBand="0" w:evenVBand="0" w:oddHBand="1" w:evenHBand="0" w:firstRowFirstColumn="0" w:firstRowLastColumn="0" w:lastRowFirstColumn="0" w:lastRowLastColumn="0"/>
          <w:ins w:id="574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5F4A7AA" w14:textId="77777777" w:rsidR="00CC20C0" w:rsidRPr="00056D0E" w:rsidRDefault="00CC20C0" w:rsidP="00CC20C0">
            <w:pPr>
              <w:pStyle w:val="oancuaDanhsach"/>
              <w:numPr>
                <w:ilvl w:val="0"/>
                <w:numId w:val="70"/>
              </w:numPr>
              <w:rPr>
                <w:ins w:id="5743" w:author="Phạm Quang Thịnh" w:date="2019-07-05T22:01:00Z"/>
              </w:rPr>
            </w:pPr>
            <w:ins w:id="5744" w:author="Phạm Quang Thịnh" w:date="2019-07-05T22:01:00Z">
              <w:r w:rsidRPr="00056D0E">
                <w:t>Kiểm tra thao tác xóa khi trường dữ liệu invalid</w:t>
              </w:r>
            </w:ins>
          </w:p>
        </w:tc>
        <w:tc>
          <w:tcPr>
            <w:tcW w:w="985" w:type="dxa"/>
          </w:tcPr>
          <w:p w14:paraId="35D0EBCA" w14:textId="04D35DB8" w:rsidR="00CC20C0" w:rsidRDefault="00CC20C0" w:rsidP="00CC20C0">
            <w:pPr>
              <w:cnfStyle w:val="000000100000" w:firstRow="0" w:lastRow="0" w:firstColumn="0" w:lastColumn="0" w:oddVBand="0" w:evenVBand="0" w:oddHBand="1" w:evenHBand="0" w:firstRowFirstColumn="0" w:firstRowLastColumn="0" w:lastRowFirstColumn="0" w:lastRowLastColumn="0"/>
              <w:rPr>
                <w:ins w:id="5745" w:author="Phạm Quang Thịnh" w:date="2019-07-05T22:01:00Z"/>
              </w:rPr>
            </w:pPr>
            <w:ins w:id="5746" w:author="Hứa Văn Tuấn Anh" w:date="2019-07-05T23:16:00Z">
              <w:r>
                <w:rPr>
                  <w:lang w:val="vi-VN"/>
                </w:rPr>
                <w:t>*</w:t>
              </w:r>
            </w:ins>
          </w:p>
        </w:tc>
      </w:tr>
      <w:tr w:rsidR="00CC20C0" w14:paraId="1E508EFE" w14:textId="77777777" w:rsidTr="0015558D">
        <w:trPr>
          <w:ins w:id="574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5009573" w14:textId="77777777" w:rsidR="00CC20C0" w:rsidRPr="00056D0E" w:rsidRDefault="00CC20C0" w:rsidP="00CC20C0">
            <w:pPr>
              <w:pStyle w:val="oancuaDanhsach"/>
              <w:numPr>
                <w:ilvl w:val="0"/>
                <w:numId w:val="70"/>
              </w:numPr>
              <w:rPr>
                <w:ins w:id="5748" w:author="Phạm Quang Thịnh" w:date="2019-07-05T22:01:00Z"/>
              </w:rPr>
            </w:pPr>
            <w:ins w:id="5749" w:author="Phạm Quang Thịnh" w:date="2019-07-05T22:01:00Z">
              <w:r w:rsidRPr="00056D0E">
                <w:t>Kiểm tra thao tác xóa khi trường dữ liệu vượt max length</w:t>
              </w:r>
            </w:ins>
          </w:p>
        </w:tc>
        <w:tc>
          <w:tcPr>
            <w:tcW w:w="985" w:type="dxa"/>
          </w:tcPr>
          <w:p w14:paraId="727219B1" w14:textId="3BBF1923" w:rsidR="00CC20C0" w:rsidRDefault="00CC20C0" w:rsidP="00CC20C0">
            <w:pPr>
              <w:cnfStyle w:val="000000000000" w:firstRow="0" w:lastRow="0" w:firstColumn="0" w:lastColumn="0" w:oddVBand="0" w:evenVBand="0" w:oddHBand="0" w:evenHBand="0" w:firstRowFirstColumn="0" w:firstRowLastColumn="0" w:lastRowFirstColumn="0" w:lastRowLastColumn="0"/>
              <w:rPr>
                <w:ins w:id="5750" w:author="Phạm Quang Thịnh" w:date="2019-07-05T22:01:00Z"/>
              </w:rPr>
            </w:pPr>
            <w:ins w:id="5751" w:author="Hứa Văn Tuấn Anh" w:date="2019-07-05T23:16:00Z">
              <w:r>
                <w:rPr>
                  <w:lang w:val="vi-VN"/>
                </w:rPr>
                <w:t>*</w:t>
              </w:r>
            </w:ins>
          </w:p>
        </w:tc>
      </w:tr>
      <w:tr w:rsidR="00CC20C0" w14:paraId="77C7BB41" w14:textId="77777777" w:rsidTr="0015558D">
        <w:trPr>
          <w:cnfStyle w:val="000000100000" w:firstRow="0" w:lastRow="0" w:firstColumn="0" w:lastColumn="0" w:oddVBand="0" w:evenVBand="0" w:oddHBand="1" w:evenHBand="0" w:firstRowFirstColumn="0" w:firstRowLastColumn="0" w:lastRowFirstColumn="0" w:lastRowLastColumn="0"/>
          <w:ins w:id="575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38A6B23" w14:textId="77777777" w:rsidR="00CC20C0" w:rsidRPr="00056D0E" w:rsidRDefault="00CC20C0" w:rsidP="00CC20C0">
            <w:pPr>
              <w:pStyle w:val="oancuaDanhsach"/>
              <w:numPr>
                <w:ilvl w:val="0"/>
                <w:numId w:val="70"/>
              </w:numPr>
              <w:rPr>
                <w:ins w:id="5753" w:author="Phạm Quang Thịnh" w:date="2019-07-05T22:01:00Z"/>
              </w:rPr>
            </w:pPr>
            <w:ins w:id="5754" w:author="Phạm Quang Thịnh" w:date="2019-07-05T22:01:00Z">
              <w:r w:rsidRPr="00056D0E">
                <w:t>Kiểm tra thao tác xóa khi đúng khóa chính</w:t>
              </w:r>
            </w:ins>
          </w:p>
        </w:tc>
        <w:tc>
          <w:tcPr>
            <w:tcW w:w="985" w:type="dxa"/>
          </w:tcPr>
          <w:p w14:paraId="403CCE6B" w14:textId="2D341D85" w:rsidR="00CC20C0" w:rsidRDefault="00CC20C0" w:rsidP="00CC20C0">
            <w:pPr>
              <w:cnfStyle w:val="000000100000" w:firstRow="0" w:lastRow="0" w:firstColumn="0" w:lastColumn="0" w:oddVBand="0" w:evenVBand="0" w:oddHBand="1" w:evenHBand="0" w:firstRowFirstColumn="0" w:firstRowLastColumn="0" w:lastRowFirstColumn="0" w:lastRowLastColumn="0"/>
              <w:rPr>
                <w:ins w:id="5755" w:author="Phạm Quang Thịnh" w:date="2019-07-05T22:01:00Z"/>
              </w:rPr>
            </w:pPr>
            <w:ins w:id="5756" w:author="Hứa Văn Tuấn Anh" w:date="2019-07-05T23:16:00Z">
              <w:r>
                <w:rPr>
                  <w:lang w:val="vi-VN"/>
                </w:rPr>
                <w:t>*</w:t>
              </w:r>
            </w:ins>
          </w:p>
        </w:tc>
      </w:tr>
      <w:tr w:rsidR="00CC20C0" w14:paraId="6B86AE0C" w14:textId="77777777" w:rsidTr="0015558D">
        <w:trPr>
          <w:ins w:id="575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467AB64" w14:textId="77777777" w:rsidR="00CC20C0" w:rsidRPr="00056D0E" w:rsidRDefault="00CC20C0" w:rsidP="00CC20C0">
            <w:pPr>
              <w:pStyle w:val="oancuaDanhsach"/>
              <w:numPr>
                <w:ilvl w:val="0"/>
                <w:numId w:val="70"/>
              </w:numPr>
              <w:rPr>
                <w:ins w:id="5758" w:author="Phạm Quang Thịnh" w:date="2019-07-05T22:01:00Z"/>
              </w:rPr>
            </w:pPr>
            <w:ins w:id="5759" w:author="Phạm Quang Thịnh" w:date="2019-07-05T22:01:00Z">
              <w:r w:rsidRPr="00056D0E">
                <w:t>Kiểm tra form sau khi xóa</w:t>
              </w:r>
            </w:ins>
          </w:p>
        </w:tc>
        <w:tc>
          <w:tcPr>
            <w:tcW w:w="985" w:type="dxa"/>
          </w:tcPr>
          <w:p w14:paraId="5827020E" w14:textId="435D4DEF" w:rsidR="00CC20C0" w:rsidRDefault="00CC20C0" w:rsidP="00CC20C0">
            <w:pPr>
              <w:cnfStyle w:val="000000000000" w:firstRow="0" w:lastRow="0" w:firstColumn="0" w:lastColumn="0" w:oddVBand="0" w:evenVBand="0" w:oddHBand="0" w:evenHBand="0" w:firstRowFirstColumn="0" w:firstRowLastColumn="0" w:lastRowFirstColumn="0" w:lastRowLastColumn="0"/>
              <w:rPr>
                <w:ins w:id="5760" w:author="Phạm Quang Thịnh" w:date="2019-07-05T22:01:00Z"/>
              </w:rPr>
            </w:pPr>
            <w:ins w:id="5761" w:author="Hứa Văn Tuấn Anh" w:date="2019-07-05T23:16:00Z">
              <w:r>
                <w:rPr>
                  <w:lang w:val="vi-VN"/>
                </w:rPr>
                <w:t>*</w:t>
              </w:r>
            </w:ins>
          </w:p>
        </w:tc>
      </w:tr>
      <w:tr w:rsidR="00CC20C0" w14:paraId="7BBA5723" w14:textId="77777777" w:rsidTr="0015558D">
        <w:trPr>
          <w:cnfStyle w:val="000000100000" w:firstRow="0" w:lastRow="0" w:firstColumn="0" w:lastColumn="0" w:oddVBand="0" w:evenVBand="0" w:oddHBand="1" w:evenHBand="0" w:firstRowFirstColumn="0" w:firstRowLastColumn="0" w:lastRowFirstColumn="0" w:lastRowLastColumn="0"/>
          <w:ins w:id="576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8CFEFD5" w14:textId="77777777" w:rsidR="00CC20C0" w:rsidRPr="00056D0E" w:rsidRDefault="00CC20C0" w:rsidP="00CC20C0">
            <w:pPr>
              <w:pStyle w:val="oancuaDanhsach"/>
              <w:numPr>
                <w:ilvl w:val="0"/>
                <w:numId w:val="70"/>
              </w:numPr>
              <w:rPr>
                <w:ins w:id="5763" w:author="Phạm Quang Thịnh" w:date="2019-07-05T22:01:00Z"/>
              </w:rPr>
            </w:pPr>
            <w:ins w:id="5764" w:author="Phạm Quang Thịnh" w:date="2019-07-05T22:01:00Z">
              <w:r w:rsidRPr="00056D0E">
                <w:t>Kiểm tra database sau khi xóa</w:t>
              </w:r>
            </w:ins>
          </w:p>
        </w:tc>
        <w:tc>
          <w:tcPr>
            <w:tcW w:w="985" w:type="dxa"/>
          </w:tcPr>
          <w:p w14:paraId="4C308064" w14:textId="6D83A2C3" w:rsidR="00CC20C0" w:rsidRDefault="00CC20C0" w:rsidP="00CC20C0">
            <w:pPr>
              <w:cnfStyle w:val="000000100000" w:firstRow="0" w:lastRow="0" w:firstColumn="0" w:lastColumn="0" w:oddVBand="0" w:evenVBand="0" w:oddHBand="1" w:evenHBand="0" w:firstRowFirstColumn="0" w:firstRowLastColumn="0" w:lastRowFirstColumn="0" w:lastRowLastColumn="0"/>
              <w:rPr>
                <w:ins w:id="5765" w:author="Phạm Quang Thịnh" w:date="2019-07-05T22:01:00Z"/>
              </w:rPr>
            </w:pPr>
            <w:ins w:id="5766" w:author="Hứa Văn Tuấn Anh" w:date="2019-07-05T23:16:00Z">
              <w:r>
                <w:rPr>
                  <w:lang w:val="vi-VN"/>
                </w:rPr>
                <w:t>*</w:t>
              </w:r>
            </w:ins>
          </w:p>
        </w:tc>
      </w:tr>
      <w:tr w:rsidR="00CC20C0" w14:paraId="087674F3" w14:textId="77777777" w:rsidTr="0015558D">
        <w:trPr>
          <w:ins w:id="576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6ADDF9D" w14:textId="77777777" w:rsidR="00CC20C0" w:rsidRPr="0008427D" w:rsidRDefault="00CC20C0" w:rsidP="00CC20C0">
            <w:pPr>
              <w:pStyle w:val="oancuaDanhsach"/>
              <w:numPr>
                <w:ilvl w:val="0"/>
                <w:numId w:val="70"/>
              </w:numPr>
              <w:rPr>
                <w:ins w:id="5768" w:author="Phạm Quang Thịnh" w:date="2019-07-05T22:01:00Z"/>
              </w:rPr>
            </w:pPr>
            <w:ins w:id="5769" w:author="Phạm Quang Thịnh" w:date="2019-07-05T22:01:00Z">
              <w:r w:rsidRPr="00056D0E">
                <w:t>Kiểm tra thông báo lỗi</w:t>
              </w:r>
            </w:ins>
          </w:p>
        </w:tc>
        <w:tc>
          <w:tcPr>
            <w:tcW w:w="985" w:type="dxa"/>
          </w:tcPr>
          <w:p w14:paraId="4768544A" w14:textId="6E0803FB" w:rsidR="00CC20C0" w:rsidRDefault="00CC20C0" w:rsidP="00CC20C0">
            <w:pPr>
              <w:cnfStyle w:val="000000000000" w:firstRow="0" w:lastRow="0" w:firstColumn="0" w:lastColumn="0" w:oddVBand="0" w:evenVBand="0" w:oddHBand="0" w:evenHBand="0" w:firstRowFirstColumn="0" w:firstRowLastColumn="0" w:lastRowFirstColumn="0" w:lastRowLastColumn="0"/>
              <w:rPr>
                <w:ins w:id="5770" w:author="Phạm Quang Thịnh" w:date="2019-07-05T22:01:00Z"/>
              </w:rPr>
            </w:pPr>
            <w:ins w:id="5771" w:author="Hứa Văn Tuấn Anh" w:date="2019-07-05T23:16:00Z">
              <w:r>
                <w:rPr>
                  <w:lang w:val="vi-VN"/>
                </w:rPr>
                <w:t>*</w:t>
              </w:r>
            </w:ins>
          </w:p>
        </w:tc>
      </w:tr>
    </w:tbl>
    <w:p w14:paraId="43714E7E" w14:textId="77777777" w:rsidR="00C814E6" w:rsidRPr="00E12A5C" w:rsidRDefault="00C814E6" w:rsidP="00C814E6">
      <w:pPr>
        <w:rPr>
          <w:ins w:id="5772" w:author="Phạm Quang Thịnh" w:date="2019-07-05T22:01:00Z"/>
          <w:sz w:val="32"/>
        </w:rPr>
      </w:pPr>
    </w:p>
    <w:p w14:paraId="6CDD04CC" w14:textId="77777777" w:rsidR="00C814E6" w:rsidRDefault="00C814E6" w:rsidP="00C814E6">
      <w:pPr>
        <w:rPr>
          <w:ins w:id="5773" w:author="Phạm Quang Thịnh" w:date="2019-07-05T22:01:00Z"/>
          <w:sz w:val="32"/>
        </w:rPr>
      </w:pPr>
    </w:p>
    <w:p w14:paraId="760DFBD2" w14:textId="77777777" w:rsidR="00C814E6" w:rsidRPr="00E12A5C" w:rsidRDefault="00C814E6" w:rsidP="00C814E6">
      <w:pPr>
        <w:rPr>
          <w:ins w:id="5774" w:author="Phạm Quang Thịnh" w:date="2019-07-05T22:01:00Z"/>
          <w:sz w:val="32"/>
        </w:rPr>
      </w:pPr>
    </w:p>
    <w:p w14:paraId="4B5B0092" w14:textId="7D31CBF5" w:rsidR="00C814E6" w:rsidRDefault="00C814E6" w:rsidP="004941D5">
      <w:pPr>
        <w:rPr>
          <w:ins w:id="5775" w:author="Phạm Quang Thịnh" w:date="2019-07-05T21:57:00Z"/>
        </w:rPr>
      </w:pPr>
    </w:p>
    <w:p w14:paraId="7A6A7DEC" w14:textId="77777777" w:rsidR="00C814E6" w:rsidRPr="00AD5EF3" w:rsidRDefault="00C814E6">
      <w:pPr>
        <w:rPr>
          <w:ins w:id="5776" w:author="Phạm Quang Thịnh" w:date="2019-07-05T21:45:00Z"/>
        </w:rPr>
        <w:pPrChange w:id="5777" w:author="Phạm Quang Thịnh" w:date="2019-07-05T21:56:00Z">
          <w:pPr>
            <w:pStyle w:val="u1"/>
          </w:pPr>
        </w:pPrChange>
      </w:pPr>
    </w:p>
    <w:p w14:paraId="24E3A9E7" w14:textId="5FABD788" w:rsidR="009269E2" w:rsidRPr="00AD5EF3" w:rsidDel="009269E2" w:rsidRDefault="009269E2">
      <w:pPr>
        <w:pStyle w:val="oancuaDanhsach"/>
        <w:numPr>
          <w:ilvl w:val="0"/>
          <w:numId w:val="64"/>
        </w:numPr>
        <w:rPr>
          <w:del w:id="5778" w:author="Phạm Quang Thịnh" w:date="2019-07-05T21:48:00Z"/>
        </w:rPr>
        <w:pPrChange w:id="5779" w:author="Phạm Quang Thịnh" w:date="2019-07-05T21:45:00Z">
          <w:pPr>
            <w:pStyle w:val="u1"/>
          </w:pPr>
        </w:pPrChange>
      </w:pPr>
    </w:p>
    <w:p w14:paraId="52D637A8" w14:textId="22324E16" w:rsidR="007E56BA" w:rsidRDefault="007E56BA" w:rsidP="00512934">
      <w:pPr>
        <w:pStyle w:val="u1"/>
        <w:rPr>
          <w:ins w:id="5780" w:author="Phạm Quang Thịnh" w:date="2019-07-05T21:47:00Z"/>
        </w:rPr>
      </w:pPr>
      <w:bookmarkStart w:id="5781" w:name="_Toc13165977"/>
      <w:r w:rsidRPr="006B0157">
        <w:t>Chương 6: Kết luận</w:t>
      </w:r>
      <w:bookmarkEnd w:id="5781"/>
    </w:p>
    <w:p w14:paraId="1C8BCF15" w14:textId="3CBA0452" w:rsidR="00EA17AD" w:rsidRPr="00EA17AD" w:rsidRDefault="00801807" w:rsidP="00EA17AD">
      <w:pPr>
        <w:pStyle w:val="oancuaDanhsach"/>
        <w:numPr>
          <w:ilvl w:val="0"/>
          <w:numId w:val="74"/>
        </w:numPr>
        <w:rPr>
          <w:ins w:id="5782" w:author="Phạm Quang Thịnh" w:date="2019-07-05T23:43:00Z"/>
          <w:sz w:val="28"/>
          <w:szCs w:val="28"/>
          <w:rPrChange w:id="5783" w:author="Phạm Quang Thịnh" w:date="2019-07-05T23:52:00Z">
            <w:rPr>
              <w:ins w:id="5784" w:author="Phạm Quang Thịnh" w:date="2019-07-05T23:43:00Z"/>
              <w:sz w:val="24"/>
              <w:szCs w:val="24"/>
            </w:rPr>
          </w:rPrChange>
        </w:rPr>
      </w:pPr>
      <w:ins w:id="5785" w:author="Phạm Quang Thịnh" w:date="2019-07-05T23:41:00Z">
        <w:r w:rsidRPr="00EA17AD">
          <w:rPr>
            <w:sz w:val="28"/>
            <w:szCs w:val="28"/>
            <w:rPrChange w:id="5786" w:author="Phạm Quang Thịnh" w:date="2019-07-05T23:52:00Z">
              <w:rPr>
                <w:sz w:val="24"/>
                <w:szCs w:val="24"/>
              </w:rPr>
            </w:rPrChange>
          </w:rPr>
          <w:t xml:space="preserve">Qua </w:t>
        </w:r>
      </w:ins>
      <w:ins w:id="5787" w:author="Phạm Quang Thịnh" w:date="2019-07-05T23:43:00Z">
        <w:r w:rsidR="00EA17AD" w:rsidRPr="00EA17AD">
          <w:rPr>
            <w:sz w:val="28"/>
            <w:szCs w:val="28"/>
            <w:rPrChange w:id="5788" w:author="Phạm Quang Thịnh" w:date="2019-07-05T23:52:00Z">
              <w:rPr>
                <w:sz w:val="24"/>
                <w:szCs w:val="24"/>
              </w:rPr>
            </w:rPrChange>
          </w:rPr>
          <w:t>qu</w:t>
        </w:r>
      </w:ins>
      <w:ins w:id="5789" w:author="Phạm Quang Thịnh" w:date="2019-07-05T23:52:00Z">
        <w:r w:rsidR="00EA17AD" w:rsidRPr="00EA17AD">
          <w:rPr>
            <w:sz w:val="28"/>
            <w:szCs w:val="28"/>
            <w:rPrChange w:id="5790" w:author="Phạm Quang Thịnh" w:date="2019-07-05T23:52:00Z">
              <w:rPr>
                <w:sz w:val="24"/>
                <w:szCs w:val="24"/>
              </w:rPr>
            </w:rPrChange>
          </w:rPr>
          <w:t>á</w:t>
        </w:r>
      </w:ins>
      <w:ins w:id="5791" w:author="Phạm Quang Thịnh" w:date="2019-07-05T23:43:00Z">
        <w:r w:rsidR="00EA17AD" w:rsidRPr="00EA17AD">
          <w:rPr>
            <w:sz w:val="28"/>
            <w:szCs w:val="28"/>
            <w:rPrChange w:id="5792" w:author="Phạm Quang Thịnh" w:date="2019-07-05T23:52:00Z">
              <w:rPr>
                <w:sz w:val="24"/>
                <w:szCs w:val="24"/>
              </w:rPr>
            </w:rPrChange>
          </w:rPr>
          <w:t xml:space="preserve"> trình phân công, thiết kế và lên kế hoạch, nhóm đã xây dựng được một phần mềm quản lí đại lý đáp ứng đủ các yêu cầu nghiệp vụ được giao </w:t>
        </w:r>
      </w:ins>
    </w:p>
    <w:p w14:paraId="4315BA0F" w14:textId="282C7884" w:rsidR="00EA17AD" w:rsidRPr="00EA17AD" w:rsidRDefault="00EA17AD" w:rsidP="00EA17AD">
      <w:pPr>
        <w:pStyle w:val="oancuaDanhsach"/>
        <w:numPr>
          <w:ilvl w:val="0"/>
          <w:numId w:val="74"/>
        </w:numPr>
        <w:rPr>
          <w:ins w:id="5793" w:author="Phạm Quang Thịnh" w:date="2019-07-05T23:46:00Z"/>
          <w:sz w:val="28"/>
          <w:szCs w:val="28"/>
          <w:rPrChange w:id="5794" w:author="Phạm Quang Thịnh" w:date="2019-07-05T23:52:00Z">
            <w:rPr>
              <w:ins w:id="5795" w:author="Phạm Quang Thịnh" w:date="2019-07-05T23:46:00Z"/>
              <w:sz w:val="24"/>
              <w:szCs w:val="24"/>
            </w:rPr>
          </w:rPrChange>
        </w:rPr>
      </w:pPr>
      <w:ins w:id="5796" w:author="Phạm Quang Thịnh" w:date="2019-07-05T23:43:00Z">
        <w:r w:rsidRPr="00EA17AD">
          <w:rPr>
            <w:sz w:val="28"/>
            <w:szCs w:val="28"/>
            <w:rPrChange w:id="5797" w:author="Phạm Quang Thịnh" w:date="2019-07-05T23:52:00Z">
              <w:rPr>
                <w:sz w:val="24"/>
                <w:szCs w:val="24"/>
              </w:rPr>
            </w:rPrChange>
          </w:rPr>
          <w:t>Tuy nhiên</w:t>
        </w:r>
      </w:ins>
      <w:ins w:id="5798" w:author="Phạm Quang Thịnh" w:date="2019-07-05T23:45:00Z">
        <w:r w:rsidRPr="00EA17AD">
          <w:rPr>
            <w:sz w:val="28"/>
            <w:szCs w:val="28"/>
            <w:rPrChange w:id="5799" w:author="Phạm Quang Thịnh" w:date="2019-07-05T23:52:00Z">
              <w:rPr>
                <w:sz w:val="24"/>
                <w:szCs w:val="24"/>
              </w:rPr>
            </w:rPrChange>
          </w:rPr>
          <w:t>, do c</w:t>
        </w:r>
      </w:ins>
      <w:ins w:id="5800" w:author="Phạm Quang Thịnh" w:date="2019-07-05T23:46:00Z">
        <w:r w:rsidRPr="00EA17AD">
          <w:rPr>
            <w:sz w:val="28"/>
            <w:szCs w:val="28"/>
            <w:rPrChange w:id="5801" w:author="Phạm Quang Thịnh" w:date="2019-07-05T23:52:00Z">
              <w:rPr>
                <w:sz w:val="24"/>
                <w:szCs w:val="24"/>
              </w:rPr>
            </w:rPrChange>
          </w:rPr>
          <w:t>òn thiếu kinh nghiệm nên nhóm gặp nhiều khó khăn, tranh cãi trong việc thiết kế dữ liệu, xây dựng giao diện phần mềm</w:t>
        </w:r>
      </w:ins>
    </w:p>
    <w:p w14:paraId="4D181D9E" w14:textId="40BD6470" w:rsidR="00EA17AD" w:rsidRPr="00EA17AD" w:rsidRDefault="00EA17AD">
      <w:pPr>
        <w:pStyle w:val="oancuaDanhsach"/>
        <w:numPr>
          <w:ilvl w:val="0"/>
          <w:numId w:val="74"/>
        </w:numPr>
        <w:rPr>
          <w:sz w:val="28"/>
          <w:szCs w:val="28"/>
          <w:rPrChange w:id="5802" w:author="Phạm Quang Thịnh" w:date="2019-07-05T23:52:00Z">
            <w:rPr/>
          </w:rPrChange>
        </w:rPr>
        <w:pPrChange w:id="5803" w:author="Phạm Quang Thịnh" w:date="2019-07-05T23:43:00Z">
          <w:pPr>
            <w:pStyle w:val="u1"/>
          </w:pPr>
        </w:pPrChange>
      </w:pPr>
      <w:ins w:id="5804" w:author="Phạm Quang Thịnh" w:date="2019-07-05T23:46:00Z">
        <w:r w:rsidRPr="00EA17AD">
          <w:rPr>
            <w:sz w:val="28"/>
            <w:szCs w:val="28"/>
            <w:rPrChange w:id="5805" w:author="Phạm Quang Thịnh" w:date="2019-07-05T23:52:00Z">
              <w:rPr>
                <w:sz w:val="24"/>
                <w:szCs w:val="24"/>
              </w:rPr>
            </w:rPrChange>
          </w:rPr>
          <w:t xml:space="preserve">Đồ án là </w:t>
        </w:r>
      </w:ins>
      <w:ins w:id="5806" w:author="Phạm Quang Thịnh" w:date="2019-07-05T23:51:00Z">
        <w:r w:rsidRPr="00EA17AD">
          <w:rPr>
            <w:sz w:val="28"/>
            <w:szCs w:val="28"/>
            <w:rPrChange w:id="5807" w:author="Phạm Quang Thịnh" w:date="2019-07-05T23:52:00Z">
              <w:rPr>
                <w:sz w:val="24"/>
                <w:szCs w:val="24"/>
              </w:rPr>
            </w:rPrChange>
          </w:rPr>
          <w:t>kinh nghiệm để nhóm được thực hành mô hình 3 lớp lần đầu tiên, đồng thời học và phát triển các kĩ năng phân tích, thiết kế phần mềm phù hợp cho khách hàng</w:t>
        </w:r>
      </w:ins>
    </w:p>
    <w:p w14:paraId="31266225" w14:textId="32DCF333" w:rsidR="0088781F" w:rsidRPr="0088781F" w:rsidRDefault="007E56BA">
      <w:pPr>
        <w:pStyle w:val="u1"/>
      </w:pPr>
      <w:bookmarkStart w:id="5808" w:name="_Toc13165978"/>
      <w:r w:rsidRPr="006B0157">
        <w:t>Tài liệu tham khảo</w:t>
      </w:r>
      <w:bookmarkEnd w:id="5808"/>
    </w:p>
    <w:p w14:paraId="6CFE98EC" w14:textId="616AC690" w:rsidR="00177813" w:rsidRDefault="0088781F" w:rsidP="00177813">
      <w:pPr>
        <w:rPr>
          <w:ins w:id="5809" w:author="Phạm Quang Thịnh" w:date="2019-07-05T23:59:00Z"/>
        </w:rPr>
      </w:pPr>
      <w:ins w:id="5810" w:author="Phạm Quang Thịnh" w:date="2019-07-05T23:57:00Z">
        <w:r>
          <w:fldChar w:fldCharType="begin"/>
        </w:r>
        <w:r>
          <w:instrText xml:space="preserve"> HYPERLINK "https://www.geeksforgeeks.org/software-engineering-introduction-to-software-engineering/" </w:instrText>
        </w:r>
        <w:r>
          <w:fldChar w:fldCharType="separate"/>
        </w:r>
        <w:r>
          <w:rPr>
            <w:rStyle w:val="Siuktni"/>
          </w:rPr>
          <w:t>https://www.geeksforgeeks.org/software-engineering-introduction-to-software-engineering/</w:t>
        </w:r>
        <w:r>
          <w:fldChar w:fldCharType="end"/>
        </w:r>
      </w:ins>
    </w:p>
    <w:p w14:paraId="585076C0" w14:textId="5180ED03" w:rsidR="0088781F" w:rsidRDefault="0088781F" w:rsidP="00177813">
      <w:ins w:id="5811" w:author="Phạm Quang Thịnh" w:date="2019-07-05T23:59:00Z">
        <w:r>
          <w:fldChar w:fldCharType="begin"/>
        </w:r>
        <w:r>
          <w:instrText xml:space="preserve"> HYPERLINK "https://searchdatamanagement.techtarget.com/definition/entity-relationship-diagram-ERD" </w:instrText>
        </w:r>
        <w:r>
          <w:fldChar w:fldCharType="separate"/>
        </w:r>
        <w:r>
          <w:rPr>
            <w:rStyle w:val="Siuktni"/>
          </w:rPr>
          <w:t>https://searchdatamanagement.techtarget.com/definition/entity-relationship-diagram-ERD</w:t>
        </w:r>
        <w:r>
          <w:fldChar w:fldCharType="end"/>
        </w:r>
      </w:ins>
    </w:p>
    <w:p w14:paraId="1A15BC4D" w14:textId="4EE599C8" w:rsidR="00177813" w:rsidRDefault="00177813" w:rsidP="00177813"/>
    <w:p w14:paraId="59497641" w14:textId="724A8B54" w:rsidR="00177813" w:rsidRDefault="00177813" w:rsidP="00177813"/>
    <w:p w14:paraId="30D00F0D" w14:textId="38DE312D" w:rsidR="00177813" w:rsidRDefault="00177813" w:rsidP="00177813"/>
    <w:p w14:paraId="3F1161D1" w14:textId="18E259EF" w:rsidR="00177813" w:rsidRDefault="00177813" w:rsidP="00177813"/>
    <w:p w14:paraId="3EA0D27B" w14:textId="3AB79C6A" w:rsidR="00177813" w:rsidRDefault="00177813" w:rsidP="00177813"/>
    <w:p w14:paraId="30F85F48" w14:textId="436C1FA7" w:rsidR="00177813" w:rsidRDefault="00177813" w:rsidP="00177813"/>
    <w:p w14:paraId="260722FC" w14:textId="7AD5E4CD" w:rsidR="00177813" w:rsidRDefault="00177813" w:rsidP="00177813"/>
    <w:p w14:paraId="7AB782B5" w14:textId="6D1E4BDE" w:rsidR="00177813" w:rsidRDefault="00177813" w:rsidP="00177813"/>
    <w:p w14:paraId="5139C907" w14:textId="77777777" w:rsidR="00177813" w:rsidRPr="00177813" w:rsidRDefault="00177813" w:rsidP="00177813"/>
    <w:sectPr w:rsidR="00177813" w:rsidRPr="00177813" w:rsidSect="00DE37E0">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64673" w14:textId="77777777" w:rsidR="00DF2B12" w:rsidRDefault="00DF2B12" w:rsidP="00DE37E0">
      <w:pPr>
        <w:spacing w:after="0" w:line="240" w:lineRule="auto"/>
      </w:pPr>
      <w:r>
        <w:separator/>
      </w:r>
    </w:p>
  </w:endnote>
  <w:endnote w:type="continuationSeparator" w:id="0">
    <w:p w14:paraId="298D9485" w14:textId="77777777" w:rsidR="00DF2B12" w:rsidRDefault="00DF2B12" w:rsidP="00DE3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0548688"/>
      <w:docPartObj>
        <w:docPartGallery w:val="Page Numbers (Bottom of Page)"/>
        <w:docPartUnique/>
      </w:docPartObj>
    </w:sdtPr>
    <w:sdtEndPr>
      <w:rPr>
        <w:noProof/>
      </w:rPr>
    </w:sdtEndPr>
    <w:sdtContent>
      <w:p w14:paraId="20CB1363" w14:textId="63F4A066" w:rsidR="00801807" w:rsidRDefault="00801807">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34F0441C" w14:textId="77777777" w:rsidR="00801807" w:rsidRDefault="0080180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7F27E" w14:textId="77777777" w:rsidR="00DF2B12" w:rsidRDefault="00DF2B12" w:rsidP="00DE37E0">
      <w:pPr>
        <w:spacing w:after="0" w:line="240" w:lineRule="auto"/>
      </w:pPr>
      <w:r>
        <w:separator/>
      </w:r>
    </w:p>
  </w:footnote>
  <w:footnote w:type="continuationSeparator" w:id="0">
    <w:p w14:paraId="2A13829D" w14:textId="77777777" w:rsidR="00DF2B12" w:rsidRDefault="00DF2B12" w:rsidP="00DE37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22F"/>
    <w:multiLevelType w:val="hybridMultilevel"/>
    <w:tmpl w:val="956E1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370AA"/>
    <w:multiLevelType w:val="hybridMultilevel"/>
    <w:tmpl w:val="D2CECB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665DBC"/>
    <w:multiLevelType w:val="hybridMultilevel"/>
    <w:tmpl w:val="A56CBAA0"/>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038944B4"/>
    <w:multiLevelType w:val="hybridMultilevel"/>
    <w:tmpl w:val="E8C677B8"/>
    <w:lvl w:ilvl="0" w:tplc="A8B0EEA6">
      <w:start w:val="3"/>
      <w:numFmt w:val="lowerLetter"/>
      <w:lvlText w:val="%1."/>
      <w:lvlJc w:val="left"/>
      <w:pPr>
        <w:ind w:left="25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70B02"/>
    <w:multiLevelType w:val="hybridMultilevel"/>
    <w:tmpl w:val="DAFCA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1775B0"/>
    <w:multiLevelType w:val="hybridMultilevel"/>
    <w:tmpl w:val="737E4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5A13063"/>
    <w:multiLevelType w:val="hybridMultilevel"/>
    <w:tmpl w:val="EB6C3EA8"/>
    <w:lvl w:ilvl="0" w:tplc="8CA4DB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70365C"/>
    <w:multiLevelType w:val="hybridMultilevel"/>
    <w:tmpl w:val="274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F1322F"/>
    <w:multiLevelType w:val="hybridMultilevel"/>
    <w:tmpl w:val="F9ACB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D77829"/>
    <w:multiLevelType w:val="hybridMultilevel"/>
    <w:tmpl w:val="016279AE"/>
    <w:lvl w:ilvl="0" w:tplc="94CA9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7164B3"/>
    <w:multiLevelType w:val="hybridMultilevel"/>
    <w:tmpl w:val="C88C4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423318"/>
    <w:multiLevelType w:val="hybridMultilevel"/>
    <w:tmpl w:val="DE6EE1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BC1326"/>
    <w:multiLevelType w:val="hybridMultilevel"/>
    <w:tmpl w:val="0DFAB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5BF6538"/>
    <w:multiLevelType w:val="hybridMultilevel"/>
    <w:tmpl w:val="E8C8CE7E"/>
    <w:lvl w:ilvl="0" w:tplc="5AEC797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68934A4"/>
    <w:multiLevelType w:val="hybridMultilevel"/>
    <w:tmpl w:val="362CA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483476"/>
    <w:multiLevelType w:val="hybridMultilevel"/>
    <w:tmpl w:val="7EBED3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C5D55EF"/>
    <w:multiLevelType w:val="hybridMultilevel"/>
    <w:tmpl w:val="C1767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2B6DD6"/>
    <w:multiLevelType w:val="hybridMultilevel"/>
    <w:tmpl w:val="DFA0AC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01F6DA2"/>
    <w:multiLevelType w:val="hybridMultilevel"/>
    <w:tmpl w:val="6908F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672BAC"/>
    <w:multiLevelType w:val="hybridMultilevel"/>
    <w:tmpl w:val="95847F16"/>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28B74E1"/>
    <w:multiLevelType w:val="hybridMultilevel"/>
    <w:tmpl w:val="6234EE10"/>
    <w:lvl w:ilvl="0" w:tplc="A8B0EEA6">
      <w:start w:val="3"/>
      <w:numFmt w:val="lowerLetter"/>
      <w:lvlText w:val="%1."/>
      <w:lvlJc w:val="left"/>
      <w:pPr>
        <w:ind w:left="1080" w:hanging="360"/>
      </w:pPr>
      <w:rPr>
        <w:rFonts w:hint="eastAsia"/>
      </w:rPr>
    </w:lvl>
    <w:lvl w:ilvl="1" w:tplc="04090019">
      <w:start w:val="1"/>
      <w:numFmt w:val="lowerLetter"/>
      <w:lvlText w:val="%2."/>
      <w:lvlJc w:val="left"/>
      <w:pPr>
        <w:ind w:left="0" w:hanging="360"/>
      </w:pPr>
    </w:lvl>
    <w:lvl w:ilvl="2" w:tplc="0409001B">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21" w15:restartNumberingAfterBreak="0">
    <w:nsid w:val="27452B15"/>
    <w:multiLevelType w:val="hybridMultilevel"/>
    <w:tmpl w:val="218C5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392D1A"/>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2B23254D"/>
    <w:multiLevelType w:val="hybridMultilevel"/>
    <w:tmpl w:val="6FB4D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C7F40AD"/>
    <w:multiLevelType w:val="hybridMultilevel"/>
    <w:tmpl w:val="843090AE"/>
    <w:lvl w:ilvl="0" w:tplc="7000415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893011"/>
    <w:multiLevelType w:val="hybridMultilevel"/>
    <w:tmpl w:val="49AA6D74"/>
    <w:lvl w:ilvl="0" w:tplc="3C5292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E0A66F4"/>
    <w:multiLevelType w:val="hybridMultilevel"/>
    <w:tmpl w:val="F25EA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1B1825"/>
    <w:multiLevelType w:val="hybridMultilevel"/>
    <w:tmpl w:val="D17AD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DF4137"/>
    <w:multiLevelType w:val="hybridMultilevel"/>
    <w:tmpl w:val="3F2859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A83325"/>
    <w:multiLevelType w:val="hybridMultilevel"/>
    <w:tmpl w:val="7CC28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375F6E0A"/>
    <w:multiLevelType w:val="hybridMultilevel"/>
    <w:tmpl w:val="7542C7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D92E17"/>
    <w:multiLevelType w:val="hybridMultilevel"/>
    <w:tmpl w:val="EC58A728"/>
    <w:lvl w:ilvl="0" w:tplc="1F9AC42C">
      <w:start w:val="1"/>
      <w:numFmt w:val="bullet"/>
      <w:lvlText w:val=""/>
      <w:lvlJc w:val="left"/>
      <w:pPr>
        <w:tabs>
          <w:tab w:val="num" w:pos="720"/>
        </w:tabs>
        <w:ind w:left="720" w:hanging="360"/>
      </w:pPr>
      <w:rPr>
        <w:rFonts w:ascii="Wingdings" w:hAnsi="Wingdings" w:hint="default"/>
      </w:rPr>
    </w:lvl>
    <w:lvl w:ilvl="1" w:tplc="48E6240E" w:tentative="1">
      <w:start w:val="1"/>
      <w:numFmt w:val="bullet"/>
      <w:lvlText w:val=""/>
      <w:lvlJc w:val="left"/>
      <w:pPr>
        <w:tabs>
          <w:tab w:val="num" w:pos="1440"/>
        </w:tabs>
        <w:ind w:left="1440" w:hanging="360"/>
      </w:pPr>
      <w:rPr>
        <w:rFonts w:ascii="Wingdings" w:hAnsi="Wingdings" w:hint="default"/>
      </w:rPr>
    </w:lvl>
    <w:lvl w:ilvl="2" w:tplc="70D076CC" w:tentative="1">
      <w:start w:val="1"/>
      <w:numFmt w:val="bullet"/>
      <w:lvlText w:val=""/>
      <w:lvlJc w:val="left"/>
      <w:pPr>
        <w:tabs>
          <w:tab w:val="num" w:pos="2160"/>
        </w:tabs>
        <w:ind w:left="2160" w:hanging="360"/>
      </w:pPr>
      <w:rPr>
        <w:rFonts w:ascii="Wingdings" w:hAnsi="Wingdings" w:hint="default"/>
      </w:rPr>
    </w:lvl>
    <w:lvl w:ilvl="3" w:tplc="DC0EAF92" w:tentative="1">
      <w:start w:val="1"/>
      <w:numFmt w:val="bullet"/>
      <w:lvlText w:val=""/>
      <w:lvlJc w:val="left"/>
      <w:pPr>
        <w:tabs>
          <w:tab w:val="num" w:pos="2880"/>
        </w:tabs>
        <w:ind w:left="2880" w:hanging="360"/>
      </w:pPr>
      <w:rPr>
        <w:rFonts w:ascii="Wingdings" w:hAnsi="Wingdings" w:hint="default"/>
      </w:rPr>
    </w:lvl>
    <w:lvl w:ilvl="4" w:tplc="2B688BB2" w:tentative="1">
      <w:start w:val="1"/>
      <w:numFmt w:val="bullet"/>
      <w:lvlText w:val=""/>
      <w:lvlJc w:val="left"/>
      <w:pPr>
        <w:tabs>
          <w:tab w:val="num" w:pos="3600"/>
        </w:tabs>
        <w:ind w:left="3600" w:hanging="360"/>
      </w:pPr>
      <w:rPr>
        <w:rFonts w:ascii="Wingdings" w:hAnsi="Wingdings" w:hint="default"/>
      </w:rPr>
    </w:lvl>
    <w:lvl w:ilvl="5" w:tplc="8C6EE244" w:tentative="1">
      <w:start w:val="1"/>
      <w:numFmt w:val="bullet"/>
      <w:lvlText w:val=""/>
      <w:lvlJc w:val="left"/>
      <w:pPr>
        <w:tabs>
          <w:tab w:val="num" w:pos="4320"/>
        </w:tabs>
        <w:ind w:left="4320" w:hanging="360"/>
      </w:pPr>
      <w:rPr>
        <w:rFonts w:ascii="Wingdings" w:hAnsi="Wingdings" w:hint="default"/>
      </w:rPr>
    </w:lvl>
    <w:lvl w:ilvl="6" w:tplc="0B8650AA" w:tentative="1">
      <w:start w:val="1"/>
      <w:numFmt w:val="bullet"/>
      <w:lvlText w:val=""/>
      <w:lvlJc w:val="left"/>
      <w:pPr>
        <w:tabs>
          <w:tab w:val="num" w:pos="5040"/>
        </w:tabs>
        <w:ind w:left="5040" w:hanging="360"/>
      </w:pPr>
      <w:rPr>
        <w:rFonts w:ascii="Wingdings" w:hAnsi="Wingdings" w:hint="default"/>
      </w:rPr>
    </w:lvl>
    <w:lvl w:ilvl="7" w:tplc="1ACC8442" w:tentative="1">
      <w:start w:val="1"/>
      <w:numFmt w:val="bullet"/>
      <w:lvlText w:val=""/>
      <w:lvlJc w:val="left"/>
      <w:pPr>
        <w:tabs>
          <w:tab w:val="num" w:pos="5760"/>
        </w:tabs>
        <w:ind w:left="5760" w:hanging="360"/>
      </w:pPr>
      <w:rPr>
        <w:rFonts w:ascii="Wingdings" w:hAnsi="Wingdings" w:hint="default"/>
      </w:rPr>
    </w:lvl>
    <w:lvl w:ilvl="8" w:tplc="59C41E3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B3E0C18"/>
    <w:multiLevelType w:val="hybridMultilevel"/>
    <w:tmpl w:val="401270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DE840DC"/>
    <w:multiLevelType w:val="hybridMultilevel"/>
    <w:tmpl w:val="D3DC4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1EA7741"/>
    <w:multiLevelType w:val="hybridMultilevel"/>
    <w:tmpl w:val="0936A8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5" w15:restartNumberingAfterBreak="0">
    <w:nsid w:val="425F6C55"/>
    <w:multiLevelType w:val="hybridMultilevel"/>
    <w:tmpl w:val="B28E875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4426480"/>
    <w:multiLevelType w:val="hybridMultilevel"/>
    <w:tmpl w:val="AE14C5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2F0835"/>
    <w:multiLevelType w:val="hybridMultilevel"/>
    <w:tmpl w:val="0988F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C29153D"/>
    <w:multiLevelType w:val="hybridMultilevel"/>
    <w:tmpl w:val="140E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CC5F65"/>
    <w:multiLevelType w:val="hybridMultilevel"/>
    <w:tmpl w:val="ECB4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6660D2"/>
    <w:multiLevelType w:val="hybridMultilevel"/>
    <w:tmpl w:val="5BC04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C270B0"/>
    <w:multiLevelType w:val="hybridMultilevel"/>
    <w:tmpl w:val="D73A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2004A7"/>
    <w:multiLevelType w:val="hybridMultilevel"/>
    <w:tmpl w:val="5B5674F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3" w15:restartNumberingAfterBreak="0">
    <w:nsid w:val="58F16069"/>
    <w:multiLevelType w:val="hybridMultilevel"/>
    <w:tmpl w:val="DB7A733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9B2477B"/>
    <w:multiLevelType w:val="hybridMultilevel"/>
    <w:tmpl w:val="92C2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382693"/>
    <w:multiLevelType w:val="hybridMultilevel"/>
    <w:tmpl w:val="0E8C511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E314AA3"/>
    <w:multiLevelType w:val="multilevel"/>
    <w:tmpl w:val="3BB8833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5E8D095B"/>
    <w:multiLevelType w:val="hybridMultilevel"/>
    <w:tmpl w:val="373EA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94DC1"/>
    <w:multiLevelType w:val="hybridMultilevel"/>
    <w:tmpl w:val="72B29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CA4723"/>
    <w:multiLevelType w:val="hybridMultilevel"/>
    <w:tmpl w:val="956E2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65F52F97"/>
    <w:multiLevelType w:val="hybridMultilevel"/>
    <w:tmpl w:val="CF188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935BCE"/>
    <w:multiLevelType w:val="multilevel"/>
    <w:tmpl w:val="54CEB6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66F51D39"/>
    <w:multiLevelType w:val="hybridMultilevel"/>
    <w:tmpl w:val="76587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8E97DBE"/>
    <w:multiLevelType w:val="hybridMultilevel"/>
    <w:tmpl w:val="480EB02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9F117B9"/>
    <w:multiLevelType w:val="hybridMultilevel"/>
    <w:tmpl w:val="57BE6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120C8E"/>
    <w:multiLevelType w:val="hybridMultilevel"/>
    <w:tmpl w:val="97287CB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6" w15:restartNumberingAfterBreak="0">
    <w:nsid w:val="6ACF4E0D"/>
    <w:multiLevelType w:val="hybridMultilevel"/>
    <w:tmpl w:val="D18C6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F0476F"/>
    <w:multiLevelType w:val="hybridMultilevel"/>
    <w:tmpl w:val="77D0C4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B601D7D"/>
    <w:multiLevelType w:val="hybridMultilevel"/>
    <w:tmpl w:val="104ED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B8B13AF"/>
    <w:multiLevelType w:val="hybridMultilevel"/>
    <w:tmpl w:val="89DC5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981C3F"/>
    <w:multiLevelType w:val="hybridMultilevel"/>
    <w:tmpl w:val="A0D6A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AC1DE6"/>
    <w:multiLevelType w:val="hybridMultilevel"/>
    <w:tmpl w:val="8B6EA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E296A07"/>
    <w:multiLevelType w:val="hybridMultilevel"/>
    <w:tmpl w:val="9FA05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9F06DE"/>
    <w:multiLevelType w:val="hybridMultilevel"/>
    <w:tmpl w:val="365CC2D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E4248B"/>
    <w:multiLevelType w:val="hybridMultilevel"/>
    <w:tmpl w:val="589A9B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110550B"/>
    <w:multiLevelType w:val="hybridMultilevel"/>
    <w:tmpl w:val="A058C56E"/>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6" w15:restartNumberingAfterBreak="0">
    <w:nsid w:val="726C6403"/>
    <w:multiLevelType w:val="hybridMultilevel"/>
    <w:tmpl w:val="0E9A84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31530FB"/>
    <w:multiLevelType w:val="hybridMultilevel"/>
    <w:tmpl w:val="AED48A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4EA0376"/>
    <w:multiLevelType w:val="hybridMultilevel"/>
    <w:tmpl w:val="F878A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89956AC"/>
    <w:multiLevelType w:val="hybridMultilevel"/>
    <w:tmpl w:val="97DEA7E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E752253"/>
    <w:multiLevelType w:val="hybridMultilevel"/>
    <w:tmpl w:val="1E3A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F8603AD"/>
    <w:multiLevelType w:val="hybridMultilevel"/>
    <w:tmpl w:val="700E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1"/>
  </w:num>
  <w:num w:numId="3">
    <w:abstractNumId w:val="62"/>
  </w:num>
  <w:num w:numId="4">
    <w:abstractNumId w:val="22"/>
  </w:num>
  <w:num w:numId="5">
    <w:abstractNumId w:val="56"/>
  </w:num>
  <w:num w:numId="6">
    <w:abstractNumId w:val="44"/>
  </w:num>
  <w:num w:numId="7">
    <w:abstractNumId w:val="51"/>
  </w:num>
  <w:num w:numId="8">
    <w:abstractNumId w:val="6"/>
  </w:num>
  <w:num w:numId="9">
    <w:abstractNumId w:val="9"/>
  </w:num>
  <w:num w:numId="10">
    <w:abstractNumId w:val="61"/>
  </w:num>
  <w:num w:numId="11">
    <w:abstractNumId w:val="17"/>
  </w:num>
  <w:num w:numId="12">
    <w:abstractNumId w:val="8"/>
  </w:num>
  <w:num w:numId="13">
    <w:abstractNumId w:val="53"/>
  </w:num>
  <w:num w:numId="14">
    <w:abstractNumId w:val="0"/>
  </w:num>
  <w:num w:numId="15">
    <w:abstractNumId w:val="32"/>
  </w:num>
  <w:num w:numId="16">
    <w:abstractNumId w:val="64"/>
  </w:num>
  <w:num w:numId="17">
    <w:abstractNumId w:val="4"/>
  </w:num>
  <w:num w:numId="18">
    <w:abstractNumId w:val="39"/>
  </w:num>
  <w:num w:numId="19">
    <w:abstractNumId w:val="7"/>
  </w:num>
  <w:num w:numId="20">
    <w:abstractNumId w:val="65"/>
  </w:num>
  <w:num w:numId="21">
    <w:abstractNumId w:val="27"/>
  </w:num>
  <w:num w:numId="22">
    <w:abstractNumId w:val="55"/>
  </w:num>
  <w:num w:numId="23">
    <w:abstractNumId w:val="18"/>
  </w:num>
  <w:num w:numId="24">
    <w:abstractNumId w:val="42"/>
  </w:num>
  <w:num w:numId="25">
    <w:abstractNumId w:val="2"/>
  </w:num>
  <w:num w:numId="26">
    <w:abstractNumId w:val="48"/>
  </w:num>
  <w:num w:numId="27">
    <w:abstractNumId w:val="21"/>
  </w:num>
  <w:num w:numId="28">
    <w:abstractNumId w:val="5"/>
  </w:num>
  <w:num w:numId="29">
    <w:abstractNumId w:val="26"/>
  </w:num>
  <w:num w:numId="30">
    <w:abstractNumId w:val="70"/>
  </w:num>
  <w:num w:numId="31">
    <w:abstractNumId w:val="46"/>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13"/>
  </w:num>
  <w:num w:numId="35">
    <w:abstractNumId w:val="36"/>
  </w:num>
  <w:num w:numId="36">
    <w:abstractNumId w:val="63"/>
  </w:num>
  <w:num w:numId="37">
    <w:abstractNumId w:val="35"/>
  </w:num>
  <w:num w:numId="38">
    <w:abstractNumId w:val="57"/>
  </w:num>
  <w:num w:numId="39">
    <w:abstractNumId w:val="28"/>
  </w:num>
  <w:num w:numId="40">
    <w:abstractNumId w:val="43"/>
  </w:num>
  <w:num w:numId="41">
    <w:abstractNumId w:val="16"/>
  </w:num>
  <w:num w:numId="42">
    <w:abstractNumId w:val="25"/>
  </w:num>
  <w:num w:numId="43">
    <w:abstractNumId w:val="37"/>
  </w:num>
  <w:num w:numId="44">
    <w:abstractNumId w:val="13"/>
  </w:num>
  <w:num w:numId="45">
    <w:abstractNumId w:val="29"/>
  </w:num>
  <w:num w:numId="46">
    <w:abstractNumId w:val="52"/>
  </w:num>
  <w:num w:numId="47">
    <w:abstractNumId w:val="33"/>
  </w:num>
  <w:num w:numId="48">
    <w:abstractNumId w:val="49"/>
  </w:num>
  <w:num w:numId="49">
    <w:abstractNumId w:val="23"/>
  </w:num>
  <w:num w:numId="50">
    <w:abstractNumId w:val="34"/>
  </w:num>
  <w:num w:numId="51">
    <w:abstractNumId w:val="59"/>
  </w:num>
  <w:num w:numId="52">
    <w:abstractNumId w:val="50"/>
  </w:num>
  <w:num w:numId="53">
    <w:abstractNumId w:val="19"/>
  </w:num>
  <w:num w:numId="54">
    <w:abstractNumId w:val="68"/>
  </w:num>
  <w:num w:numId="55">
    <w:abstractNumId w:val="11"/>
  </w:num>
  <w:num w:numId="56">
    <w:abstractNumId w:val="30"/>
  </w:num>
  <w:num w:numId="57">
    <w:abstractNumId w:val="1"/>
  </w:num>
  <w:num w:numId="58">
    <w:abstractNumId w:val="12"/>
  </w:num>
  <w:num w:numId="59">
    <w:abstractNumId w:val="67"/>
  </w:num>
  <w:num w:numId="60">
    <w:abstractNumId w:val="69"/>
  </w:num>
  <w:num w:numId="61">
    <w:abstractNumId w:val="66"/>
  </w:num>
  <w:num w:numId="62">
    <w:abstractNumId w:val="3"/>
  </w:num>
  <w:num w:numId="63">
    <w:abstractNumId w:val="20"/>
  </w:num>
  <w:num w:numId="64">
    <w:abstractNumId w:val="47"/>
  </w:num>
  <w:num w:numId="65">
    <w:abstractNumId w:val="71"/>
  </w:num>
  <w:num w:numId="66">
    <w:abstractNumId w:val="40"/>
  </w:num>
  <w:num w:numId="67">
    <w:abstractNumId w:val="41"/>
  </w:num>
  <w:num w:numId="68">
    <w:abstractNumId w:val="38"/>
  </w:num>
  <w:num w:numId="69">
    <w:abstractNumId w:val="60"/>
  </w:num>
  <w:num w:numId="70">
    <w:abstractNumId w:val="10"/>
  </w:num>
  <w:num w:numId="71">
    <w:abstractNumId w:val="24"/>
  </w:num>
  <w:num w:numId="72">
    <w:abstractNumId w:val="58"/>
  </w:num>
  <w:num w:numId="73">
    <w:abstractNumId w:val="45"/>
  </w:num>
  <w:num w:numId="74">
    <w:abstractNumId w:val="54"/>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ạm Quang Thịnh">
    <w15:presenceInfo w15:providerId="None" w15:userId="Phạm Quang Thịnh"/>
  </w15:person>
  <w15:person w15:author="Hoan Ng">
    <w15:presenceInfo w15:providerId="None" w15:userId="Hoan Ng"/>
  </w15:person>
  <w15:person w15:author="Hứa Văn Tuấn Anh">
    <w15:presenceInfo w15:providerId="Windows Live" w15:userId="e370025a1a33a7d0"/>
  </w15:person>
  <w15:person w15:author="Hoan Nguyễn Công">
    <w15:presenceInfo w15:providerId="None" w15:userId="Hoan Nguyễn Cô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EEA"/>
    <w:rsid w:val="00020C98"/>
    <w:rsid w:val="00046086"/>
    <w:rsid w:val="00054E17"/>
    <w:rsid w:val="00062F19"/>
    <w:rsid w:val="00086A32"/>
    <w:rsid w:val="000A62CC"/>
    <w:rsid w:val="000B3AD1"/>
    <w:rsid w:val="000B6656"/>
    <w:rsid w:val="000D0730"/>
    <w:rsid w:val="000D67D7"/>
    <w:rsid w:val="000F3257"/>
    <w:rsid w:val="000F72FD"/>
    <w:rsid w:val="00120C5A"/>
    <w:rsid w:val="00123FAF"/>
    <w:rsid w:val="00134108"/>
    <w:rsid w:val="00137CF5"/>
    <w:rsid w:val="0015558D"/>
    <w:rsid w:val="00162737"/>
    <w:rsid w:val="001628EE"/>
    <w:rsid w:val="00177813"/>
    <w:rsid w:val="00192FAC"/>
    <w:rsid w:val="001B44D6"/>
    <w:rsid w:val="001C3078"/>
    <w:rsid w:val="001F768D"/>
    <w:rsid w:val="00202EFE"/>
    <w:rsid w:val="00211772"/>
    <w:rsid w:val="00223E72"/>
    <w:rsid w:val="00225611"/>
    <w:rsid w:val="00236E70"/>
    <w:rsid w:val="00244AFB"/>
    <w:rsid w:val="00251B50"/>
    <w:rsid w:val="00264F85"/>
    <w:rsid w:val="002672C8"/>
    <w:rsid w:val="002D5D06"/>
    <w:rsid w:val="002E0BB2"/>
    <w:rsid w:val="002E60C1"/>
    <w:rsid w:val="002F3B16"/>
    <w:rsid w:val="002F3F98"/>
    <w:rsid w:val="0030103F"/>
    <w:rsid w:val="003057F2"/>
    <w:rsid w:val="00321585"/>
    <w:rsid w:val="003277CA"/>
    <w:rsid w:val="003429C8"/>
    <w:rsid w:val="00347107"/>
    <w:rsid w:val="003715AE"/>
    <w:rsid w:val="00371B9B"/>
    <w:rsid w:val="0039671E"/>
    <w:rsid w:val="003A1EEA"/>
    <w:rsid w:val="003B53C6"/>
    <w:rsid w:val="003C311A"/>
    <w:rsid w:val="003D53E4"/>
    <w:rsid w:val="00411DBF"/>
    <w:rsid w:val="00422541"/>
    <w:rsid w:val="004421F6"/>
    <w:rsid w:val="00454542"/>
    <w:rsid w:val="0045617A"/>
    <w:rsid w:val="00493F51"/>
    <w:rsid w:val="004941D5"/>
    <w:rsid w:val="004D014B"/>
    <w:rsid w:val="004D06CE"/>
    <w:rsid w:val="004E24B0"/>
    <w:rsid w:val="004E3388"/>
    <w:rsid w:val="004E41D0"/>
    <w:rsid w:val="004F7C19"/>
    <w:rsid w:val="005002E3"/>
    <w:rsid w:val="005021B9"/>
    <w:rsid w:val="00512934"/>
    <w:rsid w:val="005210B0"/>
    <w:rsid w:val="00534A3D"/>
    <w:rsid w:val="00541D25"/>
    <w:rsid w:val="00544D1B"/>
    <w:rsid w:val="00556D16"/>
    <w:rsid w:val="005719A2"/>
    <w:rsid w:val="00576D27"/>
    <w:rsid w:val="00593AAD"/>
    <w:rsid w:val="005A4148"/>
    <w:rsid w:val="005A73E5"/>
    <w:rsid w:val="005D20B5"/>
    <w:rsid w:val="005F3BAC"/>
    <w:rsid w:val="00630DD8"/>
    <w:rsid w:val="0064779A"/>
    <w:rsid w:val="00663003"/>
    <w:rsid w:val="00665589"/>
    <w:rsid w:val="006B0157"/>
    <w:rsid w:val="006C0AA9"/>
    <w:rsid w:val="006D1D36"/>
    <w:rsid w:val="006D3B7B"/>
    <w:rsid w:val="006D51D7"/>
    <w:rsid w:val="006E3C85"/>
    <w:rsid w:val="00704AD5"/>
    <w:rsid w:val="007269C2"/>
    <w:rsid w:val="007418DC"/>
    <w:rsid w:val="00750022"/>
    <w:rsid w:val="0077234E"/>
    <w:rsid w:val="00776E42"/>
    <w:rsid w:val="00780B90"/>
    <w:rsid w:val="00780B9B"/>
    <w:rsid w:val="00783929"/>
    <w:rsid w:val="00784528"/>
    <w:rsid w:val="00795B2D"/>
    <w:rsid w:val="007A7351"/>
    <w:rsid w:val="007A771F"/>
    <w:rsid w:val="007C35E3"/>
    <w:rsid w:val="007E56BA"/>
    <w:rsid w:val="00800BDB"/>
    <w:rsid w:val="00801807"/>
    <w:rsid w:val="00820286"/>
    <w:rsid w:val="00823CB4"/>
    <w:rsid w:val="00863D73"/>
    <w:rsid w:val="00867371"/>
    <w:rsid w:val="00877F6A"/>
    <w:rsid w:val="0088170A"/>
    <w:rsid w:val="008854BF"/>
    <w:rsid w:val="0088781F"/>
    <w:rsid w:val="008967CF"/>
    <w:rsid w:val="008A45E1"/>
    <w:rsid w:val="008B30B9"/>
    <w:rsid w:val="008D4C50"/>
    <w:rsid w:val="008F19B9"/>
    <w:rsid w:val="0090431B"/>
    <w:rsid w:val="00921EC5"/>
    <w:rsid w:val="009247B7"/>
    <w:rsid w:val="009269E2"/>
    <w:rsid w:val="00940F1C"/>
    <w:rsid w:val="0095052C"/>
    <w:rsid w:val="009B5233"/>
    <w:rsid w:val="009B59C6"/>
    <w:rsid w:val="009D1EAB"/>
    <w:rsid w:val="009D3629"/>
    <w:rsid w:val="00A001C6"/>
    <w:rsid w:val="00A034DF"/>
    <w:rsid w:val="00A159DB"/>
    <w:rsid w:val="00A309FE"/>
    <w:rsid w:val="00A35E6C"/>
    <w:rsid w:val="00A61FE8"/>
    <w:rsid w:val="00A7300A"/>
    <w:rsid w:val="00A766BD"/>
    <w:rsid w:val="00AA48C8"/>
    <w:rsid w:val="00AD5EF3"/>
    <w:rsid w:val="00AE05C4"/>
    <w:rsid w:val="00AF7AC9"/>
    <w:rsid w:val="00B54323"/>
    <w:rsid w:val="00B61FB9"/>
    <w:rsid w:val="00B64BC1"/>
    <w:rsid w:val="00B77B10"/>
    <w:rsid w:val="00BB0A06"/>
    <w:rsid w:val="00BC30BA"/>
    <w:rsid w:val="00BC3D08"/>
    <w:rsid w:val="00BE1167"/>
    <w:rsid w:val="00BE7985"/>
    <w:rsid w:val="00C01A42"/>
    <w:rsid w:val="00C12810"/>
    <w:rsid w:val="00C17FDB"/>
    <w:rsid w:val="00C45466"/>
    <w:rsid w:val="00C614B7"/>
    <w:rsid w:val="00C614C3"/>
    <w:rsid w:val="00C65BB0"/>
    <w:rsid w:val="00C814E6"/>
    <w:rsid w:val="00C868BA"/>
    <w:rsid w:val="00CC20C0"/>
    <w:rsid w:val="00CD07C1"/>
    <w:rsid w:val="00CE5CD2"/>
    <w:rsid w:val="00D35DC4"/>
    <w:rsid w:val="00D40750"/>
    <w:rsid w:val="00D40D0D"/>
    <w:rsid w:val="00D4119A"/>
    <w:rsid w:val="00D57579"/>
    <w:rsid w:val="00D6408C"/>
    <w:rsid w:val="00D858E7"/>
    <w:rsid w:val="00D9284F"/>
    <w:rsid w:val="00D94F32"/>
    <w:rsid w:val="00DB6666"/>
    <w:rsid w:val="00DE37E0"/>
    <w:rsid w:val="00DF2B12"/>
    <w:rsid w:val="00DF5499"/>
    <w:rsid w:val="00DF5BCA"/>
    <w:rsid w:val="00DF7DD4"/>
    <w:rsid w:val="00E004AF"/>
    <w:rsid w:val="00E3538F"/>
    <w:rsid w:val="00E432F6"/>
    <w:rsid w:val="00E52E1C"/>
    <w:rsid w:val="00E61CED"/>
    <w:rsid w:val="00E61DC3"/>
    <w:rsid w:val="00E61E1D"/>
    <w:rsid w:val="00E62EE1"/>
    <w:rsid w:val="00E6463C"/>
    <w:rsid w:val="00E674D0"/>
    <w:rsid w:val="00E70A22"/>
    <w:rsid w:val="00E73405"/>
    <w:rsid w:val="00E75562"/>
    <w:rsid w:val="00E926DC"/>
    <w:rsid w:val="00EA08F3"/>
    <w:rsid w:val="00EA17AD"/>
    <w:rsid w:val="00EB4611"/>
    <w:rsid w:val="00F02E35"/>
    <w:rsid w:val="00F22571"/>
    <w:rsid w:val="00F30C15"/>
    <w:rsid w:val="00F348CB"/>
    <w:rsid w:val="00F555A1"/>
    <w:rsid w:val="00FB539C"/>
    <w:rsid w:val="00FF1F2A"/>
    <w:rsid w:val="00FF5F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AA34"/>
  <w15:chartTrackingRefBased/>
  <w15:docId w15:val="{D66A31FD-A5E0-467D-9C7E-2D1B9E7E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251B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251B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7C35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qFormat/>
    <w:rsid w:val="00E6463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unhideWhenUsed/>
    <w:qFormat/>
    <w:rsid w:val="00541D2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51B50"/>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uiPriority w:val="9"/>
    <w:rsid w:val="00251B50"/>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rsid w:val="007C35E3"/>
    <w:rPr>
      <w:rFonts w:asciiTheme="majorHAnsi" w:eastAsiaTheme="majorEastAsia" w:hAnsiTheme="majorHAnsi" w:cstheme="majorBidi"/>
      <w:color w:val="1F4D78" w:themeColor="accent1" w:themeShade="7F"/>
      <w:sz w:val="24"/>
      <w:szCs w:val="24"/>
    </w:rPr>
  </w:style>
  <w:style w:type="paragraph" w:styleId="oancuaDanhsach">
    <w:name w:val="List Paragraph"/>
    <w:basedOn w:val="Binhthng"/>
    <w:uiPriority w:val="34"/>
    <w:qFormat/>
    <w:rsid w:val="007E56BA"/>
    <w:pPr>
      <w:ind w:left="720"/>
      <w:contextualSpacing/>
    </w:pPr>
  </w:style>
  <w:style w:type="paragraph" w:styleId="Bongchuthich">
    <w:name w:val="Balloon Text"/>
    <w:basedOn w:val="Binhthng"/>
    <w:link w:val="BongchuthichChar"/>
    <w:uiPriority w:val="99"/>
    <w:semiHidden/>
    <w:unhideWhenUsed/>
    <w:rsid w:val="00576D27"/>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76D27"/>
    <w:rPr>
      <w:rFonts w:ascii="Segoe UI" w:hAnsi="Segoe UI" w:cs="Segoe UI"/>
      <w:sz w:val="18"/>
      <w:szCs w:val="18"/>
    </w:rPr>
  </w:style>
  <w:style w:type="paragraph" w:styleId="Duytlai">
    <w:name w:val="Revision"/>
    <w:hidden/>
    <w:uiPriority w:val="99"/>
    <w:semiHidden/>
    <w:rsid w:val="008854BF"/>
    <w:pPr>
      <w:spacing w:after="0" w:line="240" w:lineRule="auto"/>
    </w:pPr>
  </w:style>
  <w:style w:type="table" w:styleId="LiBang">
    <w:name w:val="Table Grid"/>
    <w:basedOn w:val="BangThngthng"/>
    <w:uiPriority w:val="39"/>
    <w:rsid w:val="007A7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F22571"/>
    <w:pPr>
      <w:spacing w:after="0" w:line="240" w:lineRule="auto"/>
    </w:pPr>
    <w:rPr>
      <w:rFonts w:eastAsiaTheme="minorEastAsia"/>
      <w:lang w:eastAsia="ja-JP"/>
    </w:rPr>
  </w:style>
  <w:style w:type="character" w:customStyle="1" w:styleId="KhngDncchChar">
    <w:name w:val="Không Dãn cách Char"/>
    <w:basedOn w:val="Phngmcinhcuaoanvn"/>
    <w:link w:val="KhngDncch"/>
    <w:uiPriority w:val="1"/>
    <w:rsid w:val="00120C5A"/>
    <w:rPr>
      <w:rFonts w:eastAsiaTheme="minorEastAsia"/>
      <w:lang w:eastAsia="ja-JP"/>
    </w:rPr>
  </w:style>
  <w:style w:type="character" w:styleId="SDong">
    <w:name w:val="line number"/>
    <w:basedOn w:val="Phngmcinhcuaoanvn"/>
    <w:uiPriority w:val="99"/>
    <w:semiHidden/>
    <w:unhideWhenUsed/>
    <w:rsid w:val="00DE37E0"/>
  </w:style>
  <w:style w:type="paragraph" w:styleId="utrang">
    <w:name w:val="header"/>
    <w:basedOn w:val="Binhthng"/>
    <w:link w:val="utrangChar"/>
    <w:uiPriority w:val="99"/>
    <w:unhideWhenUsed/>
    <w:rsid w:val="00DE37E0"/>
    <w:pPr>
      <w:tabs>
        <w:tab w:val="center" w:pos="4419"/>
        <w:tab w:val="right" w:pos="8838"/>
      </w:tabs>
      <w:spacing w:after="0" w:line="240" w:lineRule="auto"/>
    </w:pPr>
  </w:style>
  <w:style w:type="character" w:customStyle="1" w:styleId="utrangChar">
    <w:name w:val="Đầu trang Char"/>
    <w:basedOn w:val="Phngmcinhcuaoanvn"/>
    <w:link w:val="utrang"/>
    <w:uiPriority w:val="99"/>
    <w:rsid w:val="00DE37E0"/>
  </w:style>
  <w:style w:type="paragraph" w:styleId="Chntrang">
    <w:name w:val="footer"/>
    <w:basedOn w:val="Binhthng"/>
    <w:link w:val="ChntrangChar"/>
    <w:uiPriority w:val="99"/>
    <w:unhideWhenUsed/>
    <w:rsid w:val="00DE37E0"/>
    <w:pPr>
      <w:tabs>
        <w:tab w:val="center" w:pos="4419"/>
        <w:tab w:val="right" w:pos="8838"/>
      </w:tabs>
      <w:spacing w:after="0" w:line="240" w:lineRule="auto"/>
    </w:pPr>
  </w:style>
  <w:style w:type="character" w:customStyle="1" w:styleId="ChntrangChar">
    <w:name w:val="Chân trang Char"/>
    <w:basedOn w:val="Phngmcinhcuaoanvn"/>
    <w:link w:val="Chntrang"/>
    <w:uiPriority w:val="99"/>
    <w:rsid w:val="00DE37E0"/>
  </w:style>
  <w:style w:type="paragraph" w:styleId="uMucluc">
    <w:name w:val="TOC Heading"/>
    <w:basedOn w:val="u1"/>
    <w:next w:val="Binhthng"/>
    <w:uiPriority w:val="39"/>
    <w:unhideWhenUsed/>
    <w:qFormat/>
    <w:rsid w:val="00DE37E0"/>
    <w:pPr>
      <w:outlineLvl w:val="9"/>
    </w:pPr>
  </w:style>
  <w:style w:type="paragraph" w:styleId="Mucluc1">
    <w:name w:val="toc 1"/>
    <w:basedOn w:val="u1"/>
    <w:next w:val="Binhthng"/>
    <w:autoRedefine/>
    <w:uiPriority w:val="39"/>
    <w:unhideWhenUsed/>
    <w:rsid w:val="00DE37E0"/>
    <w:pPr>
      <w:spacing w:after="100"/>
    </w:pPr>
    <w:rPr>
      <w:b/>
      <w:sz w:val="22"/>
    </w:rPr>
  </w:style>
  <w:style w:type="paragraph" w:styleId="Mucluc2">
    <w:name w:val="toc 2"/>
    <w:basedOn w:val="u2"/>
    <w:next w:val="Binhthng"/>
    <w:autoRedefine/>
    <w:uiPriority w:val="39"/>
    <w:unhideWhenUsed/>
    <w:rsid w:val="00DE37E0"/>
    <w:pPr>
      <w:spacing w:after="100"/>
      <w:ind w:left="220"/>
    </w:pPr>
    <w:rPr>
      <w:color w:val="000000" w:themeColor="text1"/>
      <w:sz w:val="20"/>
    </w:rPr>
  </w:style>
  <w:style w:type="paragraph" w:styleId="Mucluc3">
    <w:name w:val="toc 3"/>
    <w:basedOn w:val="Binhthng"/>
    <w:next w:val="Binhthng"/>
    <w:autoRedefine/>
    <w:uiPriority w:val="39"/>
    <w:unhideWhenUsed/>
    <w:rsid w:val="00DE37E0"/>
    <w:pPr>
      <w:spacing w:after="100"/>
      <w:ind w:left="440"/>
    </w:pPr>
    <w:rPr>
      <w:sz w:val="18"/>
    </w:rPr>
  </w:style>
  <w:style w:type="character" w:styleId="Siuktni">
    <w:name w:val="Hyperlink"/>
    <w:basedOn w:val="Phngmcinhcuaoanvn"/>
    <w:uiPriority w:val="99"/>
    <w:unhideWhenUsed/>
    <w:rsid w:val="00DE37E0"/>
    <w:rPr>
      <w:color w:val="0563C1" w:themeColor="hyperlink"/>
      <w:u w:val="single"/>
    </w:rPr>
  </w:style>
  <w:style w:type="paragraph" w:styleId="VnbanChuthich">
    <w:name w:val="annotation text"/>
    <w:basedOn w:val="Binhthng"/>
    <w:link w:val="VnbanChuthichChar"/>
    <w:uiPriority w:val="99"/>
    <w:semiHidden/>
    <w:unhideWhenUsed/>
    <w:rsid w:val="00223E72"/>
    <w:pPr>
      <w:spacing w:line="240" w:lineRule="auto"/>
    </w:pPr>
    <w:rPr>
      <w:sz w:val="20"/>
      <w:szCs w:val="20"/>
    </w:rPr>
  </w:style>
  <w:style w:type="character" w:customStyle="1" w:styleId="VnbanChuthichChar">
    <w:name w:val="Văn bản Chú thích Char"/>
    <w:basedOn w:val="Phngmcinhcuaoanvn"/>
    <w:link w:val="VnbanChuthich"/>
    <w:uiPriority w:val="99"/>
    <w:semiHidden/>
    <w:rsid w:val="00223E72"/>
    <w:rPr>
      <w:sz w:val="20"/>
      <w:szCs w:val="20"/>
    </w:rPr>
  </w:style>
  <w:style w:type="paragraph" w:styleId="ChuChuthich">
    <w:name w:val="annotation subject"/>
    <w:basedOn w:val="VnbanChuthich"/>
    <w:next w:val="VnbanChuthich"/>
    <w:link w:val="ChuChuthichChar"/>
    <w:uiPriority w:val="99"/>
    <w:semiHidden/>
    <w:unhideWhenUsed/>
    <w:rsid w:val="00223E72"/>
    <w:rPr>
      <w:b/>
      <w:bCs/>
    </w:rPr>
  </w:style>
  <w:style w:type="character" w:customStyle="1" w:styleId="ChuChuthichChar">
    <w:name w:val="Chủ đề Chú thích Char"/>
    <w:basedOn w:val="VnbanChuthichChar"/>
    <w:link w:val="ChuChuthich"/>
    <w:uiPriority w:val="99"/>
    <w:semiHidden/>
    <w:rsid w:val="00223E72"/>
    <w:rPr>
      <w:b/>
      <w:bCs/>
      <w:sz w:val="20"/>
      <w:szCs w:val="20"/>
    </w:rPr>
  </w:style>
  <w:style w:type="character" w:customStyle="1" w:styleId="u4Char">
    <w:name w:val="Đầu đề 4 Char"/>
    <w:basedOn w:val="Phngmcinhcuaoanvn"/>
    <w:link w:val="u4"/>
    <w:uiPriority w:val="9"/>
    <w:rsid w:val="00E6463C"/>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rsid w:val="00541D25"/>
    <w:rPr>
      <w:rFonts w:asciiTheme="majorHAnsi" w:eastAsiaTheme="majorEastAsia" w:hAnsiTheme="majorHAnsi" w:cstheme="majorBidi"/>
      <w:color w:val="2E74B5" w:themeColor="accent1" w:themeShade="BF"/>
    </w:rPr>
  </w:style>
  <w:style w:type="table" w:styleId="BangThun1">
    <w:name w:val="Plain Table 1"/>
    <w:basedOn w:val="BangThngthng"/>
    <w:uiPriority w:val="41"/>
    <w:rsid w:val="00A7300A"/>
    <w:pPr>
      <w:spacing w:after="0" w:line="240" w:lineRule="auto"/>
    </w:pPr>
    <w:rPr>
      <w:rFonts w:eastAsiaTheme="minorEastAsia"/>
      <w:lang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eoChu">
    <w:name w:val="Table Theme"/>
    <w:basedOn w:val="BangThngthng"/>
    <w:uiPriority w:val="99"/>
    <w:rsid w:val="00C814E6"/>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ng1Nhat">
    <w:name w:val="Grid Table 1 Light"/>
    <w:basedOn w:val="BangThngthng"/>
    <w:uiPriority w:val="46"/>
    <w:rsid w:val="00C814E6"/>
    <w:pPr>
      <w:spacing w:after="0" w:line="240" w:lineRule="auto"/>
    </w:pPr>
    <w:rPr>
      <w:rFonts w:eastAsiaTheme="minorEastAsia"/>
      <w:lang w:eastAsia="ko-K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Li1Nhat-Nhnmanh1">
    <w:name w:val="Grid Table 1 Light Accent 1"/>
    <w:basedOn w:val="BangThngthng"/>
    <w:uiPriority w:val="46"/>
    <w:rsid w:val="00C814E6"/>
    <w:pPr>
      <w:spacing w:after="0" w:line="240" w:lineRule="auto"/>
    </w:pPr>
    <w:rPr>
      <w:rFonts w:eastAsiaTheme="minorEastAsia"/>
      <w:lang w:eastAsia="ko-KR"/>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BangThun4">
    <w:name w:val="Plain Table 4"/>
    <w:basedOn w:val="BangThngthng"/>
    <w:uiPriority w:val="44"/>
    <w:rsid w:val="00C814E6"/>
    <w:pPr>
      <w:spacing w:after="0" w:line="240" w:lineRule="auto"/>
    </w:pPr>
    <w:rPr>
      <w:rFonts w:eastAsiaTheme="minorEastAsia"/>
      <w:lang w:eastAsia="ko-K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5">
    <w:name w:val="Plain Table 5"/>
    <w:basedOn w:val="BangThngthng"/>
    <w:uiPriority w:val="45"/>
    <w:rsid w:val="00C814E6"/>
    <w:pPr>
      <w:spacing w:after="0" w:line="240" w:lineRule="auto"/>
    </w:pPr>
    <w:rPr>
      <w:rFonts w:eastAsiaTheme="minorEastAsia"/>
      <w:lang w:eastAsia="ko-K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BngLiNhat">
    <w:name w:val="Grid Table Light"/>
    <w:basedOn w:val="BangThngthng"/>
    <w:uiPriority w:val="40"/>
    <w:rsid w:val="00C814E6"/>
    <w:pPr>
      <w:spacing w:after="0" w:line="240" w:lineRule="auto"/>
    </w:pPr>
    <w:rPr>
      <w:rFonts w:eastAsiaTheme="minorEastAsia"/>
      <w:lang w:eastAsia="ko-K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81490">
      <w:bodyDiv w:val="1"/>
      <w:marLeft w:val="0"/>
      <w:marRight w:val="0"/>
      <w:marTop w:val="0"/>
      <w:marBottom w:val="0"/>
      <w:divBdr>
        <w:top w:val="none" w:sz="0" w:space="0" w:color="auto"/>
        <w:left w:val="none" w:sz="0" w:space="0" w:color="auto"/>
        <w:bottom w:val="none" w:sz="0" w:space="0" w:color="auto"/>
        <w:right w:val="none" w:sz="0" w:space="0" w:color="auto"/>
      </w:divBdr>
      <w:divsChild>
        <w:div w:id="171533850">
          <w:marLeft w:val="0"/>
          <w:marRight w:val="0"/>
          <w:marTop w:val="0"/>
          <w:marBottom w:val="0"/>
          <w:divBdr>
            <w:top w:val="none" w:sz="0" w:space="0" w:color="auto"/>
            <w:left w:val="none" w:sz="0" w:space="0" w:color="auto"/>
            <w:bottom w:val="none" w:sz="0" w:space="0" w:color="auto"/>
            <w:right w:val="none" w:sz="0" w:space="0" w:color="auto"/>
          </w:divBdr>
        </w:div>
      </w:divsChild>
    </w:div>
    <w:div w:id="186797548">
      <w:bodyDiv w:val="1"/>
      <w:marLeft w:val="0"/>
      <w:marRight w:val="0"/>
      <w:marTop w:val="0"/>
      <w:marBottom w:val="0"/>
      <w:divBdr>
        <w:top w:val="none" w:sz="0" w:space="0" w:color="auto"/>
        <w:left w:val="none" w:sz="0" w:space="0" w:color="auto"/>
        <w:bottom w:val="none" w:sz="0" w:space="0" w:color="auto"/>
        <w:right w:val="none" w:sz="0" w:space="0" w:color="auto"/>
      </w:divBdr>
    </w:div>
    <w:div w:id="410393955">
      <w:bodyDiv w:val="1"/>
      <w:marLeft w:val="0"/>
      <w:marRight w:val="0"/>
      <w:marTop w:val="0"/>
      <w:marBottom w:val="0"/>
      <w:divBdr>
        <w:top w:val="none" w:sz="0" w:space="0" w:color="auto"/>
        <w:left w:val="none" w:sz="0" w:space="0" w:color="auto"/>
        <w:bottom w:val="none" w:sz="0" w:space="0" w:color="auto"/>
        <w:right w:val="none" w:sz="0" w:space="0" w:color="auto"/>
      </w:divBdr>
    </w:div>
    <w:div w:id="840387307">
      <w:bodyDiv w:val="1"/>
      <w:marLeft w:val="0"/>
      <w:marRight w:val="0"/>
      <w:marTop w:val="0"/>
      <w:marBottom w:val="0"/>
      <w:divBdr>
        <w:top w:val="none" w:sz="0" w:space="0" w:color="auto"/>
        <w:left w:val="none" w:sz="0" w:space="0" w:color="auto"/>
        <w:bottom w:val="none" w:sz="0" w:space="0" w:color="auto"/>
        <w:right w:val="none" w:sz="0" w:space="0" w:color="auto"/>
      </w:divBdr>
      <w:divsChild>
        <w:div w:id="376782657">
          <w:marLeft w:val="547"/>
          <w:marRight w:val="0"/>
          <w:marTop w:val="144"/>
          <w:marBottom w:val="0"/>
          <w:divBdr>
            <w:top w:val="none" w:sz="0" w:space="0" w:color="auto"/>
            <w:left w:val="none" w:sz="0" w:space="0" w:color="auto"/>
            <w:bottom w:val="none" w:sz="0" w:space="0" w:color="auto"/>
            <w:right w:val="none" w:sz="0" w:space="0" w:color="auto"/>
          </w:divBdr>
        </w:div>
        <w:div w:id="1337805967">
          <w:marLeft w:val="547"/>
          <w:marRight w:val="0"/>
          <w:marTop w:val="144"/>
          <w:marBottom w:val="0"/>
          <w:divBdr>
            <w:top w:val="none" w:sz="0" w:space="0" w:color="auto"/>
            <w:left w:val="none" w:sz="0" w:space="0" w:color="auto"/>
            <w:bottom w:val="none" w:sz="0" w:space="0" w:color="auto"/>
            <w:right w:val="none" w:sz="0" w:space="0" w:color="auto"/>
          </w:divBdr>
        </w:div>
        <w:div w:id="954482877">
          <w:marLeft w:val="547"/>
          <w:marRight w:val="0"/>
          <w:marTop w:val="144"/>
          <w:marBottom w:val="0"/>
          <w:divBdr>
            <w:top w:val="none" w:sz="0" w:space="0" w:color="auto"/>
            <w:left w:val="none" w:sz="0" w:space="0" w:color="auto"/>
            <w:bottom w:val="none" w:sz="0" w:space="0" w:color="auto"/>
            <w:right w:val="none" w:sz="0" w:space="0" w:color="auto"/>
          </w:divBdr>
        </w:div>
      </w:divsChild>
    </w:div>
    <w:div w:id="854811404">
      <w:bodyDiv w:val="1"/>
      <w:marLeft w:val="0"/>
      <w:marRight w:val="0"/>
      <w:marTop w:val="0"/>
      <w:marBottom w:val="0"/>
      <w:divBdr>
        <w:top w:val="none" w:sz="0" w:space="0" w:color="auto"/>
        <w:left w:val="none" w:sz="0" w:space="0" w:color="auto"/>
        <w:bottom w:val="none" w:sz="0" w:space="0" w:color="auto"/>
        <w:right w:val="none" w:sz="0" w:space="0" w:color="auto"/>
      </w:divBdr>
    </w:div>
    <w:div w:id="895051244">
      <w:bodyDiv w:val="1"/>
      <w:marLeft w:val="0"/>
      <w:marRight w:val="0"/>
      <w:marTop w:val="0"/>
      <w:marBottom w:val="0"/>
      <w:divBdr>
        <w:top w:val="none" w:sz="0" w:space="0" w:color="auto"/>
        <w:left w:val="none" w:sz="0" w:space="0" w:color="auto"/>
        <w:bottom w:val="none" w:sz="0" w:space="0" w:color="auto"/>
        <w:right w:val="none" w:sz="0" w:space="0" w:color="auto"/>
      </w:divBdr>
    </w:div>
    <w:div w:id="927273979">
      <w:bodyDiv w:val="1"/>
      <w:marLeft w:val="0"/>
      <w:marRight w:val="0"/>
      <w:marTop w:val="0"/>
      <w:marBottom w:val="0"/>
      <w:divBdr>
        <w:top w:val="none" w:sz="0" w:space="0" w:color="auto"/>
        <w:left w:val="none" w:sz="0" w:space="0" w:color="auto"/>
        <w:bottom w:val="none" w:sz="0" w:space="0" w:color="auto"/>
        <w:right w:val="none" w:sz="0" w:space="0" w:color="auto"/>
      </w:divBdr>
    </w:div>
    <w:div w:id="1532769548">
      <w:bodyDiv w:val="1"/>
      <w:marLeft w:val="0"/>
      <w:marRight w:val="0"/>
      <w:marTop w:val="0"/>
      <w:marBottom w:val="0"/>
      <w:divBdr>
        <w:top w:val="none" w:sz="0" w:space="0" w:color="auto"/>
        <w:left w:val="none" w:sz="0" w:space="0" w:color="auto"/>
        <w:bottom w:val="none" w:sz="0" w:space="0" w:color="auto"/>
        <w:right w:val="none" w:sz="0" w:space="0" w:color="auto"/>
      </w:divBdr>
    </w:div>
    <w:div w:id="194838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diagramData" Target="diagrams/data1.xm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diagramColors" Target="diagrams/colors1.xml"/><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diagramLayout" Target="diagrams/layout1.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microsoft.com/office/2007/relationships/diagramDrawing" Target="diagrams/drawing1.xm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0" Type="http://schemas.openxmlformats.org/officeDocument/2006/relationships/diagramQuickStyle" Target="diagrams/quickStyle1.xml"/><Relationship Id="rId41" Type="http://schemas.openxmlformats.org/officeDocument/2006/relationships/image" Target="media/image27.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0FD915-248E-4635-A8BE-9417F6171F6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6B51D24-FA30-4F20-8220-6D1DB0B3EC1E}">
      <dgm:prSet phldrT="[Text]" custT="1"/>
      <dgm:spPr/>
      <dgm:t>
        <a:bodyPr/>
        <a:lstStyle/>
        <a:p>
          <a:pPr algn="ctr"/>
          <a:r>
            <a:rPr lang="en-US" sz="1600"/>
            <a:t>Phần mềm quản lý đại lý</a:t>
          </a:r>
        </a:p>
      </dgm:t>
    </dgm:pt>
    <dgm:pt modelId="{3247ECE8-7684-4230-9BE4-E13A1494C3D5}" type="parTrans" cxnId="{5BFEC0ED-0AB2-4996-AFFF-373E36D6E67A}">
      <dgm:prSet/>
      <dgm:spPr/>
      <dgm:t>
        <a:bodyPr/>
        <a:lstStyle/>
        <a:p>
          <a:pPr algn="l"/>
          <a:endParaRPr lang="en-US"/>
        </a:p>
      </dgm:t>
    </dgm:pt>
    <dgm:pt modelId="{9E1ECC5C-CD2C-4453-AB14-F3D07B3D0EFD}" type="sibTrans" cxnId="{5BFEC0ED-0AB2-4996-AFFF-373E36D6E67A}">
      <dgm:prSet/>
      <dgm:spPr/>
      <dgm:t>
        <a:bodyPr/>
        <a:lstStyle/>
        <a:p>
          <a:pPr algn="l"/>
          <a:endParaRPr lang="en-US"/>
        </a:p>
      </dgm:t>
    </dgm:pt>
    <dgm:pt modelId="{7F5A2DBF-B0D9-4914-AE34-9F278C2CBCA7}">
      <dgm:prSet phldrT="[Text]" custT="1"/>
      <dgm:spPr/>
      <dgm:t>
        <a:bodyPr/>
        <a:lstStyle/>
        <a:p>
          <a:r>
            <a:rPr lang="en-US" sz="1400"/>
            <a:t>Quản lý đại lý</a:t>
          </a:r>
        </a:p>
      </dgm:t>
    </dgm:pt>
    <dgm:pt modelId="{FE202F7F-AF3B-4864-A50F-FBB12244F655}" type="parTrans" cxnId="{780C0F0C-360F-48B0-9EDD-486E986A1F41}">
      <dgm:prSet/>
      <dgm:spPr/>
      <dgm:t>
        <a:bodyPr/>
        <a:lstStyle/>
        <a:p>
          <a:endParaRPr lang="en-US" sz="1800"/>
        </a:p>
      </dgm:t>
    </dgm:pt>
    <dgm:pt modelId="{9230684B-D60D-4DC7-BD0E-76D10A482707}" type="sibTrans" cxnId="{780C0F0C-360F-48B0-9EDD-486E986A1F41}">
      <dgm:prSet/>
      <dgm:spPr/>
      <dgm:t>
        <a:bodyPr/>
        <a:lstStyle/>
        <a:p>
          <a:endParaRPr lang="en-US"/>
        </a:p>
      </dgm:t>
    </dgm:pt>
    <dgm:pt modelId="{6156A7C4-FD7B-4232-9064-FA0BD91A79B3}">
      <dgm:prSet phldrT="[Text]" custT="1"/>
      <dgm:spPr/>
      <dgm:t>
        <a:bodyPr/>
        <a:lstStyle/>
        <a:p>
          <a:r>
            <a:rPr lang="en-US" sz="1800"/>
            <a:t>Lập báo cáo tháng</a:t>
          </a:r>
        </a:p>
      </dgm:t>
    </dgm:pt>
    <dgm:pt modelId="{E30B34A3-14C1-4764-8338-741BD04598A2}" type="parTrans" cxnId="{208423B5-AF48-4C32-86FD-90E4EAB21E08}">
      <dgm:prSet/>
      <dgm:spPr/>
      <dgm:t>
        <a:bodyPr/>
        <a:lstStyle/>
        <a:p>
          <a:endParaRPr lang="en-US" sz="1800"/>
        </a:p>
      </dgm:t>
    </dgm:pt>
    <dgm:pt modelId="{0ED4FFC9-852E-4CE6-8619-97EC49D8CC25}" type="sibTrans" cxnId="{208423B5-AF48-4C32-86FD-90E4EAB21E08}">
      <dgm:prSet/>
      <dgm:spPr/>
      <dgm:t>
        <a:bodyPr/>
        <a:lstStyle/>
        <a:p>
          <a:endParaRPr lang="en-US"/>
        </a:p>
      </dgm:t>
    </dgm:pt>
    <dgm:pt modelId="{6CBCA9D3-05DE-445F-8358-1025A91D1CAC}">
      <dgm:prSet phldrT="[Text]" custT="1"/>
      <dgm:spPr/>
      <dgm:t>
        <a:bodyPr/>
        <a:lstStyle/>
        <a:p>
          <a:r>
            <a:rPr lang="en-US" sz="1800"/>
            <a:t>Thay đổi quy định</a:t>
          </a:r>
        </a:p>
      </dgm:t>
    </dgm:pt>
    <dgm:pt modelId="{5CC5F462-4A41-4692-925D-622FB4DC4BE7}" type="parTrans" cxnId="{EED37A3E-FEB7-4A55-965C-9545F561A7FE}">
      <dgm:prSet/>
      <dgm:spPr/>
      <dgm:t>
        <a:bodyPr/>
        <a:lstStyle/>
        <a:p>
          <a:endParaRPr lang="en-US" sz="1800"/>
        </a:p>
      </dgm:t>
    </dgm:pt>
    <dgm:pt modelId="{7FD98048-195A-4CAF-8B1D-6B6AD273D622}" type="sibTrans" cxnId="{EED37A3E-FEB7-4A55-965C-9545F561A7FE}">
      <dgm:prSet/>
      <dgm:spPr/>
      <dgm:t>
        <a:bodyPr/>
        <a:lstStyle/>
        <a:p>
          <a:endParaRPr lang="en-US"/>
        </a:p>
      </dgm:t>
    </dgm:pt>
    <dgm:pt modelId="{815E2873-6E4B-4D72-84B2-45A57FDDA43A}">
      <dgm:prSet/>
      <dgm:spPr/>
      <dgm:t>
        <a:bodyPr/>
        <a:lstStyle/>
        <a:p>
          <a:r>
            <a:rPr lang="en-US"/>
            <a:t>Tiếp nhận đại lý</a:t>
          </a:r>
        </a:p>
      </dgm:t>
    </dgm:pt>
    <dgm:pt modelId="{21A5CC9E-5CFA-4220-AD5A-B16EAF75AD0D}" type="parTrans" cxnId="{846764D7-E7F7-4BB2-B1D8-CCC05B45EFCE}">
      <dgm:prSet/>
      <dgm:spPr/>
      <dgm:t>
        <a:bodyPr/>
        <a:lstStyle/>
        <a:p>
          <a:endParaRPr lang="en-US"/>
        </a:p>
      </dgm:t>
    </dgm:pt>
    <dgm:pt modelId="{D9C43B98-F158-4366-AE12-833FA896D17A}" type="sibTrans" cxnId="{846764D7-E7F7-4BB2-B1D8-CCC05B45EFCE}">
      <dgm:prSet/>
      <dgm:spPr/>
      <dgm:t>
        <a:bodyPr/>
        <a:lstStyle/>
        <a:p>
          <a:endParaRPr lang="en-US"/>
        </a:p>
      </dgm:t>
    </dgm:pt>
    <dgm:pt modelId="{6AD376C1-953F-4B9E-B888-0E63DF7BDAB4}">
      <dgm:prSet/>
      <dgm:spPr/>
      <dgm:t>
        <a:bodyPr/>
        <a:lstStyle/>
        <a:p>
          <a:r>
            <a:rPr lang="en-US"/>
            <a:t>Tra cứu đại lý</a:t>
          </a:r>
        </a:p>
      </dgm:t>
    </dgm:pt>
    <dgm:pt modelId="{75C76A53-C2CC-4416-A732-BDC1EAEB03AC}" type="parTrans" cxnId="{989F33F0-99AB-4F55-B07F-DB92D7C0E835}">
      <dgm:prSet/>
      <dgm:spPr/>
      <dgm:t>
        <a:bodyPr/>
        <a:lstStyle/>
        <a:p>
          <a:endParaRPr lang="en-US"/>
        </a:p>
      </dgm:t>
    </dgm:pt>
    <dgm:pt modelId="{DCC8CBF3-1C71-4DBB-9C3E-C6A51CC9DC4E}" type="sibTrans" cxnId="{989F33F0-99AB-4F55-B07F-DB92D7C0E835}">
      <dgm:prSet/>
      <dgm:spPr/>
      <dgm:t>
        <a:bodyPr/>
        <a:lstStyle/>
        <a:p>
          <a:endParaRPr lang="en-US"/>
        </a:p>
      </dgm:t>
    </dgm:pt>
    <dgm:pt modelId="{3877E164-B823-4612-A97A-CEC53623C3FA}">
      <dgm:prSet/>
      <dgm:spPr/>
      <dgm:t>
        <a:bodyPr/>
        <a:lstStyle/>
        <a:p>
          <a:r>
            <a:rPr lang="en-US"/>
            <a:t>Lập phiếu thu tiền</a:t>
          </a:r>
        </a:p>
      </dgm:t>
    </dgm:pt>
    <dgm:pt modelId="{3737DC5D-6D74-4FDC-B03A-CBA809D585F9}" type="parTrans" cxnId="{91EE9AFF-EAD8-4716-BF6A-CB1B05202392}">
      <dgm:prSet/>
      <dgm:spPr/>
      <dgm:t>
        <a:bodyPr/>
        <a:lstStyle/>
        <a:p>
          <a:endParaRPr lang="en-US"/>
        </a:p>
      </dgm:t>
    </dgm:pt>
    <dgm:pt modelId="{F82F29D8-F985-4825-B6E0-8F30D26687A9}" type="sibTrans" cxnId="{91EE9AFF-EAD8-4716-BF6A-CB1B05202392}">
      <dgm:prSet/>
      <dgm:spPr/>
      <dgm:t>
        <a:bodyPr/>
        <a:lstStyle/>
        <a:p>
          <a:endParaRPr lang="en-US"/>
        </a:p>
      </dgm:t>
    </dgm:pt>
    <dgm:pt modelId="{A10A0AA6-B9D5-4E62-8D2A-6F25FDC1B940}">
      <dgm:prSet/>
      <dgm:spPr/>
      <dgm:t>
        <a:bodyPr/>
        <a:lstStyle/>
        <a:p>
          <a:r>
            <a:rPr lang="en-US"/>
            <a:t>Quản lý mặt hàng</a:t>
          </a:r>
        </a:p>
      </dgm:t>
    </dgm:pt>
    <dgm:pt modelId="{F01C8241-65B2-42E7-8111-428F62110EFF}" type="parTrans" cxnId="{E848D04B-3D2A-47EE-BD4C-ED075B6EFA1C}">
      <dgm:prSet/>
      <dgm:spPr/>
      <dgm:t>
        <a:bodyPr/>
        <a:lstStyle/>
        <a:p>
          <a:endParaRPr lang="en-US"/>
        </a:p>
      </dgm:t>
    </dgm:pt>
    <dgm:pt modelId="{49B6387B-E610-41FA-94E1-C1970B375E98}" type="sibTrans" cxnId="{E848D04B-3D2A-47EE-BD4C-ED075B6EFA1C}">
      <dgm:prSet/>
      <dgm:spPr/>
      <dgm:t>
        <a:bodyPr/>
        <a:lstStyle/>
        <a:p>
          <a:endParaRPr lang="en-US"/>
        </a:p>
      </dgm:t>
    </dgm:pt>
    <dgm:pt modelId="{64970DCB-6965-46FC-9CE4-D5C2B3916953}">
      <dgm:prSet/>
      <dgm:spPr/>
      <dgm:t>
        <a:bodyPr/>
        <a:lstStyle/>
        <a:p>
          <a:r>
            <a:rPr lang="en-US"/>
            <a:t>Tra cứu mặt hàng</a:t>
          </a:r>
        </a:p>
      </dgm:t>
    </dgm:pt>
    <dgm:pt modelId="{E2D8DAE1-41F5-4725-83D4-87F6620460A3}" type="parTrans" cxnId="{C33B9CDB-8AE7-4FE4-B4A5-42C9D3D3E0ED}">
      <dgm:prSet/>
      <dgm:spPr/>
      <dgm:t>
        <a:bodyPr/>
        <a:lstStyle/>
        <a:p>
          <a:endParaRPr lang="en-US"/>
        </a:p>
      </dgm:t>
    </dgm:pt>
    <dgm:pt modelId="{5326E9BA-13BA-4FDB-9E8D-7F5F83270EB8}" type="sibTrans" cxnId="{C33B9CDB-8AE7-4FE4-B4A5-42C9D3D3E0ED}">
      <dgm:prSet/>
      <dgm:spPr/>
      <dgm:t>
        <a:bodyPr/>
        <a:lstStyle/>
        <a:p>
          <a:endParaRPr lang="en-US"/>
        </a:p>
      </dgm:t>
    </dgm:pt>
    <dgm:pt modelId="{A044C6A1-06D3-4CC3-A8D4-6748D9716E28}">
      <dgm:prSet/>
      <dgm:spPr/>
      <dgm:t>
        <a:bodyPr/>
        <a:lstStyle/>
        <a:p>
          <a:r>
            <a:rPr lang="en-US"/>
            <a:t>Báo cáo doanh số</a:t>
          </a:r>
        </a:p>
      </dgm:t>
    </dgm:pt>
    <dgm:pt modelId="{440B1A5E-00C3-44DF-8F27-E8E741F89A52}" type="parTrans" cxnId="{F77A67C6-274F-4983-B96B-B8E5A3ED2764}">
      <dgm:prSet/>
      <dgm:spPr/>
      <dgm:t>
        <a:bodyPr/>
        <a:lstStyle/>
        <a:p>
          <a:endParaRPr lang="en-US"/>
        </a:p>
      </dgm:t>
    </dgm:pt>
    <dgm:pt modelId="{09E3EA15-7E10-48D8-937E-51908BC5703D}" type="sibTrans" cxnId="{F77A67C6-274F-4983-B96B-B8E5A3ED2764}">
      <dgm:prSet/>
      <dgm:spPr/>
      <dgm:t>
        <a:bodyPr/>
        <a:lstStyle/>
        <a:p>
          <a:endParaRPr lang="en-US"/>
        </a:p>
      </dgm:t>
    </dgm:pt>
    <dgm:pt modelId="{EA178C60-211A-433F-9901-C4E1DFAC2387}">
      <dgm:prSet/>
      <dgm:spPr/>
      <dgm:t>
        <a:bodyPr/>
        <a:lstStyle/>
        <a:p>
          <a:r>
            <a:rPr lang="en-US"/>
            <a:t>Báo cáo công nợ đại lý</a:t>
          </a:r>
        </a:p>
      </dgm:t>
    </dgm:pt>
    <dgm:pt modelId="{E0CF6CD0-6A1C-4530-9806-2C33AF706833}" type="parTrans" cxnId="{0B56B23B-BAE8-401D-BA1B-24B831FCE6A1}">
      <dgm:prSet/>
      <dgm:spPr/>
      <dgm:t>
        <a:bodyPr/>
        <a:lstStyle/>
        <a:p>
          <a:endParaRPr lang="en-US"/>
        </a:p>
      </dgm:t>
    </dgm:pt>
    <dgm:pt modelId="{4477BBE3-7BDC-40D6-BAF0-94E7AC510CDE}" type="sibTrans" cxnId="{0B56B23B-BAE8-401D-BA1B-24B831FCE6A1}">
      <dgm:prSet/>
      <dgm:spPr/>
      <dgm:t>
        <a:bodyPr/>
        <a:lstStyle/>
        <a:p>
          <a:endParaRPr lang="en-US"/>
        </a:p>
      </dgm:t>
    </dgm:pt>
    <dgm:pt modelId="{32ECEB7E-02E1-4274-B6C4-748204C0BF32}">
      <dgm:prSet/>
      <dgm:spPr/>
      <dgm:t>
        <a:bodyPr/>
        <a:lstStyle/>
        <a:p>
          <a:r>
            <a:rPr lang="en-US"/>
            <a:t>Thay đổi số lượng các đại lý</a:t>
          </a:r>
        </a:p>
      </dgm:t>
    </dgm:pt>
    <dgm:pt modelId="{57680E92-013B-4241-A6EF-49A18B2E7DD2}" type="parTrans" cxnId="{074176BE-0509-4BE3-B740-A1C54EEA2AC0}">
      <dgm:prSet/>
      <dgm:spPr/>
      <dgm:t>
        <a:bodyPr/>
        <a:lstStyle/>
        <a:p>
          <a:endParaRPr lang="en-US"/>
        </a:p>
      </dgm:t>
    </dgm:pt>
    <dgm:pt modelId="{B8985415-A402-4313-A43F-82BAB0BD315B}" type="sibTrans" cxnId="{074176BE-0509-4BE3-B740-A1C54EEA2AC0}">
      <dgm:prSet/>
      <dgm:spPr/>
      <dgm:t>
        <a:bodyPr/>
        <a:lstStyle/>
        <a:p>
          <a:endParaRPr lang="en-US"/>
        </a:p>
      </dgm:t>
    </dgm:pt>
    <dgm:pt modelId="{60E18ADE-7C0B-45EA-B750-84D8B1DB9A83}">
      <dgm:prSet custT="1"/>
      <dgm:spPr/>
      <dgm:t>
        <a:bodyPr/>
        <a:lstStyle/>
        <a:p>
          <a:r>
            <a:rPr lang="en-US" sz="1200"/>
            <a:t>Thay đổi số  đại lý tối đa trong quận</a:t>
          </a:r>
        </a:p>
      </dgm:t>
    </dgm:pt>
    <dgm:pt modelId="{91B03287-3602-4D01-A517-A2AF7483BB59}" type="parTrans" cxnId="{36204801-EB92-4787-8ED4-427E5A663545}">
      <dgm:prSet/>
      <dgm:spPr/>
      <dgm:t>
        <a:bodyPr/>
        <a:lstStyle/>
        <a:p>
          <a:endParaRPr lang="en-US"/>
        </a:p>
      </dgm:t>
    </dgm:pt>
    <dgm:pt modelId="{AB2F75F6-5618-4FA3-8370-3B1BB9EC35EA}" type="sibTrans" cxnId="{36204801-EB92-4787-8ED4-427E5A663545}">
      <dgm:prSet/>
      <dgm:spPr/>
      <dgm:t>
        <a:bodyPr/>
        <a:lstStyle/>
        <a:p>
          <a:endParaRPr lang="en-US"/>
        </a:p>
      </dgm:t>
    </dgm:pt>
    <dgm:pt modelId="{5ACB6DFC-03AC-4B61-AD3B-B83C519905F8}">
      <dgm:prSet/>
      <dgm:spPr/>
      <dgm:t>
        <a:bodyPr/>
        <a:lstStyle/>
        <a:p>
          <a:r>
            <a:rPr lang="en-US"/>
            <a:t>Lập phiếu xuất hàng</a:t>
          </a:r>
        </a:p>
      </dgm:t>
    </dgm:pt>
    <dgm:pt modelId="{D38649F3-8913-4016-BB7D-F628DA7EBA33}" type="parTrans" cxnId="{B39E6352-013C-41BB-97DC-1063026A4BB0}">
      <dgm:prSet/>
      <dgm:spPr/>
      <dgm:t>
        <a:bodyPr/>
        <a:lstStyle/>
        <a:p>
          <a:endParaRPr lang="en-US"/>
        </a:p>
      </dgm:t>
    </dgm:pt>
    <dgm:pt modelId="{0D6988A9-23D7-4BD9-96AD-6CA2E2FF48CD}" type="sibTrans" cxnId="{B39E6352-013C-41BB-97DC-1063026A4BB0}">
      <dgm:prSet/>
      <dgm:spPr/>
      <dgm:t>
        <a:bodyPr/>
        <a:lstStyle/>
        <a:p>
          <a:endParaRPr lang="en-US"/>
        </a:p>
      </dgm:t>
    </dgm:pt>
    <dgm:pt modelId="{44C5E86C-6FF9-4F20-B0B7-BC6F6961EAF6}">
      <dgm:prSet/>
      <dgm:spPr/>
      <dgm:t>
        <a:bodyPr/>
        <a:lstStyle/>
        <a:p>
          <a:r>
            <a:rPr lang="en-US"/>
            <a:t>Thay đổi giá mặt hàng</a:t>
          </a:r>
        </a:p>
      </dgm:t>
    </dgm:pt>
    <dgm:pt modelId="{927436C8-DBC2-4D47-A1D2-731ECDB2B778}" type="parTrans" cxnId="{97455A72-73BC-4BE0-82A0-738899D41D8F}">
      <dgm:prSet/>
      <dgm:spPr/>
      <dgm:t>
        <a:bodyPr/>
        <a:lstStyle/>
        <a:p>
          <a:endParaRPr lang="en-US"/>
        </a:p>
      </dgm:t>
    </dgm:pt>
    <dgm:pt modelId="{D8C19689-91CE-4F64-A429-03AB110C29F2}" type="sibTrans" cxnId="{97455A72-73BC-4BE0-82A0-738899D41D8F}">
      <dgm:prSet/>
      <dgm:spPr/>
      <dgm:t>
        <a:bodyPr/>
        <a:lstStyle/>
        <a:p>
          <a:endParaRPr lang="en-US"/>
        </a:p>
      </dgm:t>
    </dgm:pt>
    <dgm:pt modelId="{DB610009-95FF-46E7-A0B0-89C40A18D411}">
      <dgm:prSet/>
      <dgm:spPr/>
      <dgm:t>
        <a:bodyPr/>
        <a:lstStyle/>
        <a:p>
          <a:r>
            <a:rPr lang="en-US"/>
            <a:t>Thêm mặt hàng</a:t>
          </a:r>
        </a:p>
      </dgm:t>
    </dgm:pt>
    <dgm:pt modelId="{1BC52F4D-388A-4606-A091-AAACFC81D422}" type="sibTrans" cxnId="{DA54D294-D57F-4C0B-9EE1-8028D0CDBA1F}">
      <dgm:prSet/>
      <dgm:spPr/>
      <dgm:t>
        <a:bodyPr/>
        <a:lstStyle/>
        <a:p>
          <a:endParaRPr lang="en-US"/>
        </a:p>
      </dgm:t>
    </dgm:pt>
    <dgm:pt modelId="{D85E3273-A0DF-479F-B34D-14F6EC4CA7D6}" type="parTrans" cxnId="{DA54D294-D57F-4C0B-9EE1-8028D0CDBA1F}">
      <dgm:prSet/>
      <dgm:spPr/>
      <dgm:t>
        <a:bodyPr/>
        <a:lstStyle/>
        <a:p>
          <a:endParaRPr lang="en-US"/>
        </a:p>
      </dgm:t>
    </dgm:pt>
    <dgm:pt modelId="{FEC5FD7A-B1F3-4831-8E0C-1B7667B5A918}" type="pres">
      <dgm:prSet presAssocID="{7A0FD915-248E-4635-A8BE-9417F6171F6B}" presName="hierChild1" presStyleCnt="0">
        <dgm:presLayoutVars>
          <dgm:orgChart val="1"/>
          <dgm:chPref val="1"/>
          <dgm:dir/>
          <dgm:animOne val="branch"/>
          <dgm:animLvl val="lvl"/>
          <dgm:resizeHandles/>
        </dgm:presLayoutVars>
      </dgm:prSet>
      <dgm:spPr/>
    </dgm:pt>
    <dgm:pt modelId="{30DE9ED3-F9C0-41B2-A5B2-CA8A194EF826}" type="pres">
      <dgm:prSet presAssocID="{26B51D24-FA30-4F20-8220-6D1DB0B3EC1E}" presName="hierRoot1" presStyleCnt="0">
        <dgm:presLayoutVars>
          <dgm:hierBranch val="init"/>
        </dgm:presLayoutVars>
      </dgm:prSet>
      <dgm:spPr/>
    </dgm:pt>
    <dgm:pt modelId="{BF736796-58A9-474D-8976-4B1EFBEAF20D}" type="pres">
      <dgm:prSet presAssocID="{26B51D24-FA30-4F20-8220-6D1DB0B3EC1E}" presName="rootComposite1" presStyleCnt="0"/>
      <dgm:spPr/>
    </dgm:pt>
    <dgm:pt modelId="{FF1CDC3F-72F1-461A-B6F8-CC65FA2B0B05}" type="pres">
      <dgm:prSet presAssocID="{26B51D24-FA30-4F20-8220-6D1DB0B3EC1E}" presName="rootText1" presStyleLbl="node0" presStyleIdx="0" presStyleCnt="1">
        <dgm:presLayoutVars>
          <dgm:chPref val="3"/>
        </dgm:presLayoutVars>
      </dgm:prSet>
      <dgm:spPr/>
    </dgm:pt>
    <dgm:pt modelId="{14172638-028A-4D21-81DD-9582035BA897}" type="pres">
      <dgm:prSet presAssocID="{26B51D24-FA30-4F20-8220-6D1DB0B3EC1E}" presName="rootConnector1" presStyleLbl="node1" presStyleIdx="0" presStyleCnt="0"/>
      <dgm:spPr/>
    </dgm:pt>
    <dgm:pt modelId="{9840911A-E5D1-4856-A570-70ECFFCB679B}" type="pres">
      <dgm:prSet presAssocID="{26B51D24-FA30-4F20-8220-6D1DB0B3EC1E}" presName="hierChild2" presStyleCnt="0"/>
      <dgm:spPr/>
    </dgm:pt>
    <dgm:pt modelId="{B273B4CE-195B-4DAA-8B61-33DBE3F2EB97}" type="pres">
      <dgm:prSet presAssocID="{FE202F7F-AF3B-4864-A50F-FBB12244F655}" presName="Name37" presStyleLbl="parChTrans1D2" presStyleIdx="0" presStyleCnt="4"/>
      <dgm:spPr/>
    </dgm:pt>
    <dgm:pt modelId="{9FDD8CFE-69D4-412F-BAFA-A265BCB57D97}" type="pres">
      <dgm:prSet presAssocID="{7F5A2DBF-B0D9-4914-AE34-9F278C2CBCA7}" presName="hierRoot2" presStyleCnt="0">
        <dgm:presLayoutVars>
          <dgm:hierBranch val="init"/>
        </dgm:presLayoutVars>
      </dgm:prSet>
      <dgm:spPr/>
    </dgm:pt>
    <dgm:pt modelId="{99CFBD7E-6328-43E9-8435-3939C90F208E}" type="pres">
      <dgm:prSet presAssocID="{7F5A2DBF-B0D9-4914-AE34-9F278C2CBCA7}" presName="rootComposite" presStyleCnt="0"/>
      <dgm:spPr/>
    </dgm:pt>
    <dgm:pt modelId="{CC11C66D-CA97-4496-B3CB-4C293EF4A620}" type="pres">
      <dgm:prSet presAssocID="{7F5A2DBF-B0D9-4914-AE34-9F278C2CBCA7}" presName="rootText" presStyleLbl="node2" presStyleIdx="0" presStyleCnt="4">
        <dgm:presLayoutVars>
          <dgm:chPref val="3"/>
        </dgm:presLayoutVars>
      </dgm:prSet>
      <dgm:spPr/>
    </dgm:pt>
    <dgm:pt modelId="{AA9B3410-36B7-4AF5-B0AA-1A23F3180BAC}" type="pres">
      <dgm:prSet presAssocID="{7F5A2DBF-B0D9-4914-AE34-9F278C2CBCA7}" presName="rootConnector" presStyleLbl="node2" presStyleIdx="0" presStyleCnt="4"/>
      <dgm:spPr/>
    </dgm:pt>
    <dgm:pt modelId="{07D01930-A05E-4686-A350-2970F90A6108}" type="pres">
      <dgm:prSet presAssocID="{7F5A2DBF-B0D9-4914-AE34-9F278C2CBCA7}" presName="hierChild4" presStyleCnt="0"/>
      <dgm:spPr/>
    </dgm:pt>
    <dgm:pt modelId="{A06A0053-BDFA-45D5-BDCD-5D29A11862CB}" type="pres">
      <dgm:prSet presAssocID="{21A5CC9E-5CFA-4220-AD5A-B16EAF75AD0D}" presName="Name37" presStyleLbl="parChTrans1D3" presStyleIdx="0" presStyleCnt="11"/>
      <dgm:spPr/>
    </dgm:pt>
    <dgm:pt modelId="{191E2BA9-5B2B-4979-94D2-8F098A6A3AF4}" type="pres">
      <dgm:prSet presAssocID="{815E2873-6E4B-4D72-84B2-45A57FDDA43A}" presName="hierRoot2" presStyleCnt="0">
        <dgm:presLayoutVars>
          <dgm:hierBranch val="init"/>
        </dgm:presLayoutVars>
      </dgm:prSet>
      <dgm:spPr/>
    </dgm:pt>
    <dgm:pt modelId="{F1BF4882-D619-4EBB-8B72-1578647BAB46}" type="pres">
      <dgm:prSet presAssocID="{815E2873-6E4B-4D72-84B2-45A57FDDA43A}" presName="rootComposite" presStyleCnt="0"/>
      <dgm:spPr/>
    </dgm:pt>
    <dgm:pt modelId="{C7FD746D-FA3B-4F2D-8D93-3CE647DB1FE5}" type="pres">
      <dgm:prSet presAssocID="{815E2873-6E4B-4D72-84B2-45A57FDDA43A}" presName="rootText" presStyleLbl="node3" presStyleIdx="0" presStyleCnt="11" custScaleX="95476">
        <dgm:presLayoutVars>
          <dgm:chPref val="3"/>
        </dgm:presLayoutVars>
      </dgm:prSet>
      <dgm:spPr/>
    </dgm:pt>
    <dgm:pt modelId="{B5323A79-ABC9-469E-8A04-63419B884483}" type="pres">
      <dgm:prSet presAssocID="{815E2873-6E4B-4D72-84B2-45A57FDDA43A}" presName="rootConnector" presStyleLbl="node3" presStyleIdx="0" presStyleCnt="11"/>
      <dgm:spPr/>
    </dgm:pt>
    <dgm:pt modelId="{368CEF9D-3E43-4191-B932-F5DB58EC2FB9}" type="pres">
      <dgm:prSet presAssocID="{815E2873-6E4B-4D72-84B2-45A57FDDA43A}" presName="hierChild4" presStyleCnt="0"/>
      <dgm:spPr/>
    </dgm:pt>
    <dgm:pt modelId="{6CE1EF1A-6768-4756-AF23-56B5455E0CC8}" type="pres">
      <dgm:prSet presAssocID="{815E2873-6E4B-4D72-84B2-45A57FDDA43A}" presName="hierChild5" presStyleCnt="0"/>
      <dgm:spPr/>
    </dgm:pt>
    <dgm:pt modelId="{C13325B2-B284-4563-BBC1-D97384FD5472}" type="pres">
      <dgm:prSet presAssocID="{75C76A53-C2CC-4416-A732-BDC1EAEB03AC}" presName="Name37" presStyleLbl="parChTrans1D3" presStyleIdx="1" presStyleCnt="11"/>
      <dgm:spPr/>
    </dgm:pt>
    <dgm:pt modelId="{213520EF-A34F-48B9-8D34-8053E198CFB3}" type="pres">
      <dgm:prSet presAssocID="{6AD376C1-953F-4B9E-B888-0E63DF7BDAB4}" presName="hierRoot2" presStyleCnt="0">
        <dgm:presLayoutVars>
          <dgm:hierBranch val="init"/>
        </dgm:presLayoutVars>
      </dgm:prSet>
      <dgm:spPr/>
    </dgm:pt>
    <dgm:pt modelId="{0A9BDCCB-8451-4051-B456-476089CF11BA}" type="pres">
      <dgm:prSet presAssocID="{6AD376C1-953F-4B9E-B888-0E63DF7BDAB4}" presName="rootComposite" presStyleCnt="0"/>
      <dgm:spPr/>
    </dgm:pt>
    <dgm:pt modelId="{72DCE317-C6C5-4B3C-BA0E-BFE6222824D4}" type="pres">
      <dgm:prSet presAssocID="{6AD376C1-953F-4B9E-B888-0E63DF7BDAB4}" presName="rootText" presStyleLbl="node3" presStyleIdx="1" presStyleCnt="11">
        <dgm:presLayoutVars>
          <dgm:chPref val="3"/>
        </dgm:presLayoutVars>
      </dgm:prSet>
      <dgm:spPr/>
    </dgm:pt>
    <dgm:pt modelId="{A55F83BE-0414-460B-8CF9-F7BBB0F2A041}" type="pres">
      <dgm:prSet presAssocID="{6AD376C1-953F-4B9E-B888-0E63DF7BDAB4}" presName="rootConnector" presStyleLbl="node3" presStyleIdx="1" presStyleCnt="11"/>
      <dgm:spPr/>
    </dgm:pt>
    <dgm:pt modelId="{F73F52F1-37B1-4C5D-A984-FA697432B973}" type="pres">
      <dgm:prSet presAssocID="{6AD376C1-953F-4B9E-B888-0E63DF7BDAB4}" presName="hierChild4" presStyleCnt="0"/>
      <dgm:spPr/>
    </dgm:pt>
    <dgm:pt modelId="{59F356F6-62E7-4981-827C-B870E82CAB6C}" type="pres">
      <dgm:prSet presAssocID="{6AD376C1-953F-4B9E-B888-0E63DF7BDAB4}" presName="hierChild5" presStyleCnt="0"/>
      <dgm:spPr/>
    </dgm:pt>
    <dgm:pt modelId="{D15BDFD9-3D15-4427-AFE9-A24D81F70448}" type="pres">
      <dgm:prSet presAssocID="{3737DC5D-6D74-4FDC-B03A-CBA809D585F9}" presName="Name37" presStyleLbl="parChTrans1D3" presStyleIdx="2" presStyleCnt="11"/>
      <dgm:spPr/>
    </dgm:pt>
    <dgm:pt modelId="{6A472ABC-AA10-4BBB-AE3F-9BD3CA6758AF}" type="pres">
      <dgm:prSet presAssocID="{3877E164-B823-4612-A97A-CEC53623C3FA}" presName="hierRoot2" presStyleCnt="0">
        <dgm:presLayoutVars>
          <dgm:hierBranch val="init"/>
        </dgm:presLayoutVars>
      </dgm:prSet>
      <dgm:spPr/>
    </dgm:pt>
    <dgm:pt modelId="{9BE9CF9A-53AE-4643-BCBD-5B32D7457032}" type="pres">
      <dgm:prSet presAssocID="{3877E164-B823-4612-A97A-CEC53623C3FA}" presName="rootComposite" presStyleCnt="0"/>
      <dgm:spPr/>
    </dgm:pt>
    <dgm:pt modelId="{A41C7B51-2192-437F-A5F4-47D888FBA18C}" type="pres">
      <dgm:prSet presAssocID="{3877E164-B823-4612-A97A-CEC53623C3FA}" presName="rootText" presStyleLbl="node3" presStyleIdx="2" presStyleCnt="11">
        <dgm:presLayoutVars>
          <dgm:chPref val="3"/>
        </dgm:presLayoutVars>
      </dgm:prSet>
      <dgm:spPr/>
    </dgm:pt>
    <dgm:pt modelId="{5DFCA21C-5297-4903-8ABD-457548570CD4}" type="pres">
      <dgm:prSet presAssocID="{3877E164-B823-4612-A97A-CEC53623C3FA}" presName="rootConnector" presStyleLbl="node3" presStyleIdx="2" presStyleCnt="11"/>
      <dgm:spPr/>
    </dgm:pt>
    <dgm:pt modelId="{BAFA02D7-380F-48B5-A5ED-93B69A921EAD}" type="pres">
      <dgm:prSet presAssocID="{3877E164-B823-4612-A97A-CEC53623C3FA}" presName="hierChild4" presStyleCnt="0"/>
      <dgm:spPr/>
    </dgm:pt>
    <dgm:pt modelId="{3E4B5276-3381-49F0-BB22-5C34C6998C26}" type="pres">
      <dgm:prSet presAssocID="{3877E164-B823-4612-A97A-CEC53623C3FA}" presName="hierChild5" presStyleCnt="0"/>
      <dgm:spPr/>
    </dgm:pt>
    <dgm:pt modelId="{A4D6AD40-8989-48C5-8C06-E16A55E9FA96}" type="pres">
      <dgm:prSet presAssocID="{7F5A2DBF-B0D9-4914-AE34-9F278C2CBCA7}" presName="hierChild5" presStyleCnt="0"/>
      <dgm:spPr/>
    </dgm:pt>
    <dgm:pt modelId="{E12BA3F3-4E6A-4478-A785-583FC0E1BA58}" type="pres">
      <dgm:prSet presAssocID="{F01C8241-65B2-42E7-8111-428F62110EFF}" presName="Name37" presStyleLbl="parChTrans1D2" presStyleIdx="1" presStyleCnt="4"/>
      <dgm:spPr/>
    </dgm:pt>
    <dgm:pt modelId="{31D2B8C5-34FA-44C7-8901-6C03CAF149D1}" type="pres">
      <dgm:prSet presAssocID="{A10A0AA6-B9D5-4E62-8D2A-6F25FDC1B940}" presName="hierRoot2" presStyleCnt="0">
        <dgm:presLayoutVars>
          <dgm:hierBranch val="init"/>
        </dgm:presLayoutVars>
      </dgm:prSet>
      <dgm:spPr/>
    </dgm:pt>
    <dgm:pt modelId="{EC6F7A0A-1656-4B32-9D10-A7AB8AC7E887}" type="pres">
      <dgm:prSet presAssocID="{A10A0AA6-B9D5-4E62-8D2A-6F25FDC1B940}" presName="rootComposite" presStyleCnt="0"/>
      <dgm:spPr/>
    </dgm:pt>
    <dgm:pt modelId="{5859DFBF-6AF9-4FCB-BCE2-0148837E2D08}" type="pres">
      <dgm:prSet presAssocID="{A10A0AA6-B9D5-4E62-8D2A-6F25FDC1B940}" presName="rootText" presStyleLbl="node2" presStyleIdx="1" presStyleCnt="4">
        <dgm:presLayoutVars>
          <dgm:chPref val="3"/>
        </dgm:presLayoutVars>
      </dgm:prSet>
      <dgm:spPr/>
    </dgm:pt>
    <dgm:pt modelId="{4A220452-E2A5-4F72-AC12-DF93FCCB3222}" type="pres">
      <dgm:prSet presAssocID="{A10A0AA6-B9D5-4E62-8D2A-6F25FDC1B940}" presName="rootConnector" presStyleLbl="node2" presStyleIdx="1" presStyleCnt="4"/>
      <dgm:spPr/>
    </dgm:pt>
    <dgm:pt modelId="{0AF6A4B9-B12C-4CE1-A5DB-C19930DCB002}" type="pres">
      <dgm:prSet presAssocID="{A10A0AA6-B9D5-4E62-8D2A-6F25FDC1B940}" presName="hierChild4" presStyleCnt="0"/>
      <dgm:spPr/>
    </dgm:pt>
    <dgm:pt modelId="{94BAF8B0-8F2C-40C6-89E2-B356AD0F1A14}" type="pres">
      <dgm:prSet presAssocID="{E2D8DAE1-41F5-4725-83D4-87F6620460A3}" presName="Name37" presStyleLbl="parChTrans1D3" presStyleIdx="3" presStyleCnt="11"/>
      <dgm:spPr/>
    </dgm:pt>
    <dgm:pt modelId="{77951859-5920-4D1D-8DF9-B75BCE9C54FA}" type="pres">
      <dgm:prSet presAssocID="{64970DCB-6965-46FC-9CE4-D5C2B3916953}" presName="hierRoot2" presStyleCnt="0">
        <dgm:presLayoutVars>
          <dgm:hierBranch val="init"/>
        </dgm:presLayoutVars>
      </dgm:prSet>
      <dgm:spPr/>
    </dgm:pt>
    <dgm:pt modelId="{8990A0E6-5831-4040-B152-0C25911BF9AD}" type="pres">
      <dgm:prSet presAssocID="{64970DCB-6965-46FC-9CE4-D5C2B3916953}" presName="rootComposite" presStyleCnt="0"/>
      <dgm:spPr/>
    </dgm:pt>
    <dgm:pt modelId="{F12E352A-AA56-4550-B1F7-40888591989F}" type="pres">
      <dgm:prSet presAssocID="{64970DCB-6965-46FC-9CE4-D5C2B3916953}" presName="rootText" presStyleLbl="node3" presStyleIdx="3" presStyleCnt="11">
        <dgm:presLayoutVars>
          <dgm:chPref val="3"/>
        </dgm:presLayoutVars>
      </dgm:prSet>
      <dgm:spPr/>
    </dgm:pt>
    <dgm:pt modelId="{7BCD11B3-E01A-4172-9FF1-2FF9B6F8A261}" type="pres">
      <dgm:prSet presAssocID="{64970DCB-6965-46FC-9CE4-D5C2B3916953}" presName="rootConnector" presStyleLbl="node3" presStyleIdx="3" presStyleCnt="11"/>
      <dgm:spPr/>
    </dgm:pt>
    <dgm:pt modelId="{80E48544-4091-44A7-960C-957A3DB43D05}" type="pres">
      <dgm:prSet presAssocID="{64970DCB-6965-46FC-9CE4-D5C2B3916953}" presName="hierChild4" presStyleCnt="0"/>
      <dgm:spPr/>
    </dgm:pt>
    <dgm:pt modelId="{DC3BCF0F-2B0C-4CF8-AB01-7069F5E00660}" type="pres">
      <dgm:prSet presAssocID="{64970DCB-6965-46FC-9CE4-D5C2B3916953}" presName="hierChild5" presStyleCnt="0"/>
      <dgm:spPr/>
    </dgm:pt>
    <dgm:pt modelId="{705A2B9C-8426-457B-80EA-56EBBF176A49}" type="pres">
      <dgm:prSet presAssocID="{D38649F3-8913-4016-BB7D-F628DA7EBA33}" presName="Name37" presStyleLbl="parChTrans1D3" presStyleIdx="4" presStyleCnt="11"/>
      <dgm:spPr/>
    </dgm:pt>
    <dgm:pt modelId="{033154F3-7558-4E90-A73D-E0AD4C5DF62F}" type="pres">
      <dgm:prSet presAssocID="{5ACB6DFC-03AC-4B61-AD3B-B83C519905F8}" presName="hierRoot2" presStyleCnt="0">
        <dgm:presLayoutVars>
          <dgm:hierBranch val="init"/>
        </dgm:presLayoutVars>
      </dgm:prSet>
      <dgm:spPr/>
    </dgm:pt>
    <dgm:pt modelId="{81D85F22-02E0-4658-83F4-519406095397}" type="pres">
      <dgm:prSet presAssocID="{5ACB6DFC-03AC-4B61-AD3B-B83C519905F8}" presName="rootComposite" presStyleCnt="0"/>
      <dgm:spPr/>
    </dgm:pt>
    <dgm:pt modelId="{3A24F20E-D1BD-420F-BF60-8A15CE03B9D7}" type="pres">
      <dgm:prSet presAssocID="{5ACB6DFC-03AC-4B61-AD3B-B83C519905F8}" presName="rootText" presStyleLbl="node3" presStyleIdx="4" presStyleCnt="11">
        <dgm:presLayoutVars>
          <dgm:chPref val="3"/>
        </dgm:presLayoutVars>
      </dgm:prSet>
      <dgm:spPr/>
    </dgm:pt>
    <dgm:pt modelId="{D3CFB4E1-E7A1-41A7-ABBA-753C08FDAC00}" type="pres">
      <dgm:prSet presAssocID="{5ACB6DFC-03AC-4B61-AD3B-B83C519905F8}" presName="rootConnector" presStyleLbl="node3" presStyleIdx="4" presStyleCnt="11"/>
      <dgm:spPr/>
    </dgm:pt>
    <dgm:pt modelId="{F5C602AB-F016-4578-9DC5-CAC7057EA7C6}" type="pres">
      <dgm:prSet presAssocID="{5ACB6DFC-03AC-4B61-AD3B-B83C519905F8}" presName="hierChild4" presStyleCnt="0"/>
      <dgm:spPr/>
    </dgm:pt>
    <dgm:pt modelId="{9D51D38E-D0DA-4EFE-AB97-A8300241E3FF}" type="pres">
      <dgm:prSet presAssocID="{5ACB6DFC-03AC-4B61-AD3B-B83C519905F8}" presName="hierChild5" presStyleCnt="0"/>
      <dgm:spPr/>
    </dgm:pt>
    <dgm:pt modelId="{171613F8-AC8B-43EB-BC12-A7E0EEB9483A}" type="pres">
      <dgm:prSet presAssocID="{D85E3273-A0DF-479F-B34D-14F6EC4CA7D6}" presName="Name37" presStyleLbl="parChTrans1D3" presStyleIdx="5" presStyleCnt="11"/>
      <dgm:spPr/>
    </dgm:pt>
    <dgm:pt modelId="{B51FA8E3-A6C4-4476-917C-978A012B9FCC}" type="pres">
      <dgm:prSet presAssocID="{DB610009-95FF-46E7-A0B0-89C40A18D411}" presName="hierRoot2" presStyleCnt="0">
        <dgm:presLayoutVars>
          <dgm:hierBranch val="init"/>
        </dgm:presLayoutVars>
      </dgm:prSet>
      <dgm:spPr/>
    </dgm:pt>
    <dgm:pt modelId="{66FA4815-2538-45F4-A468-BC3BF4F84A56}" type="pres">
      <dgm:prSet presAssocID="{DB610009-95FF-46E7-A0B0-89C40A18D411}" presName="rootComposite" presStyleCnt="0"/>
      <dgm:spPr/>
    </dgm:pt>
    <dgm:pt modelId="{9E8F4C81-2B54-4AB6-BDF4-7786C926A1AC}" type="pres">
      <dgm:prSet presAssocID="{DB610009-95FF-46E7-A0B0-89C40A18D411}" presName="rootText" presStyleLbl="node3" presStyleIdx="5" presStyleCnt="11">
        <dgm:presLayoutVars>
          <dgm:chPref val="3"/>
        </dgm:presLayoutVars>
      </dgm:prSet>
      <dgm:spPr/>
    </dgm:pt>
    <dgm:pt modelId="{3D4CF76E-FE93-41D9-B918-A00BC935CDA1}" type="pres">
      <dgm:prSet presAssocID="{DB610009-95FF-46E7-A0B0-89C40A18D411}" presName="rootConnector" presStyleLbl="node3" presStyleIdx="5" presStyleCnt="11"/>
      <dgm:spPr/>
    </dgm:pt>
    <dgm:pt modelId="{0EC455BD-7E63-40F3-ADB6-4D564C5C0E97}" type="pres">
      <dgm:prSet presAssocID="{DB610009-95FF-46E7-A0B0-89C40A18D411}" presName="hierChild4" presStyleCnt="0"/>
      <dgm:spPr/>
    </dgm:pt>
    <dgm:pt modelId="{94453F2C-5658-478B-BA52-8EA028D4B0CA}" type="pres">
      <dgm:prSet presAssocID="{DB610009-95FF-46E7-A0B0-89C40A18D411}" presName="hierChild5" presStyleCnt="0"/>
      <dgm:spPr/>
    </dgm:pt>
    <dgm:pt modelId="{68544A0C-5E48-49BD-9B36-212DDBAF0CE4}" type="pres">
      <dgm:prSet presAssocID="{A10A0AA6-B9D5-4E62-8D2A-6F25FDC1B940}" presName="hierChild5" presStyleCnt="0"/>
      <dgm:spPr/>
    </dgm:pt>
    <dgm:pt modelId="{3A599AD4-F238-498D-87AE-809F0D3BD0FD}" type="pres">
      <dgm:prSet presAssocID="{E30B34A3-14C1-4764-8338-741BD04598A2}" presName="Name37" presStyleLbl="parChTrans1D2" presStyleIdx="2" presStyleCnt="4"/>
      <dgm:spPr/>
    </dgm:pt>
    <dgm:pt modelId="{1C102DBA-08B0-4AAA-B45E-F4EA6542BE0E}" type="pres">
      <dgm:prSet presAssocID="{6156A7C4-FD7B-4232-9064-FA0BD91A79B3}" presName="hierRoot2" presStyleCnt="0">
        <dgm:presLayoutVars>
          <dgm:hierBranch val="init"/>
        </dgm:presLayoutVars>
      </dgm:prSet>
      <dgm:spPr/>
    </dgm:pt>
    <dgm:pt modelId="{B979B2A1-710F-4081-A99E-7BF0B6E19141}" type="pres">
      <dgm:prSet presAssocID="{6156A7C4-FD7B-4232-9064-FA0BD91A79B3}" presName="rootComposite" presStyleCnt="0"/>
      <dgm:spPr/>
    </dgm:pt>
    <dgm:pt modelId="{67AE35D8-160A-4CBC-ADDA-204F852955EA}" type="pres">
      <dgm:prSet presAssocID="{6156A7C4-FD7B-4232-9064-FA0BD91A79B3}" presName="rootText" presStyleLbl="node2" presStyleIdx="2" presStyleCnt="4">
        <dgm:presLayoutVars>
          <dgm:chPref val="3"/>
        </dgm:presLayoutVars>
      </dgm:prSet>
      <dgm:spPr/>
    </dgm:pt>
    <dgm:pt modelId="{AF18B7F6-394F-4E39-82E5-0CE2CD9C837B}" type="pres">
      <dgm:prSet presAssocID="{6156A7C4-FD7B-4232-9064-FA0BD91A79B3}" presName="rootConnector" presStyleLbl="node2" presStyleIdx="2" presStyleCnt="4"/>
      <dgm:spPr/>
    </dgm:pt>
    <dgm:pt modelId="{C9475D66-BE56-4390-9F3C-928D0F610909}" type="pres">
      <dgm:prSet presAssocID="{6156A7C4-FD7B-4232-9064-FA0BD91A79B3}" presName="hierChild4" presStyleCnt="0"/>
      <dgm:spPr/>
    </dgm:pt>
    <dgm:pt modelId="{92E50002-4DD1-40E4-BBA3-80335745AA66}" type="pres">
      <dgm:prSet presAssocID="{440B1A5E-00C3-44DF-8F27-E8E741F89A52}" presName="Name37" presStyleLbl="parChTrans1D3" presStyleIdx="6" presStyleCnt="11"/>
      <dgm:spPr/>
    </dgm:pt>
    <dgm:pt modelId="{E044D8A4-8866-4A89-A6C3-5751CDE4F2C2}" type="pres">
      <dgm:prSet presAssocID="{A044C6A1-06D3-4CC3-A8D4-6748D9716E28}" presName="hierRoot2" presStyleCnt="0">
        <dgm:presLayoutVars>
          <dgm:hierBranch val="init"/>
        </dgm:presLayoutVars>
      </dgm:prSet>
      <dgm:spPr/>
    </dgm:pt>
    <dgm:pt modelId="{5D0B022D-44C4-4E8B-8901-BFE8B64BAE67}" type="pres">
      <dgm:prSet presAssocID="{A044C6A1-06D3-4CC3-A8D4-6748D9716E28}" presName="rootComposite" presStyleCnt="0"/>
      <dgm:spPr/>
    </dgm:pt>
    <dgm:pt modelId="{AD409895-E7D4-499B-9EB7-5EF6502DDA85}" type="pres">
      <dgm:prSet presAssocID="{A044C6A1-06D3-4CC3-A8D4-6748D9716E28}" presName="rootText" presStyleLbl="node3" presStyleIdx="6" presStyleCnt="11">
        <dgm:presLayoutVars>
          <dgm:chPref val="3"/>
        </dgm:presLayoutVars>
      </dgm:prSet>
      <dgm:spPr/>
    </dgm:pt>
    <dgm:pt modelId="{2BB9B7C9-1477-4F36-876E-62AB4B8BE5B7}" type="pres">
      <dgm:prSet presAssocID="{A044C6A1-06D3-4CC3-A8D4-6748D9716E28}" presName="rootConnector" presStyleLbl="node3" presStyleIdx="6" presStyleCnt="11"/>
      <dgm:spPr/>
    </dgm:pt>
    <dgm:pt modelId="{CE36E058-FFA8-403D-8F30-44A8AC21DA2C}" type="pres">
      <dgm:prSet presAssocID="{A044C6A1-06D3-4CC3-A8D4-6748D9716E28}" presName="hierChild4" presStyleCnt="0"/>
      <dgm:spPr/>
    </dgm:pt>
    <dgm:pt modelId="{5DEE74FE-98EF-4E6D-B4B4-F84C5B2A2945}" type="pres">
      <dgm:prSet presAssocID="{A044C6A1-06D3-4CC3-A8D4-6748D9716E28}" presName="hierChild5" presStyleCnt="0"/>
      <dgm:spPr/>
    </dgm:pt>
    <dgm:pt modelId="{B7F3C1FC-97C0-48C8-A70D-D0607A631066}" type="pres">
      <dgm:prSet presAssocID="{E0CF6CD0-6A1C-4530-9806-2C33AF706833}" presName="Name37" presStyleLbl="parChTrans1D3" presStyleIdx="7" presStyleCnt="11"/>
      <dgm:spPr/>
    </dgm:pt>
    <dgm:pt modelId="{AA0AF5CE-A3D3-40B4-B823-36212359A0CA}" type="pres">
      <dgm:prSet presAssocID="{EA178C60-211A-433F-9901-C4E1DFAC2387}" presName="hierRoot2" presStyleCnt="0">
        <dgm:presLayoutVars>
          <dgm:hierBranch val="init"/>
        </dgm:presLayoutVars>
      </dgm:prSet>
      <dgm:spPr/>
    </dgm:pt>
    <dgm:pt modelId="{2CE30573-3336-43A0-9229-E42DF62764E7}" type="pres">
      <dgm:prSet presAssocID="{EA178C60-211A-433F-9901-C4E1DFAC2387}" presName="rootComposite" presStyleCnt="0"/>
      <dgm:spPr/>
    </dgm:pt>
    <dgm:pt modelId="{E4331E25-E279-4F0F-8280-0391A1D928DA}" type="pres">
      <dgm:prSet presAssocID="{EA178C60-211A-433F-9901-C4E1DFAC2387}" presName="rootText" presStyleLbl="node3" presStyleIdx="7" presStyleCnt="11">
        <dgm:presLayoutVars>
          <dgm:chPref val="3"/>
        </dgm:presLayoutVars>
      </dgm:prSet>
      <dgm:spPr/>
    </dgm:pt>
    <dgm:pt modelId="{A5295B55-7321-4711-99C1-A3A99866A622}" type="pres">
      <dgm:prSet presAssocID="{EA178C60-211A-433F-9901-C4E1DFAC2387}" presName="rootConnector" presStyleLbl="node3" presStyleIdx="7" presStyleCnt="11"/>
      <dgm:spPr/>
    </dgm:pt>
    <dgm:pt modelId="{757E4581-21D8-4341-B482-666B7C3BB980}" type="pres">
      <dgm:prSet presAssocID="{EA178C60-211A-433F-9901-C4E1DFAC2387}" presName="hierChild4" presStyleCnt="0"/>
      <dgm:spPr/>
    </dgm:pt>
    <dgm:pt modelId="{8BE0554D-2D85-40F3-A0B9-B8171F17E043}" type="pres">
      <dgm:prSet presAssocID="{EA178C60-211A-433F-9901-C4E1DFAC2387}" presName="hierChild5" presStyleCnt="0"/>
      <dgm:spPr/>
    </dgm:pt>
    <dgm:pt modelId="{B795DE9C-4711-4E34-92AC-8D486313C2FD}" type="pres">
      <dgm:prSet presAssocID="{6156A7C4-FD7B-4232-9064-FA0BD91A79B3}" presName="hierChild5" presStyleCnt="0"/>
      <dgm:spPr/>
    </dgm:pt>
    <dgm:pt modelId="{FD3193DF-6A9E-4D20-9BD5-C45F19C31483}" type="pres">
      <dgm:prSet presAssocID="{5CC5F462-4A41-4692-925D-622FB4DC4BE7}" presName="Name37" presStyleLbl="parChTrans1D2" presStyleIdx="3" presStyleCnt="4"/>
      <dgm:spPr/>
    </dgm:pt>
    <dgm:pt modelId="{54B1E04A-787B-4F29-968F-274FC4CD491B}" type="pres">
      <dgm:prSet presAssocID="{6CBCA9D3-05DE-445F-8358-1025A91D1CAC}" presName="hierRoot2" presStyleCnt="0">
        <dgm:presLayoutVars>
          <dgm:hierBranch val="init"/>
        </dgm:presLayoutVars>
      </dgm:prSet>
      <dgm:spPr/>
    </dgm:pt>
    <dgm:pt modelId="{9F50E514-7355-4E6F-86D3-A06A36FB3AB1}" type="pres">
      <dgm:prSet presAssocID="{6CBCA9D3-05DE-445F-8358-1025A91D1CAC}" presName="rootComposite" presStyleCnt="0"/>
      <dgm:spPr/>
    </dgm:pt>
    <dgm:pt modelId="{402A8036-0E0C-4C3E-9AFD-B03795C2AE25}" type="pres">
      <dgm:prSet presAssocID="{6CBCA9D3-05DE-445F-8358-1025A91D1CAC}" presName="rootText" presStyleLbl="node2" presStyleIdx="3" presStyleCnt="4">
        <dgm:presLayoutVars>
          <dgm:chPref val="3"/>
        </dgm:presLayoutVars>
      </dgm:prSet>
      <dgm:spPr/>
    </dgm:pt>
    <dgm:pt modelId="{625D715C-2B4A-4069-8843-F8247EF04FC2}" type="pres">
      <dgm:prSet presAssocID="{6CBCA9D3-05DE-445F-8358-1025A91D1CAC}" presName="rootConnector" presStyleLbl="node2" presStyleIdx="3" presStyleCnt="4"/>
      <dgm:spPr/>
    </dgm:pt>
    <dgm:pt modelId="{A81BBB44-8856-47BF-A75D-30EB760368E6}" type="pres">
      <dgm:prSet presAssocID="{6CBCA9D3-05DE-445F-8358-1025A91D1CAC}" presName="hierChild4" presStyleCnt="0"/>
      <dgm:spPr/>
    </dgm:pt>
    <dgm:pt modelId="{D28CAB05-C6D5-477A-A426-AB06F261500D}" type="pres">
      <dgm:prSet presAssocID="{57680E92-013B-4241-A6EF-49A18B2E7DD2}" presName="Name37" presStyleLbl="parChTrans1D3" presStyleIdx="8" presStyleCnt="11"/>
      <dgm:spPr/>
    </dgm:pt>
    <dgm:pt modelId="{287A9AD9-76ED-4EBE-A4BF-89D0AE9069B0}" type="pres">
      <dgm:prSet presAssocID="{32ECEB7E-02E1-4274-B6C4-748204C0BF32}" presName="hierRoot2" presStyleCnt="0">
        <dgm:presLayoutVars>
          <dgm:hierBranch val="init"/>
        </dgm:presLayoutVars>
      </dgm:prSet>
      <dgm:spPr/>
    </dgm:pt>
    <dgm:pt modelId="{47BE6C8B-ADEC-4581-9B3B-7AB3A46529CD}" type="pres">
      <dgm:prSet presAssocID="{32ECEB7E-02E1-4274-B6C4-748204C0BF32}" presName="rootComposite" presStyleCnt="0"/>
      <dgm:spPr/>
    </dgm:pt>
    <dgm:pt modelId="{009B4B7A-55A8-4A9F-BF68-14B1D45DD1B8}" type="pres">
      <dgm:prSet presAssocID="{32ECEB7E-02E1-4274-B6C4-748204C0BF32}" presName="rootText" presStyleLbl="node3" presStyleIdx="8" presStyleCnt="11">
        <dgm:presLayoutVars>
          <dgm:chPref val="3"/>
        </dgm:presLayoutVars>
      </dgm:prSet>
      <dgm:spPr/>
    </dgm:pt>
    <dgm:pt modelId="{7743F97C-F724-4074-BDA7-089014D5DFB3}" type="pres">
      <dgm:prSet presAssocID="{32ECEB7E-02E1-4274-B6C4-748204C0BF32}" presName="rootConnector" presStyleLbl="node3" presStyleIdx="8" presStyleCnt="11"/>
      <dgm:spPr/>
    </dgm:pt>
    <dgm:pt modelId="{E45FD6F9-F148-4C3C-8648-3D601AD263ED}" type="pres">
      <dgm:prSet presAssocID="{32ECEB7E-02E1-4274-B6C4-748204C0BF32}" presName="hierChild4" presStyleCnt="0"/>
      <dgm:spPr/>
    </dgm:pt>
    <dgm:pt modelId="{D47AFDCC-B825-4C5A-A62F-23207552E90B}" type="pres">
      <dgm:prSet presAssocID="{32ECEB7E-02E1-4274-B6C4-748204C0BF32}" presName="hierChild5" presStyleCnt="0"/>
      <dgm:spPr/>
    </dgm:pt>
    <dgm:pt modelId="{B53FAF76-D45C-4E4B-9E92-11F5F6339218}" type="pres">
      <dgm:prSet presAssocID="{91B03287-3602-4D01-A517-A2AF7483BB59}" presName="Name37" presStyleLbl="parChTrans1D3" presStyleIdx="9" presStyleCnt="11"/>
      <dgm:spPr/>
    </dgm:pt>
    <dgm:pt modelId="{D15BCCEF-E00B-4FC6-88A9-FA4E5E6951ED}" type="pres">
      <dgm:prSet presAssocID="{60E18ADE-7C0B-45EA-B750-84D8B1DB9A83}" presName="hierRoot2" presStyleCnt="0">
        <dgm:presLayoutVars>
          <dgm:hierBranch val="init"/>
        </dgm:presLayoutVars>
      </dgm:prSet>
      <dgm:spPr/>
    </dgm:pt>
    <dgm:pt modelId="{26D30534-8592-4AD7-AC24-BF8F74152824}" type="pres">
      <dgm:prSet presAssocID="{60E18ADE-7C0B-45EA-B750-84D8B1DB9A83}" presName="rootComposite" presStyleCnt="0"/>
      <dgm:spPr/>
    </dgm:pt>
    <dgm:pt modelId="{6A9EA0EC-5E3F-4667-BF9C-AB27C9B1B266}" type="pres">
      <dgm:prSet presAssocID="{60E18ADE-7C0B-45EA-B750-84D8B1DB9A83}" presName="rootText" presStyleLbl="node3" presStyleIdx="9" presStyleCnt="11">
        <dgm:presLayoutVars>
          <dgm:chPref val="3"/>
        </dgm:presLayoutVars>
      </dgm:prSet>
      <dgm:spPr/>
    </dgm:pt>
    <dgm:pt modelId="{9FC39EE4-1BB0-425C-9D9D-A8AAF65ADEF4}" type="pres">
      <dgm:prSet presAssocID="{60E18ADE-7C0B-45EA-B750-84D8B1DB9A83}" presName="rootConnector" presStyleLbl="node3" presStyleIdx="9" presStyleCnt="11"/>
      <dgm:spPr/>
    </dgm:pt>
    <dgm:pt modelId="{921D21F4-B4BA-44BC-ADAE-8E0522678724}" type="pres">
      <dgm:prSet presAssocID="{60E18ADE-7C0B-45EA-B750-84D8B1DB9A83}" presName="hierChild4" presStyleCnt="0"/>
      <dgm:spPr/>
    </dgm:pt>
    <dgm:pt modelId="{D30C8760-6A70-4AEE-BDD3-FE8CFBAABAE7}" type="pres">
      <dgm:prSet presAssocID="{60E18ADE-7C0B-45EA-B750-84D8B1DB9A83}" presName="hierChild5" presStyleCnt="0"/>
      <dgm:spPr/>
    </dgm:pt>
    <dgm:pt modelId="{B86CFBF9-492E-4913-94F1-EED78784442B}" type="pres">
      <dgm:prSet presAssocID="{927436C8-DBC2-4D47-A1D2-731ECDB2B778}" presName="Name37" presStyleLbl="parChTrans1D3" presStyleIdx="10" presStyleCnt="11"/>
      <dgm:spPr/>
    </dgm:pt>
    <dgm:pt modelId="{CAAB580B-1965-4815-AF11-331AC3DCF847}" type="pres">
      <dgm:prSet presAssocID="{44C5E86C-6FF9-4F20-B0B7-BC6F6961EAF6}" presName="hierRoot2" presStyleCnt="0">
        <dgm:presLayoutVars>
          <dgm:hierBranch val="init"/>
        </dgm:presLayoutVars>
      </dgm:prSet>
      <dgm:spPr/>
    </dgm:pt>
    <dgm:pt modelId="{86EF7BF5-EE54-4B6C-91DF-33FB8D71C6F5}" type="pres">
      <dgm:prSet presAssocID="{44C5E86C-6FF9-4F20-B0B7-BC6F6961EAF6}" presName="rootComposite" presStyleCnt="0"/>
      <dgm:spPr/>
    </dgm:pt>
    <dgm:pt modelId="{CE04C485-E1DE-4B17-85D8-8D3F290B6A6F}" type="pres">
      <dgm:prSet presAssocID="{44C5E86C-6FF9-4F20-B0B7-BC6F6961EAF6}" presName="rootText" presStyleLbl="node3" presStyleIdx="10" presStyleCnt="11">
        <dgm:presLayoutVars>
          <dgm:chPref val="3"/>
        </dgm:presLayoutVars>
      </dgm:prSet>
      <dgm:spPr/>
    </dgm:pt>
    <dgm:pt modelId="{40C68FA1-59A3-473A-B37B-803ABF250F32}" type="pres">
      <dgm:prSet presAssocID="{44C5E86C-6FF9-4F20-B0B7-BC6F6961EAF6}" presName="rootConnector" presStyleLbl="node3" presStyleIdx="10" presStyleCnt="11"/>
      <dgm:spPr/>
    </dgm:pt>
    <dgm:pt modelId="{0A595002-3DEB-4438-B106-683AE00AA8EC}" type="pres">
      <dgm:prSet presAssocID="{44C5E86C-6FF9-4F20-B0B7-BC6F6961EAF6}" presName="hierChild4" presStyleCnt="0"/>
      <dgm:spPr/>
    </dgm:pt>
    <dgm:pt modelId="{88844C56-BF72-46A2-B531-E9A60AC5AD3B}" type="pres">
      <dgm:prSet presAssocID="{44C5E86C-6FF9-4F20-B0B7-BC6F6961EAF6}" presName="hierChild5" presStyleCnt="0"/>
      <dgm:spPr/>
    </dgm:pt>
    <dgm:pt modelId="{65A40D19-E4A9-4B25-9B06-A48800C5D778}" type="pres">
      <dgm:prSet presAssocID="{6CBCA9D3-05DE-445F-8358-1025A91D1CAC}" presName="hierChild5" presStyleCnt="0"/>
      <dgm:spPr/>
    </dgm:pt>
    <dgm:pt modelId="{359F7424-36DB-4962-B773-56DB4EB1044F}" type="pres">
      <dgm:prSet presAssocID="{26B51D24-FA30-4F20-8220-6D1DB0B3EC1E}" presName="hierChild3" presStyleCnt="0"/>
      <dgm:spPr/>
    </dgm:pt>
  </dgm:ptLst>
  <dgm:cxnLst>
    <dgm:cxn modelId="{5FA81800-A3CD-463A-AE2F-E7CCEDDF1D13}" type="presOf" srcId="{64970DCB-6965-46FC-9CE4-D5C2B3916953}" destId="{F12E352A-AA56-4550-B1F7-40888591989F}" srcOrd="0" destOrd="0" presId="urn:microsoft.com/office/officeart/2005/8/layout/orgChart1"/>
    <dgm:cxn modelId="{36204801-EB92-4787-8ED4-427E5A663545}" srcId="{6CBCA9D3-05DE-445F-8358-1025A91D1CAC}" destId="{60E18ADE-7C0B-45EA-B750-84D8B1DB9A83}" srcOrd="1" destOrd="0" parTransId="{91B03287-3602-4D01-A517-A2AF7483BB59}" sibTransId="{AB2F75F6-5618-4FA3-8370-3B1BB9EC35EA}"/>
    <dgm:cxn modelId="{0F3BB208-8733-4894-AFD9-34DFA9F3B90A}" type="presOf" srcId="{3737DC5D-6D74-4FDC-B03A-CBA809D585F9}" destId="{D15BDFD9-3D15-4427-AFE9-A24D81F70448}" srcOrd="0" destOrd="0" presId="urn:microsoft.com/office/officeart/2005/8/layout/orgChart1"/>
    <dgm:cxn modelId="{780C0F0C-360F-48B0-9EDD-486E986A1F41}" srcId="{26B51D24-FA30-4F20-8220-6D1DB0B3EC1E}" destId="{7F5A2DBF-B0D9-4914-AE34-9F278C2CBCA7}" srcOrd="0" destOrd="0" parTransId="{FE202F7F-AF3B-4864-A50F-FBB12244F655}" sibTransId="{9230684B-D60D-4DC7-BD0E-76D10A482707}"/>
    <dgm:cxn modelId="{B639AA10-0761-4660-AAEA-10DD1D72096D}" type="presOf" srcId="{E30B34A3-14C1-4764-8338-741BD04598A2}" destId="{3A599AD4-F238-498D-87AE-809F0D3BD0FD}" srcOrd="0" destOrd="0" presId="urn:microsoft.com/office/officeart/2005/8/layout/orgChart1"/>
    <dgm:cxn modelId="{D225D114-89B5-4EEE-9A44-7BF59E938FAA}" type="presOf" srcId="{91B03287-3602-4D01-A517-A2AF7483BB59}" destId="{B53FAF76-D45C-4E4B-9E92-11F5F6339218}" srcOrd="0" destOrd="0" presId="urn:microsoft.com/office/officeart/2005/8/layout/orgChart1"/>
    <dgm:cxn modelId="{AE11D61A-9268-41F0-B63A-F5CCE84AC8AF}" type="presOf" srcId="{75C76A53-C2CC-4416-A732-BDC1EAEB03AC}" destId="{C13325B2-B284-4563-BBC1-D97384FD5472}" srcOrd="0" destOrd="0" presId="urn:microsoft.com/office/officeart/2005/8/layout/orgChart1"/>
    <dgm:cxn modelId="{C1282C1F-EEDE-41F7-95E1-B85E9C28E7E7}" type="presOf" srcId="{26B51D24-FA30-4F20-8220-6D1DB0B3EC1E}" destId="{14172638-028A-4D21-81DD-9582035BA897}" srcOrd="1" destOrd="0" presId="urn:microsoft.com/office/officeart/2005/8/layout/orgChart1"/>
    <dgm:cxn modelId="{AA65CB1F-DE29-428B-936D-DFB4522B4FA0}" type="presOf" srcId="{6156A7C4-FD7B-4232-9064-FA0BD91A79B3}" destId="{67AE35D8-160A-4CBC-ADDA-204F852955EA}" srcOrd="0" destOrd="0" presId="urn:microsoft.com/office/officeart/2005/8/layout/orgChart1"/>
    <dgm:cxn modelId="{0A149824-9A48-4031-A744-1C3D4B57EFDA}" type="presOf" srcId="{6156A7C4-FD7B-4232-9064-FA0BD91A79B3}" destId="{AF18B7F6-394F-4E39-82E5-0CE2CD9C837B}" srcOrd="1" destOrd="0" presId="urn:microsoft.com/office/officeart/2005/8/layout/orgChart1"/>
    <dgm:cxn modelId="{EAAD622A-3874-4355-9667-D4018A7AF0FD}" type="presOf" srcId="{F01C8241-65B2-42E7-8111-428F62110EFF}" destId="{E12BA3F3-4E6A-4478-A785-583FC0E1BA58}" srcOrd="0" destOrd="0" presId="urn:microsoft.com/office/officeart/2005/8/layout/orgChart1"/>
    <dgm:cxn modelId="{797B862C-3607-4FBB-962B-F8D24B191174}" type="presOf" srcId="{A10A0AA6-B9D5-4E62-8D2A-6F25FDC1B940}" destId="{5859DFBF-6AF9-4FCB-BCE2-0148837E2D08}" srcOrd="0" destOrd="0" presId="urn:microsoft.com/office/officeart/2005/8/layout/orgChart1"/>
    <dgm:cxn modelId="{CF5B3F2F-ECCE-4CAB-ACAC-A41B0E2F0962}" type="presOf" srcId="{D85E3273-A0DF-479F-B34D-14F6EC4CA7D6}" destId="{171613F8-AC8B-43EB-BC12-A7E0EEB9483A}" srcOrd="0" destOrd="0" presId="urn:microsoft.com/office/officeart/2005/8/layout/orgChart1"/>
    <dgm:cxn modelId="{F6670E3A-92FB-46A1-ADFC-D76DEDBB159C}" type="presOf" srcId="{7F5A2DBF-B0D9-4914-AE34-9F278C2CBCA7}" destId="{AA9B3410-36B7-4AF5-B0AA-1A23F3180BAC}" srcOrd="1" destOrd="0" presId="urn:microsoft.com/office/officeart/2005/8/layout/orgChart1"/>
    <dgm:cxn modelId="{F8E8193B-07FC-4F66-958F-B674D74729D1}" type="presOf" srcId="{32ECEB7E-02E1-4274-B6C4-748204C0BF32}" destId="{009B4B7A-55A8-4A9F-BF68-14B1D45DD1B8}" srcOrd="0" destOrd="0" presId="urn:microsoft.com/office/officeart/2005/8/layout/orgChart1"/>
    <dgm:cxn modelId="{9263343B-E17B-4E9D-AE15-60FDE5FD04B0}" type="presOf" srcId="{5ACB6DFC-03AC-4B61-AD3B-B83C519905F8}" destId="{D3CFB4E1-E7A1-41A7-ABBA-753C08FDAC00}" srcOrd="1" destOrd="0" presId="urn:microsoft.com/office/officeart/2005/8/layout/orgChart1"/>
    <dgm:cxn modelId="{0B56B23B-BAE8-401D-BA1B-24B831FCE6A1}" srcId="{6156A7C4-FD7B-4232-9064-FA0BD91A79B3}" destId="{EA178C60-211A-433F-9901-C4E1DFAC2387}" srcOrd="1" destOrd="0" parTransId="{E0CF6CD0-6A1C-4530-9806-2C33AF706833}" sibTransId="{4477BBE3-7BDC-40D6-BAF0-94E7AC510CDE}"/>
    <dgm:cxn modelId="{EED37A3E-FEB7-4A55-965C-9545F561A7FE}" srcId="{26B51D24-FA30-4F20-8220-6D1DB0B3EC1E}" destId="{6CBCA9D3-05DE-445F-8358-1025A91D1CAC}" srcOrd="3" destOrd="0" parTransId="{5CC5F462-4A41-4692-925D-622FB4DC4BE7}" sibTransId="{7FD98048-195A-4CAF-8B1D-6B6AD273D622}"/>
    <dgm:cxn modelId="{5F908B3E-1986-4CE1-911A-F2E5967386CA}" type="presOf" srcId="{26B51D24-FA30-4F20-8220-6D1DB0B3EC1E}" destId="{FF1CDC3F-72F1-461A-B6F8-CC65FA2B0B05}" srcOrd="0" destOrd="0" presId="urn:microsoft.com/office/officeart/2005/8/layout/orgChart1"/>
    <dgm:cxn modelId="{FD89653F-1167-41F5-AFC0-0114C266D759}" type="presOf" srcId="{7F5A2DBF-B0D9-4914-AE34-9F278C2CBCA7}" destId="{CC11C66D-CA97-4496-B3CB-4C293EF4A620}" srcOrd="0" destOrd="0" presId="urn:microsoft.com/office/officeart/2005/8/layout/orgChart1"/>
    <dgm:cxn modelId="{E019B15E-B5E3-45B2-B530-338170F6E3AA}" type="presOf" srcId="{32ECEB7E-02E1-4274-B6C4-748204C0BF32}" destId="{7743F97C-F724-4074-BDA7-089014D5DFB3}" srcOrd="1" destOrd="0" presId="urn:microsoft.com/office/officeart/2005/8/layout/orgChart1"/>
    <dgm:cxn modelId="{6A2B7341-71EE-452D-B2F6-240389B86B21}" type="presOf" srcId="{3877E164-B823-4612-A97A-CEC53623C3FA}" destId="{5DFCA21C-5297-4903-8ABD-457548570CD4}" srcOrd="1" destOrd="0" presId="urn:microsoft.com/office/officeart/2005/8/layout/orgChart1"/>
    <dgm:cxn modelId="{600C3E63-6A66-4A9A-8359-0E00EF11BD1D}" type="presOf" srcId="{A044C6A1-06D3-4CC3-A8D4-6748D9716E28}" destId="{AD409895-E7D4-499B-9EB7-5EF6502DDA85}" srcOrd="0" destOrd="0" presId="urn:microsoft.com/office/officeart/2005/8/layout/orgChart1"/>
    <dgm:cxn modelId="{60CBA745-A306-4DBC-ADBC-7F254037A3DC}" type="presOf" srcId="{44C5E86C-6FF9-4F20-B0B7-BC6F6961EAF6}" destId="{40C68FA1-59A3-473A-B37B-803ABF250F32}" srcOrd="1" destOrd="0" presId="urn:microsoft.com/office/officeart/2005/8/layout/orgChart1"/>
    <dgm:cxn modelId="{3554CD65-DEFE-43B5-A783-4042D4ECD0FB}" type="presOf" srcId="{DB610009-95FF-46E7-A0B0-89C40A18D411}" destId="{9E8F4C81-2B54-4AB6-BDF4-7786C926A1AC}" srcOrd="0" destOrd="0" presId="urn:microsoft.com/office/officeart/2005/8/layout/orgChart1"/>
    <dgm:cxn modelId="{5EF14267-54BD-4CAE-8296-3E4DB1A833F4}" type="presOf" srcId="{EA178C60-211A-433F-9901-C4E1DFAC2387}" destId="{E4331E25-E279-4F0F-8280-0391A1D928DA}" srcOrd="0" destOrd="0" presId="urn:microsoft.com/office/officeart/2005/8/layout/orgChart1"/>
    <dgm:cxn modelId="{6076416B-86E5-4F78-89AC-0AC051AE860D}" type="presOf" srcId="{5CC5F462-4A41-4692-925D-622FB4DC4BE7}" destId="{FD3193DF-6A9E-4D20-9BD5-C45F19C31483}" srcOrd="0" destOrd="0" presId="urn:microsoft.com/office/officeart/2005/8/layout/orgChart1"/>
    <dgm:cxn modelId="{E848D04B-3D2A-47EE-BD4C-ED075B6EFA1C}" srcId="{26B51D24-FA30-4F20-8220-6D1DB0B3EC1E}" destId="{A10A0AA6-B9D5-4E62-8D2A-6F25FDC1B940}" srcOrd="1" destOrd="0" parTransId="{F01C8241-65B2-42E7-8111-428F62110EFF}" sibTransId="{49B6387B-E610-41FA-94E1-C1970B375E98}"/>
    <dgm:cxn modelId="{CA2EFD4C-A2E1-4DE0-BAE7-63F23D031AD0}" type="presOf" srcId="{60E18ADE-7C0B-45EA-B750-84D8B1DB9A83}" destId="{6A9EA0EC-5E3F-4667-BF9C-AB27C9B1B266}" srcOrd="0" destOrd="0" presId="urn:microsoft.com/office/officeart/2005/8/layout/orgChart1"/>
    <dgm:cxn modelId="{B39E6352-013C-41BB-97DC-1063026A4BB0}" srcId="{A10A0AA6-B9D5-4E62-8D2A-6F25FDC1B940}" destId="{5ACB6DFC-03AC-4B61-AD3B-B83C519905F8}" srcOrd="1" destOrd="0" parTransId="{D38649F3-8913-4016-BB7D-F628DA7EBA33}" sibTransId="{0D6988A9-23D7-4BD9-96AD-6CA2E2FF48CD}"/>
    <dgm:cxn modelId="{97455A72-73BC-4BE0-82A0-738899D41D8F}" srcId="{6CBCA9D3-05DE-445F-8358-1025A91D1CAC}" destId="{44C5E86C-6FF9-4F20-B0B7-BC6F6961EAF6}" srcOrd="2" destOrd="0" parTransId="{927436C8-DBC2-4D47-A1D2-731ECDB2B778}" sibTransId="{D8C19689-91CE-4F64-A429-03AB110C29F2}"/>
    <dgm:cxn modelId="{DDDC5253-C348-4663-A456-86CC6C8B98FE}" type="presOf" srcId="{64970DCB-6965-46FC-9CE4-D5C2B3916953}" destId="{7BCD11B3-E01A-4172-9FF1-2FF9B6F8A261}" srcOrd="1" destOrd="0" presId="urn:microsoft.com/office/officeart/2005/8/layout/orgChart1"/>
    <dgm:cxn modelId="{33906955-DA9B-4A7E-8FC2-0DC31555A802}" type="presOf" srcId="{927436C8-DBC2-4D47-A1D2-731ECDB2B778}" destId="{B86CFBF9-492E-4913-94F1-EED78784442B}" srcOrd="0" destOrd="0" presId="urn:microsoft.com/office/officeart/2005/8/layout/orgChart1"/>
    <dgm:cxn modelId="{FD424F7B-87BE-4C1B-996C-FBB7D70BD2F0}" type="presOf" srcId="{21A5CC9E-5CFA-4220-AD5A-B16EAF75AD0D}" destId="{A06A0053-BDFA-45D5-BDCD-5D29A11862CB}" srcOrd="0" destOrd="0" presId="urn:microsoft.com/office/officeart/2005/8/layout/orgChart1"/>
    <dgm:cxn modelId="{CCE0F683-DBC3-405D-976C-B5E86382B5B1}" type="presOf" srcId="{44C5E86C-6FF9-4F20-B0B7-BC6F6961EAF6}" destId="{CE04C485-E1DE-4B17-85D8-8D3F290B6A6F}" srcOrd="0" destOrd="0" presId="urn:microsoft.com/office/officeart/2005/8/layout/orgChart1"/>
    <dgm:cxn modelId="{284E5E88-D42B-45F5-B5F0-582EA99F98B0}" type="presOf" srcId="{6CBCA9D3-05DE-445F-8358-1025A91D1CAC}" destId="{625D715C-2B4A-4069-8843-F8247EF04FC2}" srcOrd="1" destOrd="0" presId="urn:microsoft.com/office/officeart/2005/8/layout/orgChart1"/>
    <dgm:cxn modelId="{DB1BE28B-ECB9-4474-852C-12625AA550EE}" type="presOf" srcId="{440B1A5E-00C3-44DF-8F27-E8E741F89A52}" destId="{92E50002-4DD1-40E4-BBA3-80335745AA66}" srcOrd="0" destOrd="0" presId="urn:microsoft.com/office/officeart/2005/8/layout/orgChart1"/>
    <dgm:cxn modelId="{DA54D294-D57F-4C0B-9EE1-8028D0CDBA1F}" srcId="{A10A0AA6-B9D5-4E62-8D2A-6F25FDC1B940}" destId="{DB610009-95FF-46E7-A0B0-89C40A18D411}" srcOrd="2" destOrd="0" parTransId="{D85E3273-A0DF-479F-B34D-14F6EC4CA7D6}" sibTransId="{1BC52F4D-388A-4606-A091-AAACFC81D422}"/>
    <dgm:cxn modelId="{7E4A2997-473C-4FEE-82C3-5A1215FA55A9}" type="presOf" srcId="{5ACB6DFC-03AC-4B61-AD3B-B83C519905F8}" destId="{3A24F20E-D1BD-420F-BF60-8A15CE03B9D7}" srcOrd="0" destOrd="0" presId="urn:microsoft.com/office/officeart/2005/8/layout/orgChart1"/>
    <dgm:cxn modelId="{3AAA65A9-0F85-4F1E-8882-4F7722E53A1E}" type="presOf" srcId="{60E18ADE-7C0B-45EA-B750-84D8B1DB9A83}" destId="{9FC39EE4-1BB0-425C-9D9D-A8AAF65ADEF4}" srcOrd="1" destOrd="0" presId="urn:microsoft.com/office/officeart/2005/8/layout/orgChart1"/>
    <dgm:cxn modelId="{EBA4B2AD-3960-4905-8EF4-5A6FEA1E5D3E}" type="presOf" srcId="{A10A0AA6-B9D5-4E62-8D2A-6F25FDC1B940}" destId="{4A220452-E2A5-4F72-AC12-DF93FCCB3222}" srcOrd="1" destOrd="0" presId="urn:microsoft.com/office/officeart/2005/8/layout/orgChart1"/>
    <dgm:cxn modelId="{5B4372AE-FB81-4567-83AE-3FD6DFE12F44}" type="presOf" srcId="{3877E164-B823-4612-A97A-CEC53623C3FA}" destId="{A41C7B51-2192-437F-A5F4-47D888FBA18C}" srcOrd="0" destOrd="0" presId="urn:microsoft.com/office/officeart/2005/8/layout/orgChart1"/>
    <dgm:cxn modelId="{208423B5-AF48-4C32-86FD-90E4EAB21E08}" srcId="{26B51D24-FA30-4F20-8220-6D1DB0B3EC1E}" destId="{6156A7C4-FD7B-4232-9064-FA0BD91A79B3}" srcOrd="2" destOrd="0" parTransId="{E30B34A3-14C1-4764-8338-741BD04598A2}" sibTransId="{0ED4FFC9-852E-4CE6-8619-97EC49D8CC25}"/>
    <dgm:cxn modelId="{4EB671B7-B822-435D-8635-8FD32F4F7F64}" type="presOf" srcId="{FE202F7F-AF3B-4864-A50F-FBB12244F655}" destId="{B273B4CE-195B-4DAA-8B61-33DBE3F2EB97}" srcOrd="0" destOrd="0" presId="urn:microsoft.com/office/officeart/2005/8/layout/orgChart1"/>
    <dgm:cxn modelId="{074176BE-0509-4BE3-B740-A1C54EEA2AC0}" srcId="{6CBCA9D3-05DE-445F-8358-1025A91D1CAC}" destId="{32ECEB7E-02E1-4274-B6C4-748204C0BF32}" srcOrd="0" destOrd="0" parTransId="{57680E92-013B-4241-A6EF-49A18B2E7DD2}" sibTransId="{B8985415-A402-4313-A43F-82BAB0BD315B}"/>
    <dgm:cxn modelId="{2B395AC0-10E1-40D8-9BF5-AC375769EBB8}" type="presOf" srcId="{57680E92-013B-4241-A6EF-49A18B2E7DD2}" destId="{D28CAB05-C6D5-477A-A426-AB06F261500D}" srcOrd="0" destOrd="0" presId="urn:microsoft.com/office/officeart/2005/8/layout/orgChart1"/>
    <dgm:cxn modelId="{244F2DC2-61D9-4ECF-A3B6-EBF2AF8247CE}" type="presOf" srcId="{6AD376C1-953F-4B9E-B888-0E63DF7BDAB4}" destId="{72DCE317-C6C5-4B3C-BA0E-BFE6222824D4}" srcOrd="0" destOrd="0" presId="urn:microsoft.com/office/officeart/2005/8/layout/orgChart1"/>
    <dgm:cxn modelId="{F77A67C6-274F-4983-B96B-B8E5A3ED2764}" srcId="{6156A7C4-FD7B-4232-9064-FA0BD91A79B3}" destId="{A044C6A1-06D3-4CC3-A8D4-6748D9716E28}" srcOrd="0" destOrd="0" parTransId="{440B1A5E-00C3-44DF-8F27-E8E741F89A52}" sibTransId="{09E3EA15-7E10-48D8-937E-51908BC5703D}"/>
    <dgm:cxn modelId="{6F10A9C6-5A9C-4F62-A0A0-0ED144F5EF65}" type="presOf" srcId="{DB610009-95FF-46E7-A0B0-89C40A18D411}" destId="{3D4CF76E-FE93-41D9-B918-A00BC935CDA1}" srcOrd="1" destOrd="0" presId="urn:microsoft.com/office/officeart/2005/8/layout/orgChart1"/>
    <dgm:cxn modelId="{C78AA8CA-C0E9-474B-BB10-443E5FEE744C}" type="presOf" srcId="{E0CF6CD0-6A1C-4530-9806-2C33AF706833}" destId="{B7F3C1FC-97C0-48C8-A70D-D0607A631066}" srcOrd="0" destOrd="0" presId="urn:microsoft.com/office/officeart/2005/8/layout/orgChart1"/>
    <dgm:cxn modelId="{D8817FCB-9AEE-4388-AC8B-C99C7CA55E05}" type="presOf" srcId="{D38649F3-8913-4016-BB7D-F628DA7EBA33}" destId="{705A2B9C-8426-457B-80EA-56EBBF176A49}" srcOrd="0" destOrd="0" presId="urn:microsoft.com/office/officeart/2005/8/layout/orgChart1"/>
    <dgm:cxn modelId="{9A10F3CC-F341-4E19-8D11-1070657D97CE}" type="presOf" srcId="{815E2873-6E4B-4D72-84B2-45A57FDDA43A}" destId="{B5323A79-ABC9-469E-8A04-63419B884483}" srcOrd="1" destOrd="0" presId="urn:microsoft.com/office/officeart/2005/8/layout/orgChart1"/>
    <dgm:cxn modelId="{B94851D0-0D6C-4AF2-AD2C-05B06820D794}" type="presOf" srcId="{815E2873-6E4B-4D72-84B2-45A57FDDA43A}" destId="{C7FD746D-FA3B-4F2D-8D93-3CE647DB1FE5}" srcOrd="0" destOrd="0" presId="urn:microsoft.com/office/officeart/2005/8/layout/orgChart1"/>
    <dgm:cxn modelId="{446F84D5-E2E6-4D25-896A-C5BE16E18C60}" type="presOf" srcId="{6AD376C1-953F-4B9E-B888-0E63DF7BDAB4}" destId="{A55F83BE-0414-460B-8CF9-F7BBB0F2A041}" srcOrd="1" destOrd="0" presId="urn:microsoft.com/office/officeart/2005/8/layout/orgChart1"/>
    <dgm:cxn modelId="{2C4E42D6-ABCD-466C-94D8-21C8F000ACE8}" type="presOf" srcId="{EA178C60-211A-433F-9901-C4E1DFAC2387}" destId="{A5295B55-7321-4711-99C1-A3A99866A622}" srcOrd="1" destOrd="0" presId="urn:microsoft.com/office/officeart/2005/8/layout/orgChart1"/>
    <dgm:cxn modelId="{846764D7-E7F7-4BB2-B1D8-CCC05B45EFCE}" srcId="{7F5A2DBF-B0D9-4914-AE34-9F278C2CBCA7}" destId="{815E2873-6E4B-4D72-84B2-45A57FDDA43A}" srcOrd="0" destOrd="0" parTransId="{21A5CC9E-5CFA-4220-AD5A-B16EAF75AD0D}" sibTransId="{D9C43B98-F158-4366-AE12-833FA896D17A}"/>
    <dgm:cxn modelId="{35C6D4D8-F409-4283-A2AC-F3365B8467E4}" type="presOf" srcId="{7A0FD915-248E-4635-A8BE-9417F6171F6B}" destId="{FEC5FD7A-B1F3-4831-8E0C-1B7667B5A918}" srcOrd="0" destOrd="0" presId="urn:microsoft.com/office/officeart/2005/8/layout/orgChart1"/>
    <dgm:cxn modelId="{C33B9CDB-8AE7-4FE4-B4A5-42C9D3D3E0ED}" srcId="{A10A0AA6-B9D5-4E62-8D2A-6F25FDC1B940}" destId="{64970DCB-6965-46FC-9CE4-D5C2B3916953}" srcOrd="0" destOrd="0" parTransId="{E2D8DAE1-41F5-4725-83D4-87F6620460A3}" sibTransId="{5326E9BA-13BA-4FDB-9E8D-7F5F83270EB8}"/>
    <dgm:cxn modelId="{130430EB-63C7-4777-9769-7FBAF8096029}" type="presOf" srcId="{6CBCA9D3-05DE-445F-8358-1025A91D1CAC}" destId="{402A8036-0E0C-4C3E-9AFD-B03795C2AE25}" srcOrd="0" destOrd="0" presId="urn:microsoft.com/office/officeart/2005/8/layout/orgChart1"/>
    <dgm:cxn modelId="{5BFEC0ED-0AB2-4996-AFFF-373E36D6E67A}" srcId="{7A0FD915-248E-4635-A8BE-9417F6171F6B}" destId="{26B51D24-FA30-4F20-8220-6D1DB0B3EC1E}" srcOrd="0" destOrd="0" parTransId="{3247ECE8-7684-4230-9BE4-E13A1494C3D5}" sibTransId="{9E1ECC5C-CD2C-4453-AB14-F3D07B3D0EFD}"/>
    <dgm:cxn modelId="{835168EF-6211-45E5-846B-8A455867AB76}" type="presOf" srcId="{A044C6A1-06D3-4CC3-A8D4-6748D9716E28}" destId="{2BB9B7C9-1477-4F36-876E-62AB4B8BE5B7}" srcOrd="1" destOrd="0" presId="urn:microsoft.com/office/officeart/2005/8/layout/orgChart1"/>
    <dgm:cxn modelId="{989F33F0-99AB-4F55-B07F-DB92D7C0E835}" srcId="{7F5A2DBF-B0D9-4914-AE34-9F278C2CBCA7}" destId="{6AD376C1-953F-4B9E-B888-0E63DF7BDAB4}" srcOrd="1" destOrd="0" parTransId="{75C76A53-C2CC-4416-A732-BDC1EAEB03AC}" sibTransId="{DCC8CBF3-1C71-4DBB-9C3E-C6A51CC9DC4E}"/>
    <dgm:cxn modelId="{839401F3-7444-4D42-8C24-669876122616}" type="presOf" srcId="{E2D8DAE1-41F5-4725-83D4-87F6620460A3}" destId="{94BAF8B0-8F2C-40C6-89E2-B356AD0F1A14}" srcOrd="0" destOrd="0" presId="urn:microsoft.com/office/officeart/2005/8/layout/orgChart1"/>
    <dgm:cxn modelId="{91EE9AFF-EAD8-4716-BF6A-CB1B05202392}" srcId="{7F5A2DBF-B0D9-4914-AE34-9F278C2CBCA7}" destId="{3877E164-B823-4612-A97A-CEC53623C3FA}" srcOrd="2" destOrd="0" parTransId="{3737DC5D-6D74-4FDC-B03A-CBA809D585F9}" sibTransId="{F82F29D8-F985-4825-B6E0-8F30D26687A9}"/>
    <dgm:cxn modelId="{31A96612-64A6-4C57-85A8-8651468A3045}" type="presParOf" srcId="{FEC5FD7A-B1F3-4831-8E0C-1B7667B5A918}" destId="{30DE9ED3-F9C0-41B2-A5B2-CA8A194EF826}" srcOrd="0" destOrd="0" presId="urn:microsoft.com/office/officeart/2005/8/layout/orgChart1"/>
    <dgm:cxn modelId="{FCB40159-1C31-4697-8852-D0027C42F5E5}" type="presParOf" srcId="{30DE9ED3-F9C0-41B2-A5B2-CA8A194EF826}" destId="{BF736796-58A9-474D-8976-4B1EFBEAF20D}" srcOrd="0" destOrd="0" presId="urn:microsoft.com/office/officeart/2005/8/layout/orgChart1"/>
    <dgm:cxn modelId="{55E14CDA-9C67-460F-A2AE-6D03A41C4AD3}" type="presParOf" srcId="{BF736796-58A9-474D-8976-4B1EFBEAF20D}" destId="{FF1CDC3F-72F1-461A-B6F8-CC65FA2B0B05}" srcOrd="0" destOrd="0" presId="urn:microsoft.com/office/officeart/2005/8/layout/orgChart1"/>
    <dgm:cxn modelId="{66D76DF5-3AA5-4F5B-BE7E-F79B0538A86C}" type="presParOf" srcId="{BF736796-58A9-474D-8976-4B1EFBEAF20D}" destId="{14172638-028A-4D21-81DD-9582035BA897}" srcOrd="1" destOrd="0" presId="urn:microsoft.com/office/officeart/2005/8/layout/orgChart1"/>
    <dgm:cxn modelId="{E5369F5D-2653-4D16-ADCB-A02E3A6C774F}" type="presParOf" srcId="{30DE9ED3-F9C0-41B2-A5B2-CA8A194EF826}" destId="{9840911A-E5D1-4856-A570-70ECFFCB679B}" srcOrd="1" destOrd="0" presId="urn:microsoft.com/office/officeart/2005/8/layout/orgChart1"/>
    <dgm:cxn modelId="{0AB50C45-D5F5-449F-99C6-1922E21EA2DF}" type="presParOf" srcId="{9840911A-E5D1-4856-A570-70ECFFCB679B}" destId="{B273B4CE-195B-4DAA-8B61-33DBE3F2EB97}" srcOrd="0" destOrd="0" presId="urn:microsoft.com/office/officeart/2005/8/layout/orgChart1"/>
    <dgm:cxn modelId="{4799758C-41C0-49D4-9E97-56ACF0AFCB64}" type="presParOf" srcId="{9840911A-E5D1-4856-A570-70ECFFCB679B}" destId="{9FDD8CFE-69D4-412F-BAFA-A265BCB57D97}" srcOrd="1" destOrd="0" presId="urn:microsoft.com/office/officeart/2005/8/layout/orgChart1"/>
    <dgm:cxn modelId="{78CE0DC1-123C-4A02-B484-D1BCB4923A15}" type="presParOf" srcId="{9FDD8CFE-69D4-412F-BAFA-A265BCB57D97}" destId="{99CFBD7E-6328-43E9-8435-3939C90F208E}" srcOrd="0" destOrd="0" presId="urn:microsoft.com/office/officeart/2005/8/layout/orgChart1"/>
    <dgm:cxn modelId="{4134DAF6-DFEC-4503-A224-27599C4393DF}" type="presParOf" srcId="{99CFBD7E-6328-43E9-8435-3939C90F208E}" destId="{CC11C66D-CA97-4496-B3CB-4C293EF4A620}" srcOrd="0" destOrd="0" presId="urn:microsoft.com/office/officeart/2005/8/layout/orgChart1"/>
    <dgm:cxn modelId="{B12D402D-8FF9-405A-A2B2-56C7843BC638}" type="presParOf" srcId="{99CFBD7E-6328-43E9-8435-3939C90F208E}" destId="{AA9B3410-36B7-4AF5-B0AA-1A23F3180BAC}" srcOrd="1" destOrd="0" presId="urn:microsoft.com/office/officeart/2005/8/layout/orgChart1"/>
    <dgm:cxn modelId="{4D429A0B-8B2D-4FAB-B8F8-D5DB1C84DA48}" type="presParOf" srcId="{9FDD8CFE-69D4-412F-BAFA-A265BCB57D97}" destId="{07D01930-A05E-4686-A350-2970F90A6108}" srcOrd="1" destOrd="0" presId="urn:microsoft.com/office/officeart/2005/8/layout/orgChart1"/>
    <dgm:cxn modelId="{57884811-53FE-4597-8EB3-CA1AD27D3562}" type="presParOf" srcId="{07D01930-A05E-4686-A350-2970F90A6108}" destId="{A06A0053-BDFA-45D5-BDCD-5D29A11862CB}" srcOrd="0" destOrd="0" presId="urn:microsoft.com/office/officeart/2005/8/layout/orgChart1"/>
    <dgm:cxn modelId="{1A67D898-C2D7-47EA-85BC-9C73713194F8}" type="presParOf" srcId="{07D01930-A05E-4686-A350-2970F90A6108}" destId="{191E2BA9-5B2B-4979-94D2-8F098A6A3AF4}" srcOrd="1" destOrd="0" presId="urn:microsoft.com/office/officeart/2005/8/layout/orgChart1"/>
    <dgm:cxn modelId="{81D1D20B-5DDF-4003-BA80-5B8F7F763963}" type="presParOf" srcId="{191E2BA9-5B2B-4979-94D2-8F098A6A3AF4}" destId="{F1BF4882-D619-4EBB-8B72-1578647BAB46}" srcOrd="0" destOrd="0" presId="urn:microsoft.com/office/officeart/2005/8/layout/orgChart1"/>
    <dgm:cxn modelId="{7F3AEB3B-64BC-401E-871B-25D627988BB5}" type="presParOf" srcId="{F1BF4882-D619-4EBB-8B72-1578647BAB46}" destId="{C7FD746D-FA3B-4F2D-8D93-3CE647DB1FE5}" srcOrd="0" destOrd="0" presId="urn:microsoft.com/office/officeart/2005/8/layout/orgChart1"/>
    <dgm:cxn modelId="{82AF4BED-DA97-4AB9-B306-CA80C6E71A4E}" type="presParOf" srcId="{F1BF4882-D619-4EBB-8B72-1578647BAB46}" destId="{B5323A79-ABC9-469E-8A04-63419B884483}" srcOrd="1" destOrd="0" presId="urn:microsoft.com/office/officeart/2005/8/layout/orgChart1"/>
    <dgm:cxn modelId="{B62B9C45-FFC8-4282-BF65-B3D79E8CD537}" type="presParOf" srcId="{191E2BA9-5B2B-4979-94D2-8F098A6A3AF4}" destId="{368CEF9D-3E43-4191-B932-F5DB58EC2FB9}" srcOrd="1" destOrd="0" presId="urn:microsoft.com/office/officeart/2005/8/layout/orgChart1"/>
    <dgm:cxn modelId="{B82053F0-4EF1-487B-A626-56AE27F384EC}" type="presParOf" srcId="{191E2BA9-5B2B-4979-94D2-8F098A6A3AF4}" destId="{6CE1EF1A-6768-4756-AF23-56B5455E0CC8}" srcOrd="2" destOrd="0" presId="urn:microsoft.com/office/officeart/2005/8/layout/orgChart1"/>
    <dgm:cxn modelId="{2665978A-2A2E-4F2F-9E63-4960126CA65A}" type="presParOf" srcId="{07D01930-A05E-4686-A350-2970F90A6108}" destId="{C13325B2-B284-4563-BBC1-D97384FD5472}" srcOrd="2" destOrd="0" presId="urn:microsoft.com/office/officeart/2005/8/layout/orgChart1"/>
    <dgm:cxn modelId="{165537BA-D634-453B-92C6-7B0CBF2F8967}" type="presParOf" srcId="{07D01930-A05E-4686-A350-2970F90A6108}" destId="{213520EF-A34F-48B9-8D34-8053E198CFB3}" srcOrd="3" destOrd="0" presId="urn:microsoft.com/office/officeart/2005/8/layout/orgChart1"/>
    <dgm:cxn modelId="{6A3C7F07-9958-4713-AE0A-8EF1F5364C5C}" type="presParOf" srcId="{213520EF-A34F-48B9-8D34-8053E198CFB3}" destId="{0A9BDCCB-8451-4051-B456-476089CF11BA}" srcOrd="0" destOrd="0" presId="urn:microsoft.com/office/officeart/2005/8/layout/orgChart1"/>
    <dgm:cxn modelId="{5386E89C-31C0-4DAE-A3C6-6C83EFA63C6F}" type="presParOf" srcId="{0A9BDCCB-8451-4051-B456-476089CF11BA}" destId="{72DCE317-C6C5-4B3C-BA0E-BFE6222824D4}" srcOrd="0" destOrd="0" presId="urn:microsoft.com/office/officeart/2005/8/layout/orgChart1"/>
    <dgm:cxn modelId="{22FA7B72-87AC-45DC-81C5-4ADD80E81CD9}" type="presParOf" srcId="{0A9BDCCB-8451-4051-B456-476089CF11BA}" destId="{A55F83BE-0414-460B-8CF9-F7BBB0F2A041}" srcOrd="1" destOrd="0" presId="urn:microsoft.com/office/officeart/2005/8/layout/orgChart1"/>
    <dgm:cxn modelId="{CCBDB650-E607-4277-8C25-F6C40D20F3C1}" type="presParOf" srcId="{213520EF-A34F-48B9-8D34-8053E198CFB3}" destId="{F73F52F1-37B1-4C5D-A984-FA697432B973}" srcOrd="1" destOrd="0" presId="urn:microsoft.com/office/officeart/2005/8/layout/orgChart1"/>
    <dgm:cxn modelId="{7825DC55-8B9D-41D6-BE15-BEBFA151ECF8}" type="presParOf" srcId="{213520EF-A34F-48B9-8D34-8053E198CFB3}" destId="{59F356F6-62E7-4981-827C-B870E82CAB6C}" srcOrd="2" destOrd="0" presId="urn:microsoft.com/office/officeart/2005/8/layout/orgChart1"/>
    <dgm:cxn modelId="{49E416FA-6E50-45B0-86EA-F024708C7523}" type="presParOf" srcId="{07D01930-A05E-4686-A350-2970F90A6108}" destId="{D15BDFD9-3D15-4427-AFE9-A24D81F70448}" srcOrd="4" destOrd="0" presId="urn:microsoft.com/office/officeart/2005/8/layout/orgChart1"/>
    <dgm:cxn modelId="{E14731AD-909F-4BA2-9970-52EE9F5F2852}" type="presParOf" srcId="{07D01930-A05E-4686-A350-2970F90A6108}" destId="{6A472ABC-AA10-4BBB-AE3F-9BD3CA6758AF}" srcOrd="5" destOrd="0" presId="urn:microsoft.com/office/officeart/2005/8/layout/orgChart1"/>
    <dgm:cxn modelId="{8B97F4F5-F018-432C-B7D0-6B400E055C82}" type="presParOf" srcId="{6A472ABC-AA10-4BBB-AE3F-9BD3CA6758AF}" destId="{9BE9CF9A-53AE-4643-BCBD-5B32D7457032}" srcOrd="0" destOrd="0" presId="urn:microsoft.com/office/officeart/2005/8/layout/orgChart1"/>
    <dgm:cxn modelId="{F55C6199-17F1-4653-B920-3F37A08A8B2A}" type="presParOf" srcId="{9BE9CF9A-53AE-4643-BCBD-5B32D7457032}" destId="{A41C7B51-2192-437F-A5F4-47D888FBA18C}" srcOrd="0" destOrd="0" presId="urn:microsoft.com/office/officeart/2005/8/layout/orgChart1"/>
    <dgm:cxn modelId="{F1885813-4FA7-421F-9CDF-2EC59EC89E46}" type="presParOf" srcId="{9BE9CF9A-53AE-4643-BCBD-5B32D7457032}" destId="{5DFCA21C-5297-4903-8ABD-457548570CD4}" srcOrd="1" destOrd="0" presId="urn:microsoft.com/office/officeart/2005/8/layout/orgChart1"/>
    <dgm:cxn modelId="{9BE5D48D-730A-4DDB-9C67-6E3CB2D0AE5D}" type="presParOf" srcId="{6A472ABC-AA10-4BBB-AE3F-9BD3CA6758AF}" destId="{BAFA02D7-380F-48B5-A5ED-93B69A921EAD}" srcOrd="1" destOrd="0" presId="urn:microsoft.com/office/officeart/2005/8/layout/orgChart1"/>
    <dgm:cxn modelId="{984665DD-7755-499B-BA2D-B9C6E491E3A5}" type="presParOf" srcId="{6A472ABC-AA10-4BBB-AE3F-9BD3CA6758AF}" destId="{3E4B5276-3381-49F0-BB22-5C34C6998C26}" srcOrd="2" destOrd="0" presId="urn:microsoft.com/office/officeart/2005/8/layout/orgChart1"/>
    <dgm:cxn modelId="{E315DD15-B303-4B90-9E3E-3915D749CABB}" type="presParOf" srcId="{9FDD8CFE-69D4-412F-BAFA-A265BCB57D97}" destId="{A4D6AD40-8989-48C5-8C06-E16A55E9FA96}" srcOrd="2" destOrd="0" presId="urn:microsoft.com/office/officeart/2005/8/layout/orgChart1"/>
    <dgm:cxn modelId="{A69B74A7-1389-478F-BC5F-D623DE47275A}" type="presParOf" srcId="{9840911A-E5D1-4856-A570-70ECFFCB679B}" destId="{E12BA3F3-4E6A-4478-A785-583FC0E1BA58}" srcOrd="2" destOrd="0" presId="urn:microsoft.com/office/officeart/2005/8/layout/orgChart1"/>
    <dgm:cxn modelId="{20B7BB69-413C-494C-BECA-B62A6979210C}" type="presParOf" srcId="{9840911A-E5D1-4856-A570-70ECFFCB679B}" destId="{31D2B8C5-34FA-44C7-8901-6C03CAF149D1}" srcOrd="3" destOrd="0" presId="urn:microsoft.com/office/officeart/2005/8/layout/orgChart1"/>
    <dgm:cxn modelId="{378FB935-2741-41C8-A885-0F7E657B5491}" type="presParOf" srcId="{31D2B8C5-34FA-44C7-8901-6C03CAF149D1}" destId="{EC6F7A0A-1656-4B32-9D10-A7AB8AC7E887}" srcOrd="0" destOrd="0" presId="urn:microsoft.com/office/officeart/2005/8/layout/orgChart1"/>
    <dgm:cxn modelId="{D24E3A46-0DFE-45CC-8495-D9640FC3EC6A}" type="presParOf" srcId="{EC6F7A0A-1656-4B32-9D10-A7AB8AC7E887}" destId="{5859DFBF-6AF9-4FCB-BCE2-0148837E2D08}" srcOrd="0" destOrd="0" presId="urn:microsoft.com/office/officeart/2005/8/layout/orgChart1"/>
    <dgm:cxn modelId="{8A005086-6CCC-451C-AC28-CB77D9F8F27E}" type="presParOf" srcId="{EC6F7A0A-1656-4B32-9D10-A7AB8AC7E887}" destId="{4A220452-E2A5-4F72-AC12-DF93FCCB3222}" srcOrd="1" destOrd="0" presId="urn:microsoft.com/office/officeart/2005/8/layout/orgChart1"/>
    <dgm:cxn modelId="{940DCB90-5785-4DA8-9449-67DDB21D4864}" type="presParOf" srcId="{31D2B8C5-34FA-44C7-8901-6C03CAF149D1}" destId="{0AF6A4B9-B12C-4CE1-A5DB-C19930DCB002}" srcOrd="1" destOrd="0" presId="urn:microsoft.com/office/officeart/2005/8/layout/orgChart1"/>
    <dgm:cxn modelId="{DFEAA6CE-9A91-4377-AFEA-17A65B4D38CE}" type="presParOf" srcId="{0AF6A4B9-B12C-4CE1-A5DB-C19930DCB002}" destId="{94BAF8B0-8F2C-40C6-89E2-B356AD0F1A14}" srcOrd="0" destOrd="0" presId="urn:microsoft.com/office/officeart/2005/8/layout/orgChart1"/>
    <dgm:cxn modelId="{C59A9D7F-F2B2-41B9-A9F6-4022248E0448}" type="presParOf" srcId="{0AF6A4B9-B12C-4CE1-A5DB-C19930DCB002}" destId="{77951859-5920-4D1D-8DF9-B75BCE9C54FA}" srcOrd="1" destOrd="0" presId="urn:microsoft.com/office/officeart/2005/8/layout/orgChart1"/>
    <dgm:cxn modelId="{BED1DF15-5248-4B28-85CD-4D935018654A}" type="presParOf" srcId="{77951859-5920-4D1D-8DF9-B75BCE9C54FA}" destId="{8990A0E6-5831-4040-B152-0C25911BF9AD}" srcOrd="0" destOrd="0" presId="urn:microsoft.com/office/officeart/2005/8/layout/orgChart1"/>
    <dgm:cxn modelId="{5370B766-455C-468F-82B6-4366F32E26AC}" type="presParOf" srcId="{8990A0E6-5831-4040-B152-0C25911BF9AD}" destId="{F12E352A-AA56-4550-B1F7-40888591989F}" srcOrd="0" destOrd="0" presId="urn:microsoft.com/office/officeart/2005/8/layout/orgChart1"/>
    <dgm:cxn modelId="{AB3DB087-D630-4F7D-A431-8317BDB8AC0A}" type="presParOf" srcId="{8990A0E6-5831-4040-B152-0C25911BF9AD}" destId="{7BCD11B3-E01A-4172-9FF1-2FF9B6F8A261}" srcOrd="1" destOrd="0" presId="urn:microsoft.com/office/officeart/2005/8/layout/orgChart1"/>
    <dgm:cxn modelId="{6576EA91-6085-4ECA-8A47-C34FA9D2DF61}" type="presParOf" srcId="{77951859-5920-4D1D-8DF9-B75BCE9C54FA}" destId="{80E48544-4091-44A7-960C-957A3DB43D05}" srcOrd="1" destOrd="0" presId="urn:microsoft.com/office/officeart/2005/8/layout/orgChart1"/>
    <dgm:cxn modelId="{A29CEA29-B882-4B79-9C26-AE341FA77A25}" type="presParOf" srcId="{77951859-5920-4D1D-8DF9-B75BCE9C54FA}" destId="{DC3BCF0F-2B0C-4CF8-AB01-7069F5E00660}" srcOrd="2" destOrd="0" presId="urn:microsoft.com/office/officeart/2005/8/layout/orgChart1"/>
    <dgm:cxn modelId="{90D4AC83-6064-47FF-911D-192C0AAF5E31}" type="presParOf" srcId="{0AF6A4B9-B12C-4CE1-A5DB-C19930DCB002}" destId="{705A2B9C-8426-457B-80EA-56EBBF176A49}" srcOrd="2" destOrd="0" presId="urn:microsoft.com/office/officeart/2005/8/layout/orgChart1"/>
    <dgm:cxn modelId="{76E59A27-297C-4871-A126-EDBFC80D8014}" type="presParOf" srcId="{0AF6A4B9-B12C-4CE1-A5DB-C19930DCB002}" destId="{033154F3-7558-4E90-A73D-E0AD4C5DF62F}" srcOrd="3" destOrd="0" presId="urn:microsoft.com/office/officeart/2005/8/layout/orgChart1"/>
    <dgm:cxn modelId="{1B7BE34C-11B5-4862-ACB9-F0556275936D}" type="presParOf" srcId="{033154F3-7558-4E90-A73D-E0AD4C5DF62F}" destId="{81D85F22-02E0-4658-83F4-519406095397}" srcOrd="0" destOrd="0" presId="urn:microsoft.com/office/officeart/2005/8/layout/orgChart1"/>
    <dgm:cxn modelId="{D4A55D31-CB37-46D8-B851-840752AC3551}" type="presParOf" srcId="{81D85F22-02E0-4658-83F4-519406095397}" destId="{3A24F20E-D1BD-420F-BF60-8A15CE03B9D7}" srcOrd="0" destOrd="0" presId="urn:microsoft.com/office/officeart/2005/8/layout/orgChart1"/>
    <dgm:cxn modelId="{E6362DE9-953D-4330-9275-1AADEC62B2B0}" type="presParOf" srcId="{81D85F22-02E0-4658-83F4-519406095397}" destId="{D3CFB4E1-E7A1-41A7-ABBA-753C08FDAC00}" srcOrd="1" destOrd="0" presId="urn:microsoft.com/office/officeart/2005/8/layout/orgChart1"/>
    <dgm:cxn modelId="{D441D312-2DFA-43EB-9547-38472F1E50D0}" type="presParOf" srcId="{033154F3-7558-4E90-A73D-E0AD4C5DF62F}" destId="{F5C602AB-F016-4578-9DC5-CAC7057EA7C6}" srcOrd="1" destOrd="0" presId="urn:microsoft.com/office/officeart/2005/8/layout/orgChart1"/>
    <dgm:cxn modelId="{41BFDEBC-582D-4C66-88FE-48C1661AFE90}" type="presParOf" srcId="{033154F3-7558-4E90-A73D-E0AD4C5DF62F}" destId="{9D51D38E-D0DA-4EFE-AB97-A8300241E3FF}" srcOrd="2" destOrd="0" presId="urn:microsoft.com/office/officeart/2005/8/layout/orgChart1"/>
    <dgm:cxn modelId="{52A2B0DD-ED39-4477-8628-FF194B046CD9}" type="presParOf" srcId="{0AF6A4B9-B12C-4CE1-A5DB-C19930DCB002}" destId="{171613F8-AC8B-43EB-BC12-A7E0EEB9483A}" srcOrd="4" destOrd="0" presId="urn:microsoft.com/office/officeart/2005/8/layout/orgChart1"/>
    <dgm:cxn modelId="{61701335-291D-466C-8C2E-4101394A7212}" type="presParOf" srcId="{0AF6A4B9-B12C-4CE1-A5DB-C19930DCB002}" destId="{B51FA8E3-A6C4-4476-917C-978A012B9FCC}" srcOrd="5" destOrd="0" presId="urn:microsoft.com/office/officeart/2005/8/layout/orgChart1"/>
    <dgm:cxn modelId="{A68D86C3-8BAD-4F67-B167-70F70A3CF0B4}" type="presParOf" srcId="{B51FA8E3-A6C4-4476-917C-978A012B9FCC}" destId="{66FA4815-2538-45F4-A468-BC3BF4F84A56}" srcOrd="0" destOrd="0" presId="urn:microsoft.com/office/officeart/2005/8/layout/orgChart1"/>
    <dgm:cxn modelId="{37CB7C9F-4B36-46C1-8EFD-9BBC04C69703}" type="presParOf" srcId="{66FA4815-2538-45F4-A468-BC3BF4F84A56}" destId="{9E8F4C81-2B54-4AB6-BDF4-7786C926A1AC}" srcOrd="0" destOrd="0" presId="urn:microsoft.com/office/officeart/2005/8/layout/orgChart1"/>
    <dgm:cxn modelId="{DDE65ECD-9932-40FC-B6C5-AE10EDFD9A0D}" type="presParOf" srcId="{66FA4815-2538-45F4-A468-BC3BF4F84A56}" destId="{3D4CF76E-FE93-41D9-B918-A00BC935CDA1}" srcOrd="1" destOrd="0" presId="urn:microsoft.com/office/officeart/2005/8/layout/orgChart1"/>
    <dgm:cxn modelId="{3863C1CE-C274-4470-A394-D41E928B2D92}" type="presParOf" srcId="{B51FA8E3-A6C4-4476-917C-978A012B9FCC}" destId="{0EC455BD-7E63-40F3-ADB6-4D564C5C0E97}" srcOrd="1" destOrd="0" presId="urn:microsoft.com/office/officeart/2005/8/layout/orgChart1"/>
    <dgm:cxn modelId="{F25F93F7-F465-4816-8174-D4B18716B359}" type="presParOf" srcId="{B51FA8E3-A6C4-4476-917C-978A012B9FCC}" destId="{94453F2C-5658-478B-BA52-8EA028D4B0CA}" srcOrd="2" destOrd="0" presId="urn:microsoft.com/office/officeart/2005/8/layout/orgChart1"/>
    <dgm:cxn modelId="{09C00E42-31B6-4038-8ABF-414A5B4B3E42}" type="presParOf" srcId="{31D2B8C5-34FA-44C7-8901-6C03CAF149D1}" destId="{68544A0C-5E48-49BD-9B36-212DDBAF0CE4}" srcOrd="2" destOrd="0" presId="urn:microsoft.com/office/officeart/2005/8/layout/orgChart1"/>
    <dgm:cxn modelId="{F5EBD8EB-2895-45A0-959B-39DE2BFB4942}" type="presParOf" srcId="{9840911A-E5D1-4856-A570-70ECFFCB679B}" destId="{3A599AD4-F238-498D-87AE-809F0D3BD0FD}" srcOrd="4" destOrd="0" presId="urn:microsoft.com/office/officeart/2005/8/layout/orgChart1"/>
    <dgm:cxn modelId="{023C8E8D-947D-46F2-882A-B2DAFCCB68B0}" type="presParOf" srcId="{9840911A-E5D1-4856-A570-70ECFFCB679B}" destId="{1C102DBA-08B0-4AAA-B45E-F4EA6542BE0E}" srcOrd="5" destOrd="0" presId="urn:microsoft.com/office/officeart/2005/8/layout/orgChart1"/>
    <dgm:cxn modelId="{FAF271D4-F46B-49C4-8789-BCFD1E4D7691}" type="presParOf" srcId="{1C102DBA-08B0-4AAA-B45E-F4EA6542BE0E}" destId="{B979B2A1-710F-4081-A99E-7BF0B6E19141}" srcOrd="0" destOrd="0" presId="urn:microsoft.com/office/officeart/2005/8/layout/orgChart1"/>
    <dgm:cxn modelId="{765C4F56-F1FF-46CC-B822-C79BCC85CAA5}" type="presParOf" srcId="{B979B2A1-710F-4081-A99E-7BF0B6E19141}" destId="{67AE35D8-160A-4CBC-ADDA-204F852955EA}" srcOrd="0" destOrd="0" presId="urn:microsoft.com/office/officeart/2005/8/layout/orgChart1"/>
    <dgm:cxn modelId="{91F312DD-376B-4A7A-AE3F-B211FD4B9D66}" type="presParOf" srcId="{B979B2A1-710F-4081-A99E-7BF0B6E19141}" destId="{AF18B7F6-394F-4E39-82E5-0CE2CD9C837B}" srcOrd="1" destOrd="0" presId="urn:microsoft.com/office/officeart/2005/8/layout/orgChart1"/>
    <dgm:cxn modelId="{1FE41A58-F7D8-49CE-A9FA-97554450ACFF}" type="presParOf" srcId="{1C102DBA-08B0-4AAA-B45E-F4EA6542BE0E}" destId="{C9475D66-BE56-4390-9F3C-928D0F610909}" srcOrd="1" destOrd="0" presId="urn:microsoft.com/office/officeart/2005/8/layout/orgChart1"/>
    <dgm:cxn modelId="{0E5210EE-7FAB-4355-B6D5-E2B7EFABDB15}" type="presParOf" srcId="{C9475D66-BE56-4390-9F3C-928D0F610909}" destId="{92E50002-4DD1-40E4-BBA3-80335745AA66}" srcOrd="0" destOrd="0" presId="urn:microsoft.com/office/officeart/2005/8/layout/orgChart1"/>
    <dgm:cxn modelId="{FFC96CE1-002E-41B1-AB83-859DA3912D35}" type="presParOf" srcId="{C9475D66-BE56-4390-9F3C-928D0F610909}" destId="{E044D8A4-8866-4A89-A6C3-5751CDE4F2C2}" srcOrd="1" destOrd="0" presId="urn:microsoft.com/office/officeart/2005/8/layout/orgChart1"/>
    <dgm:cxn modelId="{FD906D85-7A16-4F05-8BDF-20A8DF08E4E7}" type="presParOf" srcId="{E044D8A4-8866-4A89-A6C3-5751CDE4F2C2}" destId="{5D0B022D-44C4-4E8B-8901-BFE8B64BAE67}" srcOrd="0" destOrd="0" presId="urn:microsoft.com/office/officeart/2005/8/layout/orgChart1"/>
    <dgm:cxn modelId="{A219872E-2132-44A7-919E-D425D8265EF9}" type="presParOf" srcId="{5D0B022D-44C4-4E8B-8901-BFE8B64BAE67}" destId="{AD409895-E7D4-499B-9EB7-5EF6502DDA85}" srcOrd="0" destOrd="0" presId="urn:microsoft.com/office/officeart/2005/8/layout/orgChart1"/>
    <dgm:cxn modelId="{33B64EB2-1FB1-45BC-BC41-D856CBE15A79}" type="presParOf" srcId="{5D0B022D-44C4-4E8B-8901-BFE8B64BAE67}" destId="{2BB9B7C9-1477-4F36-876E-62AB4B8BE5B7}" srcOrd="1" destOrd="0" presId="urn:microsoft.com/office/officeart/2005/8/layout/orgChart1"/>
    <dgm:cxn modelId="{834D438E-2C0C-4876-BBD2-7EC2677D8F9E}" type="presParOf" srcId="{E044D8A4-8866-4A89-A6C3-5751CDE4F2C2}" destId="{CE36E058-FFA8-403D-8F30-44A8AC21DA2C}" srcOrd="1" destOrd="0" presId="urn:microsoft.com/office/officeart/2005/8/layout/orgChart1"/>
    <dgm:cxn modelId="{74221FCF-586A-4349-A253-E74CEA967311}" type="presParOf" srcId="{E044D8A4-8866-4A89-A6C3-5751CDE4F2C2}" destId="{5DEE74FE-98EF-4E6D-B4B4-F84C5B2A2945}" srcOrd="2" destOrd="0" presId="urn:microsoft.com/office/officeart/2005/8/layout/orgChart1"/>
    <dgm:cxn modelId="{F50F9E03-1615-4928-8828-B17B00DB1006}" type="presParOf" srcId="{C9475D66-BE56-4390-9F3C-928D0F610909}" destId="{B7F3C1FC-97C0-48C8-A70D-D0607A631066}" srcOrd="2" destOrd="0" presId="urn:microsoft.com/office/officeart/2005/8/layout/orgChart1"/>
    <dgm:cxn modelId="{E271AFA1-4D48-4109-9301-07EAFAA4CB2F}" type="presParOf" srcId="{C9475D66-BE56-4390-9F3C-928D0F610909}" destId="{AA0AF5CE-A3D3-40B4-B823-36212359A0CA}" srcOrd="3" destOrd="0" presId="urn:microsoft.com/office/officeart/2005/8/layout/orgChart1"/>
    <dgm:cxn modelId="{67FFE30E-EF0B-4B75-BE3E-A9079F1A0612}" type="presParOf" srcId="{AA0AF5CE-A3D3-40B4-B823-36212359A0CA}" destId="{2CE30573-3336-43A0-9229-E42DF62764E7}" srcOrd="0" destOrd="0" presId="urn:microsoft.com/office/officeart/2005/8/layout/orgChart1"/>
    <dgm:cxn modelId="{4047A5FC-65C1-47D4-937B-F46E63CB230A}" type="presParOf" srcId="{2CE30573-3336-43A0-9229-E42DF62764E7}" destId="{E4331E25-E279-4F0F-8280-0391A1D928DA}" srcOrd="0" destOrd="0" presId="urn:microsoft.com/office/officeart/2005/8/layout/orgChart1"/>
    <dgm:cxn modelId="{4221C059-6CAD-4543-960F-9F2DAD643A65}" type="presParOf" srcId="{2CE30573-3336-43A0-9229-E42DF62764E7}" destId="{A5295B55-7321-4711-99C1-A3A99866A622}" srcOrd="1" destOrd="0" presId="urn:microsoft.com/office/officeart/2005/8/layout/orgChart1"/>
    <dgm:cxn modelId="{F7C45BB8-FC2A-4D80-8AF4-46390FE1B195}" type="presParOf" srcId="{AA0AF5CE-A3D3-40B4-B823-36212359A0CA}" destId="{757E4581-21D8-4341-B482-666B7C3BB980}" srcOrd="1" destOrd="0" presId="urn:microsoft.com/office/officeart/2005/8/layout/orgChart1"/>
    <dgm:cxn modelId="{C3112427-202A-480E-8207-3D927E3EFA1D}" type="presParOf" srcId="{AA0AF5CE-A3D3-40B4-B823-36212359A0CA}" destId="{8BE0554D-2D85-40F3-A0B9-B8171F17E043}" srcOrd="2" destOrd="0" presId="urn:microsoft.com/office/officeart/2005/8/layout/orgChart1"/>
    <dgm:cxn modelId="{80E9E460-AB4C-44A4-87C4-38C227BD16FA}" type="presParOf" srcId="{1C102DBA-08B0-4AAA-B45E-F4EA6542BE0E}" destId="{B795DE9C-4711-4E34-92AC-8D486313C2FD}" srcOrd="2" destOrd="0" presId="urn:microsoft.com/office/officeart/2005/8/layout/orgChart1"/>
    <dgm:cxn modelId="{7A86859D-0DA1-47C2-9A30-A09A07C2ADCD}" type="presParOf" srcId="{9840911A-E5D1-4856-A570-70ECFFCB679B}" destId="{FD3193DF-6A9E-4D20-9BD5-C45F19C31483}" srcOrd="6" destOrd="0" presId="urn:microsoft.com/office/officeart/2005/8/layout/orgChart1"/>
    <dgm:cxn modelId="{B636B80D-14A2-460C-9DDD-AC3A48B078A4}" type="presParOf" srcId="{9840911A-E5D1-4856-A570-70ECFFCB679B}" destId="{54B1E04A-787B-4F29-968F-274FC4CD491B}" srcOrd="7" destOrd="0" presId="urn:microsoft.com/office/officeart/2005/8/layout/orgChart1"/>
    <dgm:cxn modelId="{84DCAC16-5DB5-4E70-91BD-11D88CD059A6}" type="presParOf" srcId="{54B1E04A-787B-4F29-968F-274FC4CD491B}" destId="{9F50E514-7355-4E6F-86D3-A06A36FB3AB1}" srcOrd="0" destOrd="0" presId="urn:microsoft.com/office/officeart/2005/8/layout/orgChart1"/>
    <dgm:cxn modelId="{8A797FC8-C98C-47C0-96BE-2400AF3AE47B}" type="presParOf" srcId="{9F50E514-7355-4E6F-86D3-A06A36FB3AB1}" destId="{402A8036-0E0C-4C3E-9AFD-B03795C2AE25}" srcOrd="0" destOrd="0" presId="urn:microsoft.com/office/officeart/2005/8/layout/orgChart1"/>
    <dgm:cxn modelId="{CA571113-513E-42E5-BEA6-5498854F64F1}" type="presParOf" srcId="{9F50E514-7355-4E6F-86D3-A06A36FB3AB1}" destId="{625D715C-2B4A-4069-8843-F8247EF04FC2}" srcOrd="1" destOrd="0" presId="urn:microsoft.com/office/officeart/2005/8/layout/orgChart1"/>
    <dgm:cxn modelId="{C9515B7C-E57E-4546-B10F-3484890FB673}" type="presParOf" srcId="{54B1E04A-787B-4F29-968F-274FC4CD491B}" destId="{A81BBB44-8856-47BF-A75D-30EB760368E6}" srcOrd="1" destOrd="0" presId="urn:microsoft.com/office/officeart/2005/8/layout/orgChart1"/>
    <dgm:cxn modelId="{3FB87EFE-C048-4349-9026-9473BCB1A5A0}" type="presParOf" srcId="{A81BBB44-8856-47BF-A75D-30EB760368E6}" destId="{D28CAB05-C6D5-477A-A426-AB06F261500D}" srcOrd="0" destOrd="0" presId="urn:microsoft.com/office/officeart/2005/8/layout/orgChart1"/>
    <dgm:cxn modelId="{91C81DA8-D673-40C2-A1C4-EC068E811348}" type="presParOf" srcId="{A81BBB44-8856-47BF-A75D-30EB760368E6}" destId="{287A9AD9-76ED-4EBE-A4BF-89D0AE9069B0}" srcOrd="1" destOrd="0" presId="urn:microsoft.com/office/officeart/2005/8/layout/orgChart1"/>
    <dgm:cxn modelId="{7DFB2FE7-A300-4FF9-A00C-4F5EBA0755D1}" type="presParOf" srcId="{287A9AD9-76ED-4EBE-A4BF-89D0AE9069B0}" destId="{47BE6C8B-ADEC-4581-9B3B-7AB3A46529CD}" srcOrd="0" destOrd="0" presId="urn:microsoft.com/office/officeart/2005/8/layout/orgChart1"/>
    <dgm:cxn modelId="{86ED7DB5-BA7F-4CF3-90E4-428910984B77}" type="presParOf" srcId="{47BE6C8B-ADEC-4581-9B3B-7AB3A46529CD}" destId="{009B4B7A-55A8-4A9F-BF68-14B1D45DD1B8}" srcOrd="0" destOrd="0" presId="urn:microsoft.com/office/officeart/2005/8/layout/orgChart1"/>
    <dgm:cxn modelId="{99300198-6959-4F14-B634-DDFF41AFF866}" type="presParOf" srcId="{47BE6C8B-ADEC-4581-9B3B-7AB3A46529CD}" destId="{7743F97C-F724-4074-BDA7-089014D5DFB3}" srcOrd="1" destOrd="0" presId="urn:microsoft.com/office/officeart/2005/8/layout/orgChart1"/>
    <dgm:cxn modelId="{9B7B6B86-672A-4248-909F-5F970119459F}" type="presParOf" srcId="{287A9AD9-76ED-4EBE-A4BF-89D0AE9069B0}" destId="{E45FD6F9-F148-4C3C-8648-3D601AD263ED}" srcOrd="1" destOrd="0" presId="urn:microsoft.com/office/officeart/2005/8/layout/orgChart1"/>
    <dgm:cxn modelId="{83CF6357-8829-41AF-BB2F-5F41DF87268F}" type="presParOf" srcId="{287A9AD9-76ED-4EBE-A4BF-89D0AE9069B0}" destId="{D47AFDCC-B825-4C5A-A62F-23207552E90B}" srcOrd="2" destOrd="0" presId="urn:microsoft.com/office/officeart/2005/8/layout/orgChart1"/>
    <dgm:cxn modelId="{B351F0DA-B78F-473F-854E-394296973E07}" type="presParOf" srcId="{A81BBB44-8856-47BF-A75D-30EB760368E6}" destId="{B53FAF76-D45C-4E4B-9E92-11F5F6339218}" srcOrd="2" destOrd="0" presId="urn:microsoft.com/office/officeart/2005/8/layout/orgChart1"/>
    <dgm:cxn modelId="{F160174C-FEDD-4451-8D8C-F744AFC0EF18}" type="presParOf" srcId="{A81BBB44-8856-47BF-A75D-30EB760368E6}" destId="{D15BCCEF-E00B-4FC6-88A9-FA4E5E6951ED}" srcOrd="3" destOrd="0" presId="urn:microsoft.com/office/officeart/2005/8/layout/orgChart1"/>
    <dgm:cxn modelId="{FED7617B-F715-4594-81F3-9C62D9768A2F}" type="presParOf" srcId="{D15BCCEF-E00B-4FC6-88A9-FA4E5E6951ED}" destId="{26D30534-8592-4AD7-AC24-BF8F74152824}" srcOrd="0" destOrd="0" presId="urn:microsoft.com/office/officeart/2005/8/layout/orgChart1"/>
    <dgm:cxn modelId="{BAA7980A-2373-4BCD-B67A-594AEC2105C2}" type="presParOf" srcId="{26D30534-8592-4AD7-AC24-BF8F74152824}" destId="{6A9EA0EC-5E3F-4667-BF9C-AB27C9B1B266}" srcOrd="0" destOrd="0" presId="urn:microsoft.com/office/officeart/2005/8/layout/orgChart1"/>
    <dgm:cxn modelId="{B22738E5-D68E-4AA7-828F-D6656CB8831A}" type="presParOf" srcId="{26D30534-8592-4AD7-AC24-BF8F74152824}" destId="{9FC39EE4-1BB0-425C-9D9D-A8AAF65ADEF4}" srcOrd="1" destOrd="0" presId="urn:microsoft.com/office/officeart/2005/8/layout/orgChart1"/>
    <dgm:cxn modelId="{61CEA9DD-D291-4413-8769-8CB57A44377D}" type="presParOf" srcId="{D15BCCEF-E00B-4FC6-88A9-FA4E5E6951ED}" destId="{921D21F4-B4BA-44BC-ADAE-8E0522678724}" srcOrd="1" destOrd="0" presId="urn:microsoft.com/office/officeart/2005/8/layout/orgChart1"/>
    <dgm:cxn modelId="{814B152A-48E7-4BB7-9AD9-A80AE821E541}" type="presParOf" srcId="{D15BCCEF-E00B-4FC6-88A9-FA4E5E6951ED}" destId="{D30C8760-6A70-4AEE-BDD3-FE8CFBAABAE7}" srcOrd="2" destOrd="0" presId="urn:microsoft.com/office/officeart/2005/8/layout/orgChart1"/>
    <dgm:cxn modelId="{09F2F0AE-1BD2-4A70-A26E-507ED731D5DD}" type="presParOf" srcId="{A81BBB44-8856-47BF-A75D-30EB760368E6}" destId="{B86CFBF9-492E-4913-94F1-EED78784442B}" srcOrd="4" destOrd="0" presId="urn:microsoft.com/office/officeart/2005/8/layout/orgChart1"/>
    <dgm:cxn modelId="{A5152312-34D6-4132-89C1-9D02F1E4CCE5}" type="presParOf" srcId="{A81BBB44-8856-47BF-A75D-30EB760368E6}" destId="{CAAB580B-1965-4815-AF11-331AC3DCF847}" srcOrd="5" destOrd="0" presId="urn:microsoft.com/office/officeart/2005/8/layout/orgChart1"/>
    <dgm:cxn modelId="{FFFE440E-D0A1-4346-9298-8AA4FA8FCED3}" type="presParOf" srcId="{CAAB580B-1965-4815-AF11-331AC3DCF847}" destId="{86EF7BF5-EE54-4B6C-91DF-33FB8D71C6F5}" srcOrd="0" destOrd="0" presId="urn:microsoft.com/office/officeart/2005/8/layout/orgChart1"/>
    <dgm:cxn modelId="{AE3201DB-AF83-42A3-A712-3CB987E99529}" type="presParOf" srcId="{86EF7BF5-EE54-4B6C-91DF-33FB8D71C6F5}" destId="{CE04C485-E1DE-4B17-85D8-8D3F290B6A6F}" srcOrd="0" destOrd="0" presId="urn:microsoft.com/office/officeart/2005/8/layout/orgChart1"/>
    <dgm:cxn modelId="{F5378254-2287-4724-AE3A-80E8276F9AEF}" type="presParOf" srcId="{86EF7BF5-EE54-4B6C-91DF-33FB8D71C6F5}" destId="{40C68FA1-59A3-473A-B37B-803ABF250F32}" srcOrd="1" destOrd="0" presId="urn:microsoft.com/office/officeart/2005/8/layout/orgChart1"/>
    <dgm:cxn modelId="{F40CF2F6-883C-4B23-8C32-50C2343DB133}" type="presParOf" srcId="{CAAB580B-1965-4815-AF11-331AC3DCF847}" destId="{0A595002-3DEB-4438-B106-683AE00AA8EC}" srcOrd="1" destOrd="0" presId="urn:microsoft.com/office/officeart/2005/8/layout/orgChart1"/>
    <dgm:cxn modelId="{F0978256-500C-45F5-83B7-D1C11CC76D35}" type="presParOf" srcId="{CAAB580B-1965-4815-AF11-331AC3DCF847}" destId="{88844C56-BF72-46A2-B531-E9A60AC5AD3B}" srcOrd="2" destOrd="0" presId="urn:microsoft.com/office/officeart/2005/8/layout/orgChart1"/>
    <dgm:cxn modelId="{2644B9F0-C644-41BE-8D63-983326CB4754}" type="presParOf" srcId="{54B1E04A-787B-4F29-968F-274FC4CD491B}" destId="{65A40D19-E4A9-4B25-9B06-A48800C5D778}" srcOrd="2" destOrd="0" presId="urn:microsoft.com/office/officeart/2005/8/layout/orgChart1"/>
    <dgm:cxn modelId="{22719DA7-3D56-41DD-8970-A26DB492F958}" type="presParOf" srcId="{30DE9ED3-F9C0-41B2-A5B2-CA8A194EF826}" destId="{359F7424-36DB-4962-B773-56DB4EB1044F}"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6CFBF9-492E-4913-94F1-EED78784442B}">
      <dsp:nvSpPr>
        <dsp:cNvPr id="0" name=""/>
        <dsp:cNvSpPr/>
      </dsp:nvSpPr>
      <dsp:spPr>
        <a:xfrm>
          <a:off x="4199750" y="1658770"/>
          <a:ext cx="168812" cy="2115783"/>
        </a:xfrm>
        <a:custGeom>
          <a:avLst/>
          <a:gdLst/>
          <a:ahLst/>
          <a:cxnLst/>
          <a:rect l="0" t="0" r="0" b="0"/>
          <a:pathLst>
            <a:path>
              <a:moveTo>
                <a:pt x="0" y="0"/>
              </a:moveTo>
              <a:lnTo>
                <a:pt x="0" y="2115783"/>
              </a:lnTo>
              <a:lnTo>
                <a:pt x="168812" y="21157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3FAF76-D45C-4E4B-9E92-11F5F6339218}">
      <dsp:nvSpPr>
        <dsp:cNvPr id="0" name=""/>
        <dsp:cNvSpPr/>
      </dsp:nvSpPr>
      <dsp:spPr>
        <a:xfrm>
          <a:off x="4199750" y="1658770"/>
          <a:ext cx="168812" cy="1316737"/>
        </a:xfrm>
        <a:custGeom>
          <a:avLst/>
          <a:gdLst/>
          <a:ahLst/>
          <a:cxnLst/>
          <a:rect l="0" t="0" r="0" b="0"/>
          <a:pathLst>
            <a:path>
              <a:moveTo>
                <a:pt x="0" y="0"/>
              </a:moveTo>
              <a:lnTo>
                <a:pt x="0" y="1316737"/>
              </a:lnTo>
              <a:lnTo>
                <a:pt x="168812" y="13167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8CAB05-C6D5-477A-A426-AB06F261500D}">
      <dsp:nvSpPr>
        <dsp:cNvPr id="0" name=""/>
        <dsp:cNvSpPr/>
      </dsp:nvSpPr>
      <dsp:spPr>
        <a:xfrm>
          <a:off x="4199750" y="1658770"/>
          <a:ext cx="168812" cy="517691"/>
        </a:xfrm>
        <a:custGeom>
          <a:avLst/>
          <a:gdLst/>
          <a:ahLst/>
          <a:cxnLst/>
          <a:rect l="0" t="0" r="0" b="0"/>
          <a:pathLst>
            <a:path>
              <a:moveTo>
                <a:pt x="0" y="0"/>
              </a:moveTo>
              <a:lnTo>
                <a:pt x="0" y="517691"/>
              </a:lnTo>
              <a:lnTo>
                <a:pt x="168812" y="517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193DF-6A9E-4D20-9BD5-C45F19C31483}">
      <dsp:nvSpPr>
        <dsp:cNvPr id="0" name=""/>
        <dsp:cNvSpPr/>
      </dsp:nvSpPr>
      <dsp:spPr>
        <a:xfrm>
          <a:off x="2607285" y="859724"/>
          <a:ext cx="2042631" cy="236337"/>
        </a:xfrm>
        <a:custGeom>
          <a:avLst/>
          <a:gdLst/>
          <a:ahLst/>
          <a:cxnLst/>
          <a:rect l="0" t="0" r="0" b="0"/>
          <a:pathLst>
            <a:path>
              <a:moveTo>
                <a:pt x="0" y="0"/>
              </a:moveTo>
              <a:lnTo>
                <a:pt x="0" y="118168"/>
              </a:lnTo>
              <a:lnTo>
                <a:pt x="2042631" y="118168"/>
              </a:lnTo>
              <a:lnTo>
                <a:pt x="2042631" y="2363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3C1FC-97C0-48C8-A70D-D0607A631066}">
      <dsp:nvSpPr>
        <dsp:cNvPr id="0" name=""/>
        <dsp:cNvSpPr/>
      </dsp:nvSpPr>
      <dsp:spPr>
        <a:xfrm>
          <a:off x="2837995" y="1658770"/>
          <a:ext cx="168812" cy="1316737"/>
        </a:xfrm>
        <a:custGeom>
          <a:avLst/>
          <a:gdLst/>
          <a:ahLst/>
          <a:cxnLst/>
          <a:rect l="0" t="0" r="0" b="0"/>
          <a:pathLst>
            <a:path>
              <a:moveTo>
                <a:pt x="0" y="0"/>
              </a:moveTo>
              <a:lnTo>
                <a:pt x="0" y="1316737"/>
              </a:lnTo>
              <a:lnTo>
                <a:pt x="168812" y="13167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E50002-4DD1-40E4-BBA3-80335745AA66}">
      <dsp:nvSpPr>
        <dsp:cNvPr id="0" name=""/>
        <dsp:cNvSpPr/>
      </dsp:nvSpPr>
      <dsp:spPr>
        <a:xfrm>
          <a:off x="2837995" y="1658770"/>
          <a:ext cx="168812" cy="517691"/>
        </a:xfrm>
        <a:custGeom>
          <a:avLst/>
          <a:gdLst/>
          <a:ahLst/>
          <a:cxnLst/>
          <a:rect l="0" t="0" r="0" b="0"/>
          <a:pathLst>
            <a:path>
              <a:moveTo>
                <a:pt x="0" y="0"/>
              </a:moveTo>
              <a:lnTo>
                <a:pt x="0" y="517691"/>
              </a:lnTo>
              <a:lnTo>
                <a:pt x="168812" y="517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99AD4-F238-498D-87AE-809F0D3BD0FD}">
      <dsp:nvSpPr>
        <dsp:cNvPr id="0" name=""/>
        <dsp:cNvSpPr/>
      </dsp:nvSpPr>
      <dsp:spPr>
        <a:xfrm>
          <a:off x="2607285" y="859724"/>
          <a:ext cx="680877" cy="236337"/>
        </a:xfrm>
        <a:custGeom>
          <a:avLst/>
          <a:gdLst/>
          <a:ahLst/>
          <a:cxnLst/>
          <a:rect l="0" t="0" r="0" b="0"/>
          <a:pathLst>
            <a:path>
              <a:moveTo>
                <a:pt x="0" y="0"/>
              </a:moveTo>
              <a:lnTo>
                <a:pt x="0" y="118168"/>
              </a:lnTo>
              <a:lnTo>
                <a:pt x="680877" y="118168"/>
              </a:lnTo>
              <a:lnTo>
                <a:pt x="680877" y="2363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1613F8-AC8B-43EB-BC12-A7E0EEB9483A}">
      <dsp:nvSpPr>
        <dsp:cNvPr id="0" name=""/>
        <dsp:cNvSpPr/>
      </dsp:nvSpPr>
      <dsp:spPr>
        <a:xfrm>
          <a:off x="1476241" y="1658770"/>
          <a:ext cx="168812" cy="2115783"/>
        </a:xfrm>
        <a:custGeom>
          <a:avLst/>
          <a:gdLst/>
          <a:ahLst/>
          <a:cxnLst/>
          <a:rect l="0" t="0" r="0" b="0"/>
          <a:pathLst>
            <a:path>
              <a:moveTo>
                <a:pt x="0" y="0"/>
              </a:moveTo>
              <a:lnTo>
                <a:pt x="0" y="2115783"/>
              </a:lnTo>
              <a:lnTo>
                <a:pt x="168812" y="21157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5A2B9C-8426-457B-80EA-56EBBF176A49}">
      <dsp:nvSpPr>
        <dsp:cNvPr id="0" name=""/>
        <dsp:cNvSpPr/>
      </dsp:nvSpPr>
      <dsp:spPr>
        <a:xfrm>
          <a:off x="1476241" y="1658770"/>
          <a:ext cx="168812" cy="1316737"/>
        </a:xfrm>
        <a:custGeom>
          <a:avLst/>
          <a:gdLst/>
          <a:ahLst/>
          <a:cxnLst/>
          <a:rect l="0" t="0" r="0" b="0"/>
          <a:pathLst>
            <a:path>
              <a:moveTo>
                <a:pt x="0" y="0"/>
              </a:moveTo>
              <a:lnTo>
                <a:pt x="0" y="1316737"/>
              </a:lnTo>
              <a:lnTo>
                <a:pt x="168812" y="13167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BAF8B0-8F2C-40C6-89E2-B356AD0F1A14}">
      <dsp:nvSpPr>
        <dsp:cNvPr id="0" name=""/>
        <dsp:cNvSpPr/>
      </dsp:nvSpPr>
      <dsp:spPr>
        <a:xfrm>
          <a:off x="1476241" y="1658770"/>
          <a:ext cx="168812" cy="517691"/>
        </a:xfrm>
        <a:custGeom>
          <a:avLst/>
          <a:gdLst/>
          <a:ahLst/>
          <a:cxnLst/>
          <a:rect l="0" t="0" r="0" b="0"/>
          <a:pathLst>
            <a:path>
              <a:moveTo>
                <a:pt x="0" y="0"/>
              </a:moveTo>
              <a:lnTo>
                <a:pt x="0" y="517691"/>
              </a:lnTo>
              <a:lnTo>
                <a:pt x="168812" y="517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BA3F3-4E6A-4478-A785-583FC0E1BA58}">
      <dsp:nvSpPr>
        <dsp:cNvPr id="0" name=""/>
        <dsp:cNvSpPr/>
      </dsp:nvSpPr>
      <dsp:spPr>
        <a:xfrm>
          <a:off x="1926408" y="859724"/>
          <a:ext cx="680877" cy="236337"/>
        </a:xfrm>
        <a:custGeom>
          <a:avLst/>
          <a:gdLst/>
          <a:ahLst/>
          <a:cxnLst/>
          <a:rect l="0" t="0" r="0" b="0"/>
          <a:pathLst>
            <a:path>
              <a:moveTo>
                <a:pt x="680877" y="0"/>
              </a:moveTo>
              <a:lnTo>
                <a:pt x="680877" y="118168"/>
              </a:lnTo>
              <a:lnTo>
                <a:pt x="0" y="118168"/>
              </a:lnTo>
              <a:lnTo>
                <a:pt x="0" y="2363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5BDFD9-3D15-4427-AFE9-A24D81F70448}">
      <dsp:nvSpPr>
        <dsp:cNvPr id="0" name=""/>
        <dsp:cNvSpPr/>
      </dsp:nvSpPr>
      <dsp:spPr>
        <a:xfrm>
          <a:off x="114487" y="1658770"/>
          <a:ext cx="168812" cy="2115783"/>
        </a:xfrm>
        <a:custGeom>
          <a:avLst/>
          <a:gdLst/>
          <a:ahLst/>
          <a:cxnLst/>
          <a:rect l="0" t="0" r="0" b="0"/>
          <a:pathLst>
            <a:path>
              <a:moveTo>
                <a:pt x="0" y="0"/>
              </a:moveTo>
              <a:lnTo>
                <a:pt x="0" y="2115783"/>
              </a:lnTo>
              <a:lnTo>
                <a:pt x="168812" y="21157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3325B2-B284-4563-BBC1-D97384FD5472}">
      <dsp:nvSpPr>
        <dsp:cNvPr id="0" name=""/>
        <dsp:cNvSpPr/>
      </dsp:nvSpPr>
      <dsp:spPr>
        <a:xfrm>
          <a:off x="114487" y="1658770"/>
          <a:ext cx="168812" cy="1316737"/>
        </a:xfrm>
        <a:custGeom>
          <a:avLst/>
          <a:gdLst/>
          <a:ahLst/>
          <a:cxnLst/>
          <a:rect l="0" t="0" r="0" b="0"/>
          <a:pathLst>
            <a:path>
              <a:moveTo>
                <a:pt x="0" y="0"/>
              </a:moveTo>
              <a:lnTo>
                <a:pt x="0" y="1316737"/>
              </a:lnTo>
              <a:lnTo>
                <a:pt x="168812" y="13167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6A0053-BDFA-45D5-BDCD-5D29A11862CB}">
      <dsp:nvSpPr>
        <dsp:cNvPr id="0" name=""/>
        <dsp:cNvSpPr/>
      </dsp:nvSpPr>
      <dsp:spPr>
        <a:xfrm>
          <a:off x="114487" y="1658770"/>
          <a:ext cx="168812" cy="517691"/>
        </a:xfrm>
        <a:custGeom>
          <a:avLst/>
          <a:gdLst/>
          <a:ahLst/>
          <a:cxnLst/>
          <a:rect l="0" t="0" r="0" b="0"/>
          <a:pathLst>
            <a:path>
              <a:moveTo>
                <a:pt x="0" y="0"/>
              </a:moveTo>
              <a:lnTo>
                <a:pt x="0" y="517691"/>
              </a:lnTo>
              <a:lnTo>
                <a:pt x="168812" y="517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73B4CE-195B-4DAA-8B61-33DBE3F2EB97}">
      <dsp:nvSpPr>
        <dsp:cNvPr id="0" name=""/>
        <dsp:cNvSpPr/>
      </dsp:nvSpPr>
      <dsp:spPr>
        <a:xfrm>
          <a:off x="564653" y="859724"/>
          <a:ext cx="2042631" cy="236337"/>
        </a:xfrm>
        <a:custGeom>
          <a:avLst/>
          <a:gdLst/>
          <a:ahLst/>
          <a:cxnLst/>
          <a:rect l="0" t="0" r="0" b="0"/>
          <a:pathLst>
            <a:path>
              <a:moveTo>
                <a:pt x="2042631" y="0"/>
              </a:moveTo>
              <a:lnTo>
                <a:pt x="2042631" y="118168"/>
              </a:lnTo>
              <a:lnTo>
                <a:pt x="0" y="118168"/>
              </a:lnTo>
              <a:lnTo>
                <a:pt x="0" y="2363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1CDC3F-72F1-461A-B6F8-CC65FA2B0B05}">
      <dsp:nvSpPr>
        <dsp:cNvPr id="0" name=""/>
        <dsp:cNvSpPr/>
      </dsp:nvSpPr>
      <dsp:spPr>
        <a:xfrm>
          <a:off x="2044577" y="297016"/>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Phần mềm quản lý đại lý</a:t>
          </a:r>
        </a:p>
      </dsp:txBody>
      <dsp:txXfrm>
        <a:off x="2044577" y="297016"/>
        <a:ext cx="1125416" cy="562708"/>
      </dsp:txXfrm>
    </dsp:sp>
    <dsp:sp modelId="{CC11C66D-CA97-4496-B3CB-4C293EF4A620}">
      <dsp:nvSpPr>
        <dsp:cNvPr id="0" name=""/>
        <dsp:cNvSpPr/>
      </dsp:nvSpPr>
      <dsp:spPr>
        <a:xfrm>
          <a:off x="1945" y="1096062"/>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Quản lý đại lý</a:t>
          </a:r>
        </a:p>
      </dsp:txBody>
      <dsp:txXfrm>
        <a:off x="1945" y="1096062"/>
        <a:ext cx="1125416" cy="562708"/>
      </dsp:txXfrm>
    </dsp:sp>
    <dsp:sp modelId="{C7FD746D-FA3B-4F2D-8D93-3CE647DB1FE5}">
      <dsp:nvSpPr>
        <dsp:cNvPr id="0" name=""/>
        <dsp:cNvSpPr/>
      </dsp:nvSpPr>
      <dsp:spPr>
        <a:xfrm>
          <a:off x="283299" y="1895108"/>
          <a:ext cx="1074502"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Tiếp nhận đại lý</a:t>
          </a:r>
        </a:p>
      </dsp:txBody>
      <dsp:txXfrm>
        <a:off x="283299" y="1895108"/>
        <a:ext cx="1074502" cy="562708"/>
      </dsp:txXfrm>
    </dsp:sp>
    <dsp:sp modelId="{72DCE317-C6C5-4B3C-BA0E-BFE6222824D4}">
      <dsp:nvSpPr>
        <dsp:cNvPr id="0" name=""/>
        <dsp:cNvSpPr/>
      </dsp:nvSpPr>
      <dsp:spPr>
        <a:xfrm>
          <a:off x="283299" y="2694154"/>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Tra cứu đại lý</a:t>
          </a:r>
        </a:p>
      </dsp:txBody>
      <dsp:txXfrm>
        <a:off x="283299" y="2694154"/>
        <a:ext cx="1125416" cy="562708"/>
      </dsp:txXfrm>
    </dsp:sp>
    <dsp:sp modelId="{A41C7B51-2192-437F-A5F4-47D888FBA18C}">
      <dsp:nvSpPr>
        <dsp:cNvPr id="0" name=""/>
        <dsp:cNvSpPr/>
      </dsp:nvSpPr>
      <dsp:spPr>
        <a:xfrm>
          <a:off x="283299" y="3493200"/>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Lập phiếu thu tiền</a:t>
          </a:r>
        </a:p>
      </dsp:txBody>
      <dsp:txXfrm>
        <a:off x="283299" y="3493200"/>
        <a:ext cx="1125416" cy="562708"/>
      </dsp:txXfrm>
    </dsp:sp>
    <dsp:sp modelId="{5859DFBF-6AF9-4FCB-BCE2-0148837E2D08}">
      <dsp:nvSpPr>
        <dsp:cNvPr id="0" name=""/>
        <dsp:cNvSpPr/>
      </dsp:nvSpPr>
      <dsp:spPr>
        <a:xfrm>
          <a:off x="1363699" y="1096062"/>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mặt hàng</a:t>
          </a:r>
        </a:p>
      </dsp:txBody>
      <dsp:txXfrm>
        <a:off x="1363699" y="1096062"/>
        <a:ext cx="1125416" cy="562708"/>
      </dsp:txXfrm>
    </dsp:sp>
    <dsp:sp modelId="{F12E352A-AA56-4550-B1F7-40888591989F}">
      <dsp:nvSpPr>
        <dsp:cNvPr id="0" name=""/>
        <dsp:cNvSpPr/>
      </dsp:nvSpPr>
      <dsp:spPr>
        <a:xfrm>
          <a:off x="1645054" y="1895108"/>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Tra cứu mặt hàng</a:t>
          </a:r>
        </a:p>
      </dsp:txBody>
      <dsp:txXfrm>
        <a:off x="1645054" y="1895108"/>
        <a:ext cx="1125416" cy="562708"/>
      </dsp:txXfrm>
    </dsp:sp>
    <dsp:sp modelId="{3A24F20E-D1BD-420F-BF60-8A15CE03B9D7}">
      <dsp:nvSpPr>
        <dsp:cNvPr id="0" name=""/>
        <dsp:cNvSpPr/>
      </dsp:nvSpPr>
      <dsp:spPr>
        <a:xfrm>
          <a:off x="1645054" y="2694154"/>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Lập phiếu xuất hàng</a:t>
          </a:r>
        </a:p>
      </dsp:txBody>
      <dsp:txXfrm>
        <a:off x="1645054" y="2694154"/>
        <a:ext cx="1125416" cy="562708"/>
      </dsp:txXfrm>
    </dsp:sp>
    <dsp:sp modelId="{9E8F4C81-2B54-4AB6-BDF4-7786C926A1AC}">
      <dsp:nvSpPr>
        <dsp:cNvPr id="0" name=""/>
        <dsp:cNvSpPr/>
      </dsp:nvSpPr>
      <dsp:spPr>
        <a:xfrm>
          <a:off x="1645054" y="3493200"/>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Thêm mặt hàng</a:t>
          </a:r>
        </a:p>
      </dsp:txBody>
      <dsp:txXfrm>
        <a:off x="1645054" y="3493200"/>
        <a:ext cx="1125416" cy="562708"/>
      </dsp:txXfrm>
    </dsp:sp>
    <dsp:sp modelId="{67AE35D8-160A-4CBC-ADDA-204F852955EA}">
      <dsp:nvSpPr>
        <dsp:cNvPr id="0" name=""/>
        <dsp:cNvSpPr/>
      </dsp:nvSpPr>
      <dsp:spPr>
        <a:xfrm>
          <a:off x="2725454" y="1096062"/>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Lập báo cáo tháng</a:t>
          </a:r>
        </a:p>
      </dsp:txBody>
      <dsp:txXfrm>
        <a:off x="2725454" y="1096062"/>
        <a:ext cx="1125416" cy="562708"/>
      </dsp:txXfrm>
    </dsp:sp>
    <dsp:sp modelId="{AD409895-E7D4-499B-9EB7-5EF6502DDA85}">
      <dsp:nvSpPr>
        <dsp:cNvPr id="0" name=""/>
        <dsp:cNvSpPr/>
      </dsp:nvSpPr>
      <dsp:spPr>
        <a:xfrm>
          <a:off x="3006808" y="1895108"/>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Báo cáo doanh số</a:t>
          </a:r>
        </a:p>
      </dsp:txBody>
      <dsp:txXfrm>
        <a:off x="3006808" y="1895108"/>
        <a:ext cx="1125416" cy="562708"/>
      </dsp:txXfrm>
    </dsp:sp>
    <dsp:sp modelId="{E4331E25-E279-4F0F-8280-0391A1D928DA}">
      <dsp:nvSpPr>
        <dsp:cNvPr id="0" name=""/>
        <dsp:cNvSpPr/>
      </dsp:nvSpPr>
      <dsp:spPr>
        <a:xfrm>
          <a:off x="3006808" y="2694154"/>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Báo cáo công nợ đại lý</a:t>
          </a:r>
        </a:p>
      </dsp:txBody>
      <dsp:txXfrm>
        <a:off x="3006808" y="2694154"/>
        <a:ext cx="1125416" cy="562708"/>
      </dsp:txXfrm>
    </dsp:sp>
    <dsp:sp modelId="{402A8036-0E0C-4C3E-9AFD-B03795C2AE25}">
      <dsp:nvSpPr>
        <dsp:cNvPr id="0" name=""/>
        <dsp:cNvSpPr/>
      </dsp:nvSpPr>
      <dsp:spPr>
        <a:xfrm>
          <a:off x="4087208" y="1096062"/>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Thay đổi quy định</a:t>
          </a:r>
        </a:p>
      </dsp:txBody>
      <dsp:txXfrm>
        <a:off x="4087208" y="1096062"/>
        <a:ext cx="1125416" cy="562708"/>
      </dsp:txXfrm>
    </dsp:sp>
    <dsp:sp modelId="{009B4B7A-55A8-4A9F-BF68-14B1D45DD1B8}">
      <dsp:nvSpPr>
        <dsp:cNvPr id="0" name=""/>
        <dsp:cNvSpPr/>
      </dsp:nvSpPr>
      <dsp:spPr>
        <a:xfrm>
          <a:off x="4368562" y="1895108"/>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Thay đổi số lượng các đại lý</a:t>
          </a:r>
        </a:p>
      </dsp:txBody>
      <dsp:txXfrm>
        <a:off x="4368562" y="1895108"/>
        <a:ext cx="1125416" cy="562708"/>
      </dsp:txXfrm>
    </dsp:sp>
    <dsp:sp modelId="{6A9EA0EC-5E3F-4667-BF9C-AB27C9B1B266}">
      <dsp:nvSpPr>
        <dsp:cNvPr id="0" name=""/>
        <dsp:cNvSpPr/>
      </dsp:nvSpPr>
      <dsp:spPr>
        <a:xfrm>
          <a:off x="4368562" y="2694154"/>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Thay đổi số  đại lý tối đa trong quận</a:t>
          </a:r>
        </a:p>
      </dsp:txBody>
      <dsp:txXfrm>
        <a:off x="4368562" y="2694154"/>
        <a:ext cx="1125416" cy="562708"/>
      </dsp:txXfrm>
    </dsp:sp>
    <dsp:sp modelId="{CE04C485-E1DE-4B17-85D8-8D3F290B6A6F}">
      <dsp:nvSpPr>
        <dsp:cNvPr id="0" name=""/>
        <dsp:cNvSpPr/>
      </dsp:nvSpPr>
      <dsp:spPr>
        <a:xfrm>
          <a:off x="4368562" y="3493200"/>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Thay đổi giá mặt hàng</a:t>
          </a:r>
        </a:p>
      </dsp:txBody>
      <dsp:txXfrm>
        <a:off x="4368562" y="3493200"/>
        <a:ext cx="1125416" cy="56270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Hứa Văn Tuấn Anh
Phạm Quang Thịnh
Nguyễn Việt Mỹ</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96CD96-009D-4A0A-A5E3-955E5D4DA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47</Pages>
  <Words>6244</Words>
  <Characters>35595</Characters>
  <Application>Microsoft Office Word</Application>
  <DocSecurity>0</DocSecurity>
  <Lines>296</Lines>
  <Paragraphs>83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Quản lý đại lý</vt:lpstr>
      <vt:lpstr>Quản lý đại lý</vt:lpstr>
    </vt:vector>
  </TitlesOfParts>
  <Company/>
  <LinksUpToDate>false</LinksUpToDate>
  <CharactersWithSpaces>41756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đại lý</dc:title>
  <dc:subject>Báo cáo đồ án cuối kì</dc:subject>
  <dc:creator>Git Gud</dc:creator>
  <cp:keywords/>
  <dc:description/>
  <cp:lastModifiedBy>Hứa Văn Tuấn Anh</cp:lastModifiedBy>
  <cp:revision>148</cp:revision>
  <cp:lastPrinted>2019-07-05T17:57:00Z</cp:lastPrinted>
  <dcterms:created xsi:type="dcterms:W3CDTF">2019-03-26T00:51:00Z</dcterms:created>
  <dcterms:modified xsi:type="dcterms:W3CDTF">2019-07-06T00:34:00Z</dcterms:modified>
</cp:coreProperties>
</file>